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D339F" w14:textId="43698A92" w:rsidR="00760250" w:rsidRPr="00E244CD" w:rsidRDefault="00760250" w:rsidP="00182E94">
      <w:pPr>
        <w:spacing w:before="240" w:after="240" w:line="276" w:lineRule="auto"/>
        <w:rPr>
          <w:rFonts w:ascii="Times New Roman" w:hAnsi="Times New Roman" w:cs="Times New Roman"/>
          <w:sz w:val="24"/>
          <w:szCs w:val="24"/>
        </w:rPr>
      </w:pPr>
      <w:r w:rsidRPr="00E244CD">
        <w:rPr>
          <w:rFonts w:ascii="Times New Roman" w:eastAsia="Times New Roman" w:hAnsi="Times New Roman" w:cs="Times New Roman"/>
          <w:b/>
          <w:bCs/>
          <w:sz w:val="24"/>
          <w:szCs w:val="24"/>
        </w:rPr>
        <w:t xml:space="preserve">Detecting temporal changes in genetic diversity </w:t>
      </w:r>
      <w:commentRangeStart w:id="0"/>
      <w:r w:rsidRPr="00E244CD">
        <w:rPr>
          <w:rFonts w:ascii="Times New Roman" w:eastAsia="Times New Roman" w:hAnsi="Times New Roman" w:cs="Times New Roman"/>
          <w:b/>
          <w:bCs/>
          <w:sz w:val="24"/>
          <w:szCs w:val="24"/>
        </w:rPr>
        <w:t>using limited information</w:t>
      </w:r>
      <w:commentRangeEnd w:id="0"/>
      <w:r w:rsidR="00CB74D9">
        <w:rPr>
          <w:rStyle w:val="CommentReference"/>
        </w:rPr>
        <w:commentReference w:id="0"/>
      </w:r>
      <w:r w:rsidRPr="00E244CD">
        <w:rPr>
          <w:rFonts w:ascii="Times New Roman" w:eastAsia="Times New Roman" w:hAnsi="Times New Roman" w:cs="Times New Roman"/>
          <w:b/>
          <w:bCs/>
          <w:sz w:val="24"/>
          <w:szCs w:val="24"/>
        </w:rPr>
        <w:t xml:space="preserve">: a new tool for molecular ecology studies with repeated samples </w:t>
      </w:r>
    </w:p>
    <w:p w14:paraId="1234A9F8" w14:textId="77777777" w:rsidR="00760250" w:rsidRPr="00E244CD" w:rsidRDefault="00760250" w:rsidP="00182E94">
      <w:pPr>
        <w:spacing w:before="240" w:after="240" w:line="276" w:lineRule="auto"/>
        <w:rPr>
          <w:rFonts w:ascii="Times New Roman" w:eastAsia="Times New Roman" w:hAnsi="Times New Roman" w:cs="Times New Roman"/>
          <w:sz w:val="24"/>
          <w:szCs w:val="24"/>
        </w:rPr>
      </w:pPr>
    </w:p>
    <w:p w14:paraId="2E871847" w14:textId="77777777" w:rsidR="008164C6" w:rsidRPr="00F322CA" w:rsidRDefault="008164C6" w:rsidP="00182E94">
      <w:pPr>
        <w:spacing w:before="240" w:after="240" w:line="276"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Pr>
          <w:rFonts w:ascii="Times New Roman" w:eastAsia="Times New Roman" w:hAnsi="Times New Roman" w:cs="Times New Roman"/>
          <w:sz w:val="24"/>
          <w:szCs w:val="24"/>
          <w:vertAlign w:val="superscript"/>
        </w:rPr>
        <w:t>1,2</w:t>
      </w:r>
    </w:p>
    <w:p w14:paraId="17C10AAC" w14:textId="77777777" w:rsidR="008164C6" w:rsidRPr="00AD29E1" w:rsidRDefault="008164C6" w:rsidP="00182E94">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lang w:val="fr-CA"/>
        </w:rPr>
        <w:t xml:space="preserve">1 </w:t>
      </w:r>
      <w:r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Pr="0007763B">
        <w:rPr>
          <w:rFonts w:ascii="Times New Roman" w:eastAsia="Times New Roman" w:hAnsi="Times New Roman" w:cs="Times New Roman"/>
          <w:sz w:val="24"/>
          <w:szCs w:val="24"/>
          <w:lang w:val="fr-CA"/>
        </w:rPr>
        <w:t xml:space="preserve">, </w:t>
      </w:r>
      <w:r>
        <w:rPr>
          <w:rFonts w:ascii="Times New Roman" w:eastAsia="Times New Roman" w:hAnsi="Times New Roman" w:cs="Times New Roman"/>
          <w:sz w:val="24"/>
          <w:szCs w:val="24"/>
          <w:lang w:val="fr-CA"/>
        </w:rPr>
        <w:t xml:space="preserve">Campus MIL, </w:t>
      </w:r>
      <w:r w:rsidRPr="0007763B">
        <w:rPr>
          <w:rFonts w:ascii="Times New Roman" w:eastAsia="Times New Roman" w:hAnsi="Times New Roman" w:cs="Times New Roman"/>
          <w:sz w:val="24"/>
          <w:szCs w:val="24"/>
          <w:lang w:val="fr-CA"/>
        </w:rPr>
        <w:t xml:space="preserve">Université de Montréal, </w:t>
      </w:r>
      <w:r>
        <w:rPr>
          <w:rFonts w:ascii="Times New Roman" w:eastAsia="Times New Roman" w:hAnsi="Times New Roman" w:cs="Times New Roman"/>
          <w:sz w:val="24"/>
          <w:szCs w:val="24"/>
          <w:lang w:val="fr-CA"/>
        </w:rPr>
        <w:t xml:space="preserve">C.P. 6128, </w:t>
      </w:r>
      <w:proofErr w:type="spellStart"/>
      <w:r>
        <w:rPr>
          <w:rFonts w:ascii="Times New Roman" w:eastAsia="Times New Roman" w:hAnsi="Times New Roman" w:cs="Times New Roman"/>
          <w:sz w:val="24"/>
          <w:szCs w:val="24"/>
          <w:lang w:val="fr-CA"/>
        </w:rPr>
        <w:t>succ</w:t>
      </w:r>
      <w:proofErr w:type="spellEnd"/>
      <w:r>
        <w:rPr>
          <w:rFonts w:ascii="Times New Roman" w:eastAsia="Times New Roman" w:hAnsi="Times New Roman" w:cs="Times New Roman"/>
          <w:sz w:val="24"/>
          <w:szCs w:val="24"/>
          <w:lang w:val="fr-CA"/>
        </w:rPr>
        <w:t xml:space="preserve">. </w:t>
      </w:r>
      <w:r w:rsidRPr="00AD29E1">
        <w:rPr>
          <w:rFonts w:ascii="Times New Roman" w:eastAsia="Times New Roman" w:hAnsi="Times New Roman" w:cs="Times New Roman"/>
          <w:sz w:val="24"/>
          <w:szCs w:val="24"/>
        </w:rPr>
        <w:t>Centre-</w:t>
      </w:r>
      <w:proofErr w:type="spellStart"/>
      <w:r w:rsidRPr="00AD29E1">
        <w:rPr>
          <w:rFonts w:ascii="Times New Roman" w:eastAsia="Times New Roman" w:hAnsi="Times New Roman" w:cs="Times New Roman"/>
          <w:sz w:val="24"/>
          <w:szCs w:val="24"/>
        </w:rPr>
        <w:t>ville</w:t>
      </w:r>
      <w:proofErr w:type="spellEnd"/>
      <w:r w:rsidRPr="00AD29E1">
        <w:rPr>
          <w:rFonts w:ascii="Times New Roman" w:eastAsia="Times New Roman" w:hAnsi="Times New Roman" w:cs="Times New Roman"/>
          <w:sz w:val="24"/>
          <w:szCs w:val="24"/>
        </w:rPr>
        <w:t>, Montréal, QC, Canada, H3C 3J7</w:t>
      </w:r>
    </w:p>
    <w:p w14:paraId="63C3149E" w14:textId="421105D4" w:rsidR="008164C6" w:rsidRPr="00F322CA" w:rsidRDefault="008164C6" w:rsidP="00182E94">
      <w:pPr>
        <w:spacing w:before="240" w:after="240" w:line="276"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del w:id="1" w:author="Patrick" w:date="2020-11-20T10:36:00Z">
        <w:r w:rsidRPr="00E86DE8" w:rsidDel="00CB74D9">
          <w:rPr>
            <w:rFonts w:ascii="Times New Roman" w:eastAsia="Times New Roman" w:hAnsi="Times New Roman" w:cs="Times New Roman"/>
            <w:sz w:val="24"/>
            <w:szCs w:val="24"/>
          </w:rPr>
          <w:delText>Graduate Department of</w:delText>
        </w:r>
        <w:r w:rsidDel="00CB74D9">
          <w:rPr>
            <w:rFonts w:ascii="Times New Roman" w:eastAsia="Times New Roman" w:hAnsi="Times New Roman" w:cs="Times New Roman"/>
            <w:sz w:val="24"/>
            <w:szCs w:val="24"/>
            <w:vertAlign w:val="superscript"/>
          </w:rPr>
          <w:delText xml:space="preserve">  </w:delText>
        </w:r>
      </w:del>
      <w:ins w:id="2" w:author="Patrick" w:date="2020-11-20T10:36:00Z">
        <w:r w:rsidR="00CB74D9">
          <w:rPr>
            <w:rFonts w:ascii="Times New Roman" w:eastAsia="Times New Roman" w:hAnsi="Times New Roman" w:cs="Times New Roman"/>
            <w:sz w:val="24"/>
            <w:szCs w:val="24"/>
          </w:rPr>
          <w:t xml:space="preserve">Institute of </w:t>
        </w:r>
      </w:ins>
      <w:r>
        <w:rPr>
          <w:rFonts w:ascii="Times New Roman" w:eastAsia="Times New Roman" w:hAnsi="Times New Roman" w:cs="Times New Roman"/>
          <w:sz w:val="24"/>
          <w:szCs w:val="24"/>
        </w:rPr>
        <w:t>Forestry</w:t>
      </w:r>
      <w:ins w:id="3" w:author="Patrick" w:date="2020-11-20T10:36:00Z">
        <w:r w:rsidR="00CB74D9">
          <w:rPr>
            <w:rFonts w:ascii="Times New Roman" w:eastAsia="Times New Roman" w:hAnsi="Times New Roman" w:cs="Times New Roman"/>
            <w:sz w:val="24"/>
            <w:szCs w:val="24"/>
          </w:rPr>
          <w:t xml:space="preserve"> and Conservation</w:t>
        </w:r>
      </w:ins>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4DFACAB6" w14:textId="77777777" w:rsidR="008164C6" w:rsidRPr="00F322CA" w:rsidRDefault="008164C6" w:rsidP="00182E94">
      <w:pPr>
        <w:spacing w:before="240" w:after="240" w:line="276" w:lineRule="auto"/>
        <w:rPr>
          <w:rFonts w:ascii="Times New Roman" w:eastAsia="Times New Roman" w:hAnsi="Times New Roman" w:cs="Times New Roman"/>
          <w:sz w:val="24"/>
          <w:szCs w:val="24"/>
        </w:rPr>
      </w:pPr>
    </w:p>
    <w:p w14:paraId="293F95BD" w14:textId="77777777" w:rsidR="008164C6" w:rsidRPr="0007763B" w:rsidRDefault="008164C6" w:rsidP="00182E94">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t>
      </w:r>
      <w:proofErr w:type="spellStart"/>
      <w:r w:rsidRPr="0007763B">
        <w:rPr>
          <w:rFonts w:ascii="Times New Roman" w:eastAsia="Times New Roman" w:hAnsi="Times New Roman" w:cs="Times New Roman"/>
          <w:sz w:val="24"/>
          <w:szCs w:val="24"/>
        </w:rPr>
        <w:t>Wittische</w:t>
      </w:r>
      <w:proofErr w:type="spellEnd"/>
      <w:r w:rsidRPr="0007763B">
        <w:rPr>
          <w:rFonts w:ascii="Times New Roman" w:eastAsia="Times New Roman" w:hAnsi="Times New Roman" w:cs="Times New Roman"/>
          <w:sz w:val="24"/>
          <w:szCs w:val="24"/>
        </w:rPr>
        <w:t xml:space="preserve">; E-mail: </w:t>
      </w:r>
      <w:hyperlink r:id="rId11">
        <w:r w:rsidRPr="0007763B">
          <w:rPr>
            <w:rStyle w:val="Hyperlink"/>
            <w:rFonts w:ascii="Times New Roman" w:eastAsia="Times New Roman" w:hAnsi="Times New Roman" w:cs="Times New Roman"/>
            <w:sz w:val="24"/>
            <w:szCs w:val="24"/>
          </w:rPr>
          <w:t>jwittische@gmail.com</w:t>
        </w:r>
      </w:hyperlink>
    </w:p>
    <w:p w14:paraId="0760438A" w14:textId="77777777" w:rsidR="008164C6" w:rsidRPr="0007763B" w:rsidRDefault="008164C6" w:rsidP="00182E94">
      <w:pPr>
        <w:spacing w:before="240" w:after="240" w:line="276" w:lineRule="auto"/>
        <w:rPr>
          <w:rFonts w:ascii="Times New Roman" w:eastAsia="Times New Roman" w:hAnsi="Times New Roman" w:cs="Times New Roman"/>
          <w:sz w:val="24"/>
          <w:szCs w:val="24"/>
        </w:rPr>
      </w:pPr>
    </w:p>
    <w:p w14:paraId="130BAA60" w14:textId="41F05618" w:rsidR="008164C6" w:rsidRDefault="008164C6" w:rsidP="00182E94">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Pr>
          <w:rFonts w:ascii="Times New Roman" w:eastAsia="Times New Roman" w:hAnsi="Times New Roman" w:cs="Times New Roman"/>
          <w:sz w:val="24"/>
          <w:szCs w:val="24"/>
        </w:rPr>
        <w:t>Testing</w:t>
      </w:r>
      <w:r w:rsidR="00BC1797">
        <w:rPr>
          <w:rFonts w:ascii="Times New Roman" w:eastAsia="Times New Roman" w:hAnsi="Times New Roman" w:cs="Times New Roman"/>
          <w:sz w:val="24"/>
          <w:szCs w:val="24"/>
        </w:rPr>
        <w:t xml:space="preserve"> spatio</w:t>
      </w:r>
      <w:r w:rsidRPr="0007763B">
        <w:rPr>
          <w:rFonts w:ascii="Times New Roman" w:eastAsia="Times New Roman" w:hAnsi="Times New Roman" w:cs="Times New Roman"/>
          <w:sz w:val="24"/>
          <w:szCs w:val="24"/>
        </w:rPr>
        <w:t>temporal genetic change</w:t>
      </w:r>
    </w:p>
    <w:p w14:paraId="4193E2EA" w14:textId="77777777" w:rsidR="008164C6" w:rsidRPr="0007763B" w:rsidRDefault="008164C6" w:rsidP="00182E94">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preparation </w:t>
      </w:r>
      <w:commentRangeStart w:id="4"/>
      <w:r>
        <w:rPr>
          <w:rFonts w:ascii="Times New Roman" w:eastAsia="Times New Roman" w:hAnsi="Times New Roman" w:cs="Times New Roman"/>
          <w:sz w:val="24"/>
          <w:szCs w:val="24"/>
        </w:rPr>
        <w:t>for</w:t>
      </w:r>
      <w:commentRangeEnd w:id="4"/>
      <w:r w:rsidR="00CB74D9">
        <w:rPr>
          <w:rStyle w:val="CommentReference"/>
        </w:rPr>
        <w:commentReference w:id="4"/>
      </w:r>
      <w:r>
        <w:rPr>
          <w:rFonts w:ascii="Times New Roman" w:eastAsia="Times New Roman" w:hAnsi="Times New Roman" w:cs="Times New Roman"/>
          <w:sz w:val="24"/>
          <w:szCs w:val="24"/>
        </w:rPr>
        <w:t xml:space="preserve">: 1) Molecular Ecology Resources, 2) </w:t>
      </w:r>
      <w:proofErr w:type="spellStart"/>
      <w:r>
        <w:rPr>
          <w:rFonts w:ascii="Times New Roman" w:eastAsia="Times New Roman" w:hAnsi="Times New Roman" w:cs="Times New Roman"/>
          <w:sz w:val="24"/>
          <w:szCs w:val="24"/>
        </w:rPr>
        <w:t>Ecography</w:t>
      </w:r>
      <w:proofErr w:type="spellEnd"/>
      <w:r>
        <w:rPr>
          <w:rFonts w:ascii="Times New Roman" w:eastAsia="Times New Roman" w:hAnsi="Times New Roman" w:cs="Times New Roman"/>
          <w:sz w:val="24"/>
          <w:szCs w:val="24"/>
        </w:rPr>
        <w:t xml:space="preserve">, 3) Ecological Modelling, 3) </w:t>
      </w:r>
      <w:r w:rsidRPr="00E61527">
        <w:rPr>
          <w:rFonts w:ascii="Times New Roman" w:eastAsia="Times New Roman" w:hAnsi="Times New Roman" w:cs="Times New Roman"/>
          <w:sz w:val="24"/>
          <w:szCs w:val="24"/>
        </w:rPr>
        <w:t>Environmental Modelling &amp; Software</w:t>
      </w:r>
      <w:r>
        <w:rPr>
          <w:rFonts w:ascii="Times New Roman" w:eastAsia="Times New Roman" w:hAnsi="Times New Roman" w:cs="Times New Roman"/>
          <w:sz w:val="24"/>
          <w:szCs w:val="24"/>
        </w:rPr>
        <w:t>, 4) Ecology and Evolution, 5) Ecological Informatics.</w:t>
      </w:r>
    </w:p>
    <w:p w14:paraId="688F2FE2" w14:textId="77777777" w:rsidR="00415FF5" w:rsidRDefault="00415FF5" w:rsidP="00182E94">
      <w:pPr>
        <w:spacing w:before="240" w:after="240" w:line="276" w:lineRule="auto"/>
        <w:rPr>
          <w:rFonts w:ascii="Times New Roman" w:eastAsia="Times New Roman" w:hAnsi="Times New Roman" w:cs="Times New Roman"/>
          <w:b/>
          <w:sz w:val="24"/>
          <w:szCs w:val="24"/>
        </w:rPr>
      </w:pPr>
    </w:p>
    <w:p w14:paraId="6C7A0E0F" w14:textId="4920ED1E" w:rsidR="00415FF5" w:rsidRDefault="00415FF5" w:rsidP="00182E94">
      <w:pPr>
        <w:spacing w:before="240" w:after="240" w:line="276" w:lineRule="auto"/>
        <w:rPr>
          <w:rFonts w:ascii="Times New Roman" w:eastAsia="Times New Roman" w:hAnsi="Times New Roman" w:cs="Times New Roman"/>
          <w:b/>
          <w:sz w:val="24"/>
          <w:szCs w:val="24"/>
        </w:rPr>
      </w:pPr>
    </w:p>
    <w:p w14:paraId="0F356467" w14:textId="77777777" w:rsidR="006D106B" w:rsidRDefault="006D106B" w:rsidP="00182E94">
      <w:pPr>
        <w:spacing w:before="240" w:after="240" w:line="276" w:lineRule="auto"/>
        <w:rPr>
          <w:rFonts w:ascii="Times New Roman" w:eastAsia="Times New Roman" w:hAnsi="Times New Roman" w:cs="Times New Roman"/>
          <w:b/>
          <w:sz w:val="24"/>
          <w:szCs w:val="24"/>
        </w:rPr>
      </w:pPr>
    </w:p>
    <w:p w14:paraId="521A07C1" w14:textId="77777777" w:rsidR="00415FF5" w:rsidRDefault="00415FF5" w:rsidP="00182E94">
      <w:pPr>
        <w:spacing w:before="240" w:after="240" w:line="276" w:lineRule="auto"/>
        <w:rPr>
          <w:rFonts w:ascii="Times New Roman" w:eastAsia="Times New Roman" w:hAnsi="Times New Roman" w:cs="Times New Roman"/>
          <w:b/>
          <w:sz w:val="24"/>
          <w:szCs w:val="24"/>
        </w:rPr>
      </w:pPr>
    </w:p>
    <w:p w14:paraId="32EBC636" w14:textId="77777777" w:rsidR="00415FF5" w:rsidRDefault="00415FF5" w:rsidP="00182E94">
      <w:pPr>
        <w:spacing w:before="240" w:after="240" w:line="276" w:lineRule="auto"/>
        <w:rPr>
          <w:rFonts w:ascii="Times New Roman" w:eastAsia="Times New Roman" w:hAnsi="Times New Roman" w:cs="Times New Roman"/>
          <w:b/>
          <w:sz w:val="24"/>
          <w:szCs w:val="24"/>
        </w:rPr>
      </w:pPr>
    </w:p>
    <w:p w14:paraId="17BD7258" w14:textId="77777777" w:rsidR="00182E94" w:rsidRDefault="00182E94" w:rsidP="00182E94">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FA261FA" w14:textId="119B8EAE" w:rsidR="00A151AE" w:rsidRPr="00186794" w:rsidRDefault="00A151AE" w:rsidP="00182E94">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33956520" w14:textId="25645C59" w:rsidR="00A151AE" w:rsidRDefault="00A151AE" w:rsidP="00182E94">
      <w:pPr>
        <w:spacing w:before="240" w:after="240" w:line="276" w:lineRule="auto"/>
        <w:rPr>
          <w:rFonts w:ascii="Times New Roman" w:eastAsia="Times New Roman" w:hAnsi="Times New Roman" w:cs="Times New Roman"/>
          <w:sz w:val="24"/>
          <w:szCs w:val="24"/>
        </w:rPr>
      </w:pPr>
      <w:r w:rsidRPr="00D534BD">
        <w:rPr>
          <w:rFonts w:ascii="Times New Roman" w:hAnsi="Times New Roman" w:cs="Times New Roman"/>
          <w:sz w:val="24"/>
          <w:szCs w:val="24"/>
        </w:rPr>
        <w:t xml:space="preserve">Understanding </w:t>
      </w:r>
      <w:r w:rsidR="00BC1797">
        <w:rPr>
          <w:rFonts w:ascii="Times New Roman" w:eastAsia="Times New Roman" w:hAnsi="Times New Roman" w:cs="Times New Roman"/>
          <w:sz w:val="24"/>
          <w:szCs w:val="24"/>
        </w:rPr>
        <w:t>spatio</w:t>
      </w:r>
      <w:r w:rsidRPr="00D534BD">
        <w:rPr>
          <w:rFonts w:ascii="Times New Roman" w:eastAsia="Times New Roman" w:hAnsi="Times New Roman" w:cs="Times New Roman"/>
          <w:sz w:val="24"/>
          <w:szCs w:val="24"/>
        </w:rPr>
        <w:t xml:space="preserve">temporal changes in biodiversity, including genetic diversity, is essential to </w:t>
      </w:r>
      <w:r>
        <w:rPr>
          <w:rFonts w:ascii="Times New Roman" w:eastAsia="Times New Roman" w:hAnsi="Times New Roman" w:cs="Times New Roman"/>
          <w:sz w:val="24"/>
          <w:szCs w:val="24"/>
        </w:rPr>
        <w:t>track the effects of global change and to inform effective</w:t>
      </w:r>
      <w:r w:rsidRPr="00D534BD">
        <w:rPr>
          <w:rFonts w:ascii="Times New Roman" w:eastAsia="Times New Roman" w:hAnsi="Times New Roman" w:cs="Times New Roman"/>
          <w:sz w:val="24"/>
          <w:szCs w:val="24"/>
        </w:rPr>
        <w:t xml:space="preserve"> conservation plans. </w:t>
      </w:r>
      <w:r>
        <w:rPr>
          <w:rFonts w:ascii="Times New Roman" w:eastAsia="Times New Roman" w:hAnsi="Times New Roman" w:cs="Times New Roman"/>
          <w:sz w:val="24"/>
          <w:szCs w:val="24"/>
        </w:rPr>
        <w:t>Although</w:t>
      </w:r>
      <w:del w:id="5" w:author="Patrick" w:date="2020-11-20T10:37:00Z">
        <w:r w:rsidDel="00CB74D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temporal questions are common in community ecology, they are less often investigated in population genetics. Indeed</w:t>
      </w:r>
      <w:r w:rsidRPr="00D534BD">
        <w:rPr>
          <w:rFonts w:ascii="Times New Roman" w:eastAsia="Times New Roman" w:hAnsi="Times New Roman" w:cs="Times New Roman"/>
          <w:sz w:val="24"/>
          <w:szCs w:val="24"/>
        </w:rPr>
        <w:t xml:space="preserve">, detecting </w:t>
      </w:r>
      <w:r>
        <w:rPr>
          <w:rFonts w:ascii="Times New Roman" w:eastAsia="Times New Roman" w:hAnsi="Times New Roman" w:cs="Times New Roman"/>
          <w:sz w:val="24"/>
          <w:szCs w:val="24"/>
        </w:rPr>
        <w:t>changes in</w:t>
      </w:r>
      <w:r w:rsidRPr="00D534BD">
        <w:rPr>
          <w:rFonts w:ascii="Times New Roman" w:eastAsia="Times New Roman" w:hAnsi="Times New Roman" w:cs="Times New Roman"/>
          <w:sz w:val="24"/>
          <w:szCs w:val="24"/>
        </w:rPr>
        <w:t xml:space="preserve"> local genetic </w:t>
      </w:r>
      <w:r>
        <w:rPr>
          <w:rFonts w:ascii="Times New Roman" w:eastAsia="Times New Roman" w:hAnsi="Times New Roman" w:cs="Times New Roman"/>
          <w:sz w:val="24"/>
          <w:szCs w:val="24"/>
        </w:rPr>
        <w:t xml:space="preserve">diversity beyond what one would </w:t>
      </w:r>
      <w:r w:rsidRPr="00D534BD">
        <w:rPr>
          <w:rFonts w:ascii="Times New Roman" w:eastAsia="Times New Roman" w:hAnsi="Times New Roman" w:cs="Times New Roman"/>
          <w:sz w:val="24"/>
          <w:szCs w:val="24"/>
        </w:rPr>
        <w:t xml:space="preserve">expect from common processes </w:t>
      </w:r>
      <w:r>
        <w:rPr>
          <w:rFonts w:ascii="Times New Roman" w:eastAsia="Times New Roman" w:hAnsi="Times New Roman" w:cs="Times New Roman"/>
          <w:sz w:val="24"/>
          <w:szCs w:val="24"/>
        </w:rPr>
        <w:t xml:space="preserve">involved at multiple scales </w:t>
      </w:r>
      <w:r w:rsidRPr="00D534BD">
        <w:rPr>
          <w:rFonts w:ascii="Times New Roman" w:eastAsia="Times New Roman" w:hAnsi="Times New Roman" w:cs="Times New Roman"/>
          <w:sz w:val="24"/>
          <w:szCs w:val="24"/>
        </w:rPr>
        <w:t xml:space="preserve">such as drift, is challenging. </w:t>
      </w:r>
      <w:r>
        <w:rPr>
          <w:rFonts w:ascii="Times New Roman" w:eastAsia="Times New Roman" w:hAnsi="Times New Roman" w:cs="Times New Roman"/>
          <w:sz w:val="24"/>
          <w:szCs w:val="24"/>
        </w:rPr>
        <w:t xml:space="preserve">Our capacity to detect such changes is also very information-dependent. Existing </w:t>
      </w:r>
      <w:r w:rsidRPr="00D534BD">
        <w:rPr>
          <w:rFonts w:ascii="Times New Roman" w:eastAsia="Times New Roman" w:hAnsi="Times New Roman" w:cs="Times New Roman"/>
          <w:sz w:val="24"/>
          <w:szCs w:val="24"/>
        </w:rPr>
        <w:t xml:space="preserve">methods to detect </w:t>
      </w:r>
      <w:r>
        <w:rPr>
          <w:rFonts w:ascii="Times New Roman" w:eastAsia="Times New Roman" w:hAnsi="Times New Roman" w:cs="Times New Roman"/>
          <w:sz w:val="24"/>
          <w:szCs w:val="24"/>
        </w:rPr>
        <w:t xml:space="preserve">meaningful </w:t>
      </w:r>
      <w:r w:rsidRPr="00D534BD">
        <w:rPr>
          <w:rFonts w:ascii="Times New Roman" w:eastAsia="Times New Roman" w:hAnsi="Times New Roman" w:cs="Times New Roman"/>
          <w:sz w:val="24"/>
          <w:szCs w:val="24"/>
        </w:rPr>
        <w:t>genetic change</w:t>
      </w:r>
      <w:r>
        <w:rPr>
          <w:rFonts w:ascii="Times New Roman" w:eastAsia="Times New Roman" w:hAnsi="Times New Roman" w:cs="Times New Roman"/>
          <w:sz w:val="24"/>
          <w:szCs w:val="24"/>
        </w:rPr>
        <w:t>s</w:t>
      </w:r>
      <w:r w:rsidRPr="00D534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through </w:t>
      </w:r>
      <w:r w:rsidRPr="00D534BD">
        <w:rPr>
          <w:rFonts w:ascii="Times New Roman" w:eastAsia="Times New Roman" w:hAnsi="Times New Roman" w:cs="Times New Roman"/>
          <w:sz w:val="24"/>
          <w:szCs w:val="24"/>
        </w:rPr>
        <w:t xml:space="preserve">time </w:t>
      </w:r>
      <w:r>
        <w:rPr>
          <w:rFonts w:ascii="Times New Roman" w:eastAsia="Times New Roman" w:hAnsi="Times New Roman" w:cs="Times New Roman"/>
          <w:sz w:val="24"/>
          <w:szCs w:val="24"/>
        </w:rPr>
        <w:t xml:space="preserve">typically </w:t>
      </w:r>
      <w:r w:rsidRPr="00D534BD">
        <w:rPr>
          <w:rFonts w:ascii="Times New Roman" w:eastAsia="Times New Roman" w:hAnsi="Times New Roman" w:cs="Times New Roman"/>
          <w:sz w:val="24"/>
          <w:szCs w:val="24"/>
        </w:rPr>
        <w:t xml:space="preserve">require large genetic datasets </w:t>
      </w:r>
      <w:r>
        <w:rPr>
          <w:rFonts w:ascii="Times New Roman" w:eastAsia="Times New Roman" w:hAnsi="Times New Roman" w:cs="Times New Roman"/>
          <w:sz w:val="24"/>
          <w:szCs w:val="24"/>
        </w:rPr>
        <w:t xml:space="preserve">containing </w:t>
      </w:r>
      <w:r w:rsidRPr="00D534BD">
        <w:rPr>
          <w:rFonts w:ascii="Times New Roman" w:eastAsia="Times New Roman" w:hAnsi="Times New Roman" w:cs="Times New Roman"/>
          <w:sz w:val="24"/>
          <w:szCs w:val="24"/>
        </w:rPr>
        <w:t>information beyond simple allele counts</w:t>
      </w:r>
      <w:r>
        <w:rPr>
          <w:rFonts w:ascii="Times New Roman" w:eastAsia="Times New Roman" w:hAnsi="Times New Roman" w:cs="Times New Roman"/>
          <w:sz w:val="24"/>
          <w:szCs w:val="24"/>
        </w:rPr>
        <w:t xml:space="preserve">. </w:t>
      </w:r>
      <w:commentRangeStart w:id="6"/>
      <w:r w:rsidRPr="00E10473">
        <w:rPr>
          <w:rFonts w:ascii="Times New Roman" w:eastAsia="Times New Roman" w:hAnsi="Times New Roman" w:cs="Times New Roman"/>
          <w:sz w:val="24"/>
          <w:szCs w:val="24"/>
        </w:rPr>
        <w:t>However, there are many situati</w:t>
      </w:r>
      <w:r>
        <w:rPr>
          <w:rFonts w:ascii="Times New Roman" w:eastAsia="Times New Roman" w:hAnsi="Times New Roman" w:cs="Times New Roman"/>
          <w:sz w:val="24"/>
          <w:szCs w:val="24"/>
        </w:rPr>
        <w:t>ons where we want to understand</w:t>
      </w:r>
      <w:r w:rsidRPr="00E10473">
        <w:rPr>
          <w:rFonts w:ascii="Times New Roman" w:eastAsia="Times New Roman" w:hAnsi="Times New Roman" w:cs="Times New Roman"/>
          <w:sz w:val="24"/>
          <w:szCs w:val="24"/>
        </w:rPr>
        <w:t xml:space="preserve"> temporal change </w:t>
      </w:r>
      <w:r>
        <w:rPr>
          <w:rFonts w:ascii="Times New Roman" w:eastAsia="Times New Roman" w:hAnsi="Times New Roman" w:cs="Times New Roman"/>
          <w:sz w:val="24"/>
          <w:szCs w:val="24"/>
        </w:rPr>
        <w:t>in genetic diversity, for example</w:t>
      </w:r>
      <w:r w:rsidRPr="00081DB8">
        <w:t xml:space="preserve"> </w:t>
      </w:r>
      <w:r>
        <w:rPr>
          <w:rFonts w:ascii="Times New Roman" w:eastAsia="Times New Roman" w:hAnsi="Times New Roman" w:cs="Times New Roman"/>
          <w:sz w:val="24"/>
          <w:szCs w:val="24"/>
        </w:rPr>
        <w:t>when</w:t>
      </w:r>
      <w:r w:rsidRPr="00081DB8">
        <w:rPr>
          <w:rFonts w:ascii="Times New Roman" w:eastAsia="Times New Roman" w:hAnsi="Times New Roman" w:cs="Times New Roman"/>
          <w:sz w:val="24"/>
          <w:szCs w:val="24"/>
        </w:rPr>
        <w:t xml:space="preserve"> induced by demographic events like immigration, or popu</w:t>
      </w:r>
      <w:r>
        <w:rPr>
          <w:rFonts w:ascii="Times New Roman" w:eastAsia="Times New Roman" w:hAnsi="Times New Roman" w:cs="Times New Roman"/>
          <w:sz w:val="24"/>
          <w:szCs w:val="24"/>
        </w:rPr>
        <w:t>lation cycles</w:t>
      </w:r>
      <w:r w:rsidRPr="00E10473">
        <w:rPr>
          <w:rFonts w:ascii="Times New Roman" w:eastAsia="Times New Roman" w:hAnsi="Times New Roman" w:cs="Times New Roman"/>
          <w:sz w:val="24"/>
          <w:szCs w:val="24"/>
        </w:rPr>
        <w:t>, but in which such extensive information is not available.</w:t>
      </w:r>
      <w:commentRangeEnd w:id="6"/>
      <w:r w:rsidR="00CB74D9">
        <w:rPr>
          <w:rStyle w:val="CommentReference"/>
        </w:rPr>
        <w:commentReference w:id="6"/>
      </w:r>
      <w:r>
        <w:rPr>
          <w:rFonts w:ascii="Times New Roman" w:eastAsia="Times New Roman" w:hAnsi="Times New Roman" w:cs="Times New Roman"/>
          <w:sz w:val="24"/>
          <w:szCs w:val="24"/>
        </w:rPr>
        <w:t xml:space="preserve"> In this paper, we describe Temporal Genetic Indices (TGI), a new method to i</w:t>
      </w:r>
      <w:r w:rsidRPr="00E10473">
        <w:rPr>
          <w:rFonts w:ascii="Times New Roman" w:eastAsia="Times New Roman" w:hAnsi="Times New Roman" w:cs="Times New Roman"/>
          <w:sz w:val="24"/>
          <w:szCs w:val="24"/>
        </w:rPr>
        <w:t>dentify significant changes in genetic diversity through time</w:t>
      </w:r>
      <w:r>
        <w:rPr>
          <w:rFonts w:ascii="Times New Roman" w:eastAsia="Times New Roman" w:hAnsi="Times New Roman" w:cs="Times New Roman"/>
          <w:sz w:val="24"/>
          <w:szCs w:val="24"/>
        </w:rPr>
        <w:t>. This method uses permutations of genotypic matrices to test the significance of genetic temporal change at sites, given genetic change in other sampling sites in the study landscape. TGI overcomes existing challenges to detecting temporal genetic change in genetic datasets with minimal genetic information. We demonstrate the utility of TGI for identifying the genetic legacies of important historical demographic events using demo-genetic simulations. We further demonstrate the ability of our TGI approach to identify such legacies under different levels of dispersal, spatial extent of the demographic event, and the timing of sampling relative to the event. Finally, we successfully appl</w:t>
      </w:r>
      <w:ins w:id="7" w:author="Patrick" w:date="2020-11-20T10:38:00Z">
        <w:r w:rsidR="00CB74D9">
          <w:rPr>
            <w:rFonts w:ascii="Times New Roman" w:eastAsia="Times New Roman" w:hAnsi="Times New Roman" w:cs="Times New Roman"/>
            <w:sz w:val="24"/>
            <w:szCs w:val="24"/>
          </w:rPr>
          <w:t>y</w:t>
        </w:r>
      </w:ins>
      <w:del w:id="8" w:author="Patrick" w:date="2020-11-20T10:38:00Z">
        <w:r w:rsidDel="00CB74D9">
          <w:rPr>
            <w:rFonts w:ascii="Times New Roman" w:eastAsia="Times New Roman" w:hAnsi="Times New Roman" w:cs="Times New Roman"/>
            <w:sz w:val="24"/>
            <w:szCs w:val="24"/>
          </w:rPr>
          <w:delText>ied</w:delText>
        </w:r>
      </w:del>
      <w:r>
        <w:rPr>
          <w:rFonts w:ascii="Times New Roman" w:eastAsia="Times New Roman" w:hAnsi="Times New Roman" w:cs="Times New Roman"/>
          <w:sz w:val="24"/>
          <w:szCs w:val="24"/>
        </w:rPr>
        <w:t xml:space="preserve"> TGI to an empirical dataset, with our application providing a straightforward test for genetic change, and supporting previous conclusions about the data</w:t>
      </w:r>
      <w:del w:id="9" w:author="Patrick" w:date="2020-11-20T10:38:00Z">
        <w:r w:rsidDel="00CB74D9">
          <w:rPr>
            <w:rFonts w:ascii="Times New Roman" w:eastAsia="Times New Roman" w:hAnsi="Times New Roman" w:cs="Times New Roman"/>
            <w:sz w:val="24"/>
            <w:szCs w:val="24"/>
          </w:rPr>
          <w:delText>set</w:delText>
        </w:r>
      </w:del>
      <w:r>
        <w:rPr>
          <w:rFonts w:ascii="Times New Roman" w:eastAsia="Times New Roman" w:hAnsi="Times New Roman" w:cs="Times New Roman"/>
          <w:sz w:val="24"/>
          <w:szCs w:val="24"/>
        </w:rPr>
        <w:t>. An R</w:t>
      </w:r>
      <w:r w:rsidRPr="00091C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function to </w:t>
      </w:r>
      <w:r w:rsidRPr="00091C4E">
        <w:rPr>
          <w:rFonts w:ascii="Times New Roman" w:eastAsia="Times New Roman" w:hAnsi="Times New Roman" w:cs="Times New Roman"/>
          <w:sz w:val="24"/>
          <w:szCs w:val="24"/>
        </w:rPr>
        <w:t>implement the method</w:t>
      </w:r>
      <w:r>
        <w:rPr>
          <w:rFonts w:ascii="Times New Roman" w:eastAsia="Times New Roman" w:hAnsi="Times New Roman" w:cs="Times New Roman"/>
          <w:sz w:val="24"/>
          <w:szCs w:val="24"/>
        </w:rPr>
        <w:t xml:space="preserve"> is now available, </w:t>
      </w:r>
      <w:del w:id="10" w:author="Patrick" w:date="2020-11-20T10:38:00Z">
        <w:r w:rsidR="00C221ED" w:rsidRPr="00C221ED" w:rsidDel="00CB74D9">
          <w:rPr>
            <w:rFonts w:ascii="Times New Roman" w:eastAsia="Times New Roman" w:hAnsi="Times New Roman" w:cs="Times New Roman"/>
            <w:sz w:val="24"/>
            <w:szCs w:val="24"/>
          </w:rPr>
          <w:delText>d</w:delText>
        </w:r>
      </w:del>
      <w:r>
        <w:rPr>
          <w:rFonts w:ascii="Times New Roman" w:eastAsia="Times New Roman" w:hAnsi="Times New Roman" w:cs="Times New Roman"/>
          <w:sz w:val="24"/>
          <w:szCs w:val="24"/>
        </w:rPr>
        <w:t>as well as utility functions for those wishing to further simulate and analyze their simulations.</w:t>
      </w:r>
    </w:p>
    <w:p w14:paraId="0BDBFFF1" w14:textId="77777777" w:rsidR="00182E94" w:rsidRDefault="00182E94" w:rsidP="00182E94">
      <w:pPr>
        <w:pStyle w:val="Heading1"/>
        <w:spacing w:after="240" w:line="276" w:lineRule="auto"/>
      </w:pPr>
      <w:r>
        <w:br w:type="page"/>
      </w:r>
    </w:p>
    <w:p w14:paraId="2D025D6C" w14:textId="29F735E9" w:rsidR="00760250" w:rsidRPr="00E244CD" w:rsidRDefault="00760250" w:rsidP="00182E94">
      <w:pPr>
        <w:pStyle w:val="Heading1"/>
        <w:spacing w:after="240" w:line="276" w:lineRule="auto"/>
      </w:pPr>
      <w:r w:rsidRPr="00E244CD">
        <w:lastRenderedPageBreak/>
        <w:t>INTRODUCTION</w:t>
      </w:r>
    </w:p>
    <w:p w14:paraId="4FA6A778" w14:textId="6BBE2897" w:rsidR="00281661"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Global biodiversity </w:t>
      </w:r>
      <w:r w:rsidR="00A22F69" w:rsidRPr="00E244CD">
        <w:rPr>
          <w:rFonts w:ascii="Times New Roman" w:eastAsia="Times New Roman" w:hAnsi="Times New Roman" w:cs="Times New Roman"/>
          <w:sz w:val="24"/>
          <w:szCs w:val="24"/>
        </w:rPr>
        <w:t xml:space="preserve">at the </w:t>
      </w:r>
      <w:r w:rsidRPr="00E244CD">
        <w:rPr>
          <w:rFonts w:ascii="Times New Roman" w:eastAsia="Times New Roman" w:hAnsi="Times New Roman" w:cs="Times New Roman"/>
          <w:sz w:val="24"/>
          <w:szCs w:val="24"/>
        </w:rPr>
        <w:t>gene, species, population, and ecosystem</w:t>
      </w:r>
      <w:r w:rsidR="00A22F69" w:rsidRPr="00E244CD">
        <w:rPr>
          <w:rFonts w:ascii="Times New Roman" w:eastAsia="Times New Roman" w:hAnsi="Times New Roman" w:cs="Times New Roman"/>
          <w:sz w:val="24"/>
          <w:szCs w:val="24"/>
        </w:rPr>
        <w:t xml:space="preserve"> scales</w:t>
      </w:r>
      <w:r w:rsidRPr="00E244CD">
        <w:rPr>
          <w:rFonts w:ascii="Times New Roman" w:eastAsia="Times New Roman" w:hAnsi="Times New Roman" w:cs="Times New Roman"/>
          <w:sz w:val="24"/>
          <w:szCs w:val="24"/>
        </w:rPr>
        <w:t xml:space="preserve"> is </w:t>
      </w:r>
      <w:r w:rsidR="0095640F">
        <w:rPr>
          <w:rFonts w:ascii="Times New Roman" w:eastAsia="Times New Roman" w:hAnsi="Times New Roman" w:cs="Times New Roman"/>
          <w:sz w:val="24"/>
          <w:szCs w:val="24"/>
        </w:rPr>
        <w:t>being altered</w:t>
      </w:r>
      <w:r w:rsidR="00342978">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at an increasing rate</w:t>
      </w:r>
      <w:r w:rsidR="00A22F69"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with significant consequences for ecosystem functioning and </w:t>
      </w:r>
      <w:r w:rsidR="00A22F69"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long</w:t>
      </w:r>
      <w:r w:rsidR="00A22F69"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term viability of the biosphere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biodiversity","type":"article-journal","volume":"15"},"uris":["http://www.mendeley.com/documents/?uuid=6edcb743-ffdc-43ab-a618-354e9c4d297a"]}],"mendeley":{"formattedCitation":"(Bellard, Bertelsmeier, Leadley, Thuiller, &amp; Courchamp, 2012; Dirzo et al., 2014; Leigh, Hendry, Vázquez‐Domínguez, &amp; Friesen, 2019)","plainTextFormattedCitation":"(Bellard, Bertelsmeier, Leadley, Thuiller, &amp; Courchamp, 2012; Dirzo et al., 2014; Leigh, Hendry, Vázquez‐Domínguez, &amp; Friesen, 2019)","previouslyFormattedCitation":"(Bellard, Bertelsmeier, Leadley, Thuiller, &amp; Courchamp, 2012; Dirzo et al., 2014; Leigh, Hendry, Vázquez‐Domínguez, &amp; Friesen,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(Bellard, Bertelsmeier, Leadley, Thuiller, &amp; Courchamp, 2012; Dirzo et al., 2014; Leigh, Hendry, Vázquez‐Domínguez, &amp; Friesen,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0095640F">
        <w:rPr>
          <w:rFonts w:ascii="Times New Roman" w:eastAsia="Times New Roman" w:hAnsi="Times New Roman" w:cs="Times New Roman"/>
          <w:sz w:val="24"/>
          <w:szCs w:val="24"/>
        </w:rPr>
        <w:t>Given this global change-driven mass extinction and the inherent temporal variation of biological systems, c</w:t>
      </w:r>
      <w:r w:rsidR="00386761" w:rsidRPr="00E244CD">
        <w:rPr>
          <w:rFonts w:ascii="Times New Roman" w:eastAsia="Times New Roman" w:hAnsi="Times New Roman" w:cs="Times New Roman"/>
          <w:sz w:val="24"/>
          <w:szCs w:val="24"/>
        </w:rPr>
        <w:t>onservation biologists are</w:t>
      </w:r>
      <w:r w:rsidRPr="00E244CD">
        <w:rPr>
          <w:rFonts w:ascii="Times New Roman" w:eastAsia="Times New Roman" w:hAnsi="Times New Roman" w:cs="Times New Roman"/>
          <w:sz w:val="24"/>
          <w:szCs w:val="24"/>
        </w:rPr>
        <w:t xml:space="preserve"> </w:t>
      </w:r>
      <w:r w:rsidR="00386761" w:rsidRPr="00E244CD">
        <w:rPr>
          <w:rFonts w:ascii="Times New Roman" w:eastAsia="Times New Roman" w:hAnsi="Times New Roman" w:cs="Times New Roman"/>
          <w:sz w:val="24"/>
          <w:szCs w:val="24"/>
        </w:rPr>
        <w:t xml:space="preserve">increasingly recognizing </w:t>
      </w:r>
      <w:r w:rsidRPr="00E244CD">
        <w:rPr>
          <w:rFonts w:ascii="Times New Roman" w:eastAsia="Times New Roman" w:hAnsi="Times New Roman" w:cs="Times New Roman"/>
          <w:sz w:val="24"/>
          <w:szCs w:val="24"/>
        </w:rPr>
        <w:t>that it is no longer sufficient to study spati</w:t>
      </w:r>
      <w:r w:rsidR="00281661">
        <w:rPr>
          <w:rFonts w:ascii="Times New Roman" w:eastAsia="Times New Roman" w:hAnsi="Times New Roman" w:cs="Times New Roman"/>
          <w:sz w:val="24"/>
          <w:szCs w:val="24"/>
        </w:rPr>
        <w:t>al patterns in biodiversity</w:t>
      </w:r>
      <w:r w:rsidRPr="00E244CD">
        <w:rPr>
          <w:rFonts w:ascii="Times New Roman" w:eastAsia="Times New Roman" w:hAnsi="Times New Roman" w:cs="Times New Roman"/>
          <w:sz w:val="24"/>
          <w:szCs w:val="24"/>
        </w:rPr>
        <w:t xml:space="preserve"> at a single point in time. Instead, trends in biodiversity </w:t>
      </w:r>
      <w:r w:rsidR="00A22F69" w:rsidRPr="00E244CD">
        <w:rPr>
          <w:rFonts w:ascii="Times New Roman" w:eastAsia="Times New Roman" w:hAnsi="Times New Roman" w:cs="Times New Roman"/>
          <w:sz w:val="24"/>
          <w:szCs w:val="24"/>
        </w:rPr>
        <w:t xml:space="preserve">must be observed across </w:t>
      </w:r>
      <w:r w:rsidRPr="00E244CD">
        <w:rPr>
          <w:rFonts w:ascii="Times New Roman" w:eastAsia="Times New Roman" w:hAnsi="Times New Roman" w:cs="Times New Roman"/>
          <w:sz w:val="24"/>
          <w:szCs w:val="24"/>
        </w:rPr>
        <w:t xml:space="preserve">both space and time </w:t>
      </w:r>
      <w:r w:rsidRPr="00E244CD">
        <w:rPr>
          <w:rFonts w:ascii="Times New Roman" w:eastAsia="Times New Roman" w:hAnsi="Times New Roman" w:cs="Times New Roman"/>
          <w:sz w:val="24"/>
          <w:szCs w:val="24"/>
        </w:rPr>
        <w:fldChar w:fldCharType="begin" w:fldLock="1"/>
      </w:r>
      <w:r w:rsidR="002B7403">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Time","type":"article-journal","volume":"50"},"uris":["http://www.mendeley.com/documents/?uuid=5b8329f5-6c06-479c-a979-f166811dcc49"]},{"id":"ITEM-3","itemData":{"DOI":"10.1038/nrg2844","ISSN":"1471-0064","PMID":"20847747","abstract":"We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Genetics","id":"ITEM-3","issue":"10","issued":{"date-parts":[["2010"]]},"page":"697-709","publisher":"Nature Publishing Group","title":"Genomics and the future of conservation genetics.","type":"article-journal","volume":"11"},"uris":["http://www.mendeley.com/documents/?uuid=49bad344-a793-48eb-aa17-035c8a7d7f8c"]}],"mendeley":{"formattedCitation":"(Allendorf, Hohenlohe, &amp; Luikart, 2010; Bradburd &amp; Ralph, 2019; Fenderson, Kovach, &amp; Llamas, 2019)","plainTextFormattedCitation":"(Allendorf, Hohenlohe, &amp; Luikart, 2010; Bradburd &amp; Ralph, 2019; Fenderson, Kovach, &amp; Llamas, 2019)","previouslyFormattedCitation":"(Allendorf, Hohenlohe, &amp; Luikart, 2010; Bradburd &amp; Ralph, 2019; Fenderson, Kovach, &amp; Llamas,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407A85" w:rsidRPr="00407A85">
        <w:rPr>
          <w:rFonts w:ascii="Times New Roman" w:eastAsia="Times New Roman" w:hAnsi="Times New Roman" w:cs="Times New Roman"/>
          <w:noProof/>
          <w:sz w:val="24"/>
          <w:szCs w:val="24"/>
        </w:rPr>
        <w:t>(Allendorf, Hohenlohe, &amp; Luikart, 2010; Bradburd &amp; Ralph, 2019; Fenderson, Kovach, &amp; Llamas,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0095640F">
        <w:rPr>
          <w:rFonts w:ascii="Times New Roman" w:eastAsia="Times New Roman" w:hAnsi="Times New Roman" w:cs="Times New Roman"/>
          <w:sz w:val="24"/>
          <w:szCs w:val="24"/>
        </w:rPr>
        <w:t>I</w:t>
      </w:r>
      <w:r w:rsidR="0095640F" w:rsidRPr="0095640F">
        <w:rPr>
          <w:rFonts w:ascii="Times New Roman" w:eastAsia="Times New Roman" w:hAnsi="Times New Roman" w:cs="Times New Roman"/>
          <w:sz w:val="24"/>
          <w:szCs w:val="24"/>
        </w:rPr>
        <w:t>mportant e</w:t>
      </w:r>
      <w:r w:rsidR="0095640F">
        <w:rPr>
          <w:rFonts w:ascii="Times New Roman" w:eastAsia="Times New Roman" w:hAnsi="Times New Roman" w:cs="Times New Roman"/>
          <w:sz w:val="24"/>
          <w:szCs w:val="24"/>
        </w:rPr>
        <w:t>vents in a population’s history</w:t>
      </w:r>
      <w:r w:rsidR="0095640F" w:rsidRPr="0095640F">
        <w:rPr>
          <w:rFonts w:ascii="Times New Roman" w:eastAsia="Times New Roman" w:hAnsi="Times New Roman" w:cs="Times New Roman"/>
          <w:sz w:val="24"/>
          <w:szCs w:val="24"/>
        </w:rPr>
        <w:t xml:space="preserve"> can be </w:t>
      </w:r>
      <w:r w:rsidR="0095640F">
        <w:rPr>
          <w:rFonts w:ascii="Times New Roman" w:eastAsia="Times New Roman" w:hAnsi="Times New Roman" w:cs="Times New Roman"/>
          <w:sz w:val="24"/>
          <w:szCs w:val="24"/>
        </w:rPr>
        <w:t>detected</w:t>
      </w:r>
      <w:r w:rsidR="0095640F" w:rsidRPr="0095640F">
        <w:rPr>
          <w:rFonts w:ascii="Times New Roman" w:eastAsia="Times New Roman" w:hAnsi="Times New Roman" w:cs="Times New Roman"/>
          <w:sz w:val="24"/>
          <w:szCs w:val="24"/>
        </w:rPr>
        <w:t xml:space="preserve"> </w:t>
      </w:r>
      <w:del w:id="11" w:author="Patrick" w:date="2020-11-20T10:39:00Z">
        <w:r w:rsidR="0095640F" w:rsidRPr="0095640F" w:rsidDel="00CB74D9">
          <w:rPr>
            <w:rFonts w:ascii="Times New Roman" w:eastAsia="Times New Roman" w:hAnsi="Times New Roman" w:cs="Times New Roman"/>
            <w:sz w:val="24"/>
            <w:szCs w:val="24"/>
          </w:rPr>
          <w:delText>genetically</w:delText>
        </w:r>
      </w:del>
      <w:ins w:id="12" w:author="Patrick" w:date="2020-11-20T10:39:00Z">
        <w:r w:rsidR="00CB74D9">
          <w:rPr>
            <w:rFonts w:ascii="Times New Roman" w:eastAsia="Times New Roman" w:hAnsi="Times New Roman" w:cs="Times New Roman"/>
            <w:sz w:val="24"/>
            <w:szCs w:val="24"/>
          </w:rPr>
          <w:t>using genetic data</w:t>
        </w:r>
      </w:ins>
      <w:r w:rsidR="0095640F" w:rsidRPr="0095640F">
        <w:rPr>
          <w:rFonts w:ascii="Times New Roman" w:eastAsia="Times New Roman" w:hAnsi="Times New Roman" w:cs="Times New Roman"/>
          <w:sz w:val="24"/>
          <w:szCs w:val="24"/>
        </w:rPr>
        <w:t xml:space="preserve">, and </w:t>
      </w:r>
      <w:r w:rsidR="0095640F">
        <w:rPr>
          <w:rFonts w:ascii="Times New Roman" w:eastAsia="Times New Roman" w:hAnsi="Times New Roman" w:cs="Times New Roman"/>
          <w:sz w:val="24"/>
          <w:szCs w:val="24"/>
        </w:rPr>
        <w:t>novel</w:t>
      </w:r>
      <w:r w:rsidR="0095640F" w:rsidRPr="0095640F">
        <w:rPr>
          <w:rFonts w:ascii="Times New Roman" w:eastAsia="Times New Roman" w:hAnsi="Times New Roman" w:cs="Times New Roman"/>
          <w:sz w:val="24"/>
          <w:szCs w:val="24"/>
        </w:rPr>
        <w:t xml:space="preserve"> monitoring techniques are needed to track these events across both space and time.</w:t>
      </w:r>
    </w:p>
    <w:p w14:paraId="30F3D853" w14:textId="451C9A92" w:rsidR="000E71FA" w:rsidRPr="00E244CD" w:rsidRDefault="00B06290" w:rsidP="00182E94">
      <w:pPr>
        <w:spacing w:after="240" w:line="276" w:lineRule="auto"/>
        <w:rPr>
          <w:rFonts w:ascii="Times New Roman" w:eastAsia="Times New Roman" w:hAnsi="Times New Roman" w:cs="Times New Roman"/>
          <w:sz w:val="24"/>
          <w:szCs w:val="24"/>
        </w:rPr>
      </w:pPr>
      <w:del w:id="13" w:author="Patrick" w:date="2020-11-20T10:39:00Z">
        <w:r w:rsidRPr="00E244CD" w:rsidDel="00CB74D9">
          <w:rPr>
            <w:rFonts w:ascii="Times New Roman" w:eastAsia="Times New Roman" w:hAnsi="Times New Roman" w:cs="Times New Roman"/>
            <w:sz w:val="24"/>
            <w:szCs w:val="24"/>
          </w:rPr>
          <w:delText>Information about s</w:delText>
        </w:r>
      </w:del>
      <w:ins w:id="14" w:author="Patrick" w:date="2020-11-20T10:39:00Z">
        <w:r w:rsidR="00CB74D9">
          <w:rPr>
            <w:rFonts w:ascii="Times New Roman" w:eastAsia="Times New Roman" w:hAnsi="Times New Roman" w:cs="Times New Roman"/>
            <w:sz w:val="24"/>
            <w:szCs w:val="24"/>
          </w:rPr>
          <w:t>S</w:t>
        </w:r>
      </w:ins>
      <w:r w:rsidR="00760250" w:rsidRPr="00E244CD">
        <w:rPr>
          <w:rFonts w:ascii="Times New Roman" w:eastAsia="Times New Roman" w:hAnsi="Times New Roman" w:cs="Times New Roman"/>
          <w:sz w:val="24"/>
          <w:szCs w:val="24"/>
        </w:rPr>
        <w:t>pati</w:t>
      </w:r>
      <w:r w:rsidRPr="00E244CD">
        <w:rPr>
          <w:rFonts w:ascii="Times New Roman" w:eastAsia="Times New Roman" w:hAnsi="Times New Roman" w:cs="Times New Roman"/>
          <w:sz w:val="24"/>
          <w:szCs w:val="24"/>
        </w:rPr>
        <w:t>o</w:t>
      </w:r>
      <w:r w:rsidR="00760250" w:rsidRPr="00E244CD">
        <w:rPr>
          <w:rFonts w:ascii="Times New Roman" w:eastAsia="Times New Roman" w:hAnsi="Times New Roman" w:cs="Times New Roman"/>
          <w:sz w:val="24"/>
          <w:szCs w:val="24"/>
        </w:rPr>
        <w:t xml:space="preserve">temporal variation in genetic diversity can </w:t>
      </w:r>
      <w:r w:rsidRPr="00E244CD">
        <w:rPr>
          <w:rFonts w:ascii="Times New Roman" w:eastAsia="Times New Roman" w:hAnsi="Times New Roman" w:cs="Times New Roman"/>
          <w:sz w:val="24"/>
          <w:szCs w:val="24"/>
        </w:rPr>
        <w:t>provide important insights into</w:t>
      </w:r>
      <w:r w:rsidR="00760250" w:rsidRPr="00E244CD">
        <w:rPr>
          <w:rFonts w:ascii="Times New Roman" w:hAnsi="Times New Roman" w:cs="Times New Roman"/>
          <w:sz w:val="24"/>
          <w:szCs w:val="24"/>
        </w:rPr>
        <w:t xml:space="preserve"> </w:t>
      </w:r>
      <w:r w:rsidR="00DB7399" w:rsidRPr="00E244CD">
        <w:rPr>
          <w:rFonts w:ascii="Times New Roman" w:hAnsi="Times New Roman" w:cs="Times New Roman"/>
          <w:sz w:val="24"/>
          <w:szCs w:val="24"/>
        </w:rPr>
        <w:t xml:space="preserve">the connectivity and demographic history of different </w:t>
      </w:r>
      <w:r w:rsidR="00760250" w:rsidRPr="00E244CD">
        <w:rPr>
          <w:rFonts w:ascii="Times New Roman" w:hAnsi="Times New Roman" w:cs="Times New Roman"/>
          <w:sz w:val="24"/>
          <w:szCs w:val="24"/>
        </w:rPr>
        <w:t>population</w:t>
      </w:r>
      <w:r w:rsidR="00DB7399" w:rsidRPr="00E244CD">
        <w:rPr>
          <w:rFonts w:ascii="Times New Roman" w:hAnsi="Times New Roman" w:cs="Times New Roman"/>
          <w:sz w:val="24"/>
          <w:szCs w:val="24"/>
        </w:rPr>
        <w:t>s</w:t>
      </w:r>
      <w:ins w:id="15" w:author="Patrick" w:date="2020-11-20T10:39:00Z">
        <w:r w:rsidR="00CB74D9">
          <w:rPr>
            <w:rFonts w:ascii="Times New Roman" w:hAnsi="Times New Roman" w:cs="Times New Roman"/>
            <w:sz w:val="24"/>
            <w:szCs w:val="24"/>
          </w:rPr>
          <w:t xml:space="preserve"> (REF?)</w:t>
        </w:r>
      </w:ins>
      <w:r w:rsidR="00DB7399" w:rsidRPr="00E244CD">
        <w:rPr>
          <w:rFonts w:ascii="Times New Roman" w:hAnsi="Times New Roman" w:cs="Times New Roman"/>
          <w:sz w:val="24"/>
          <w:szCs w:val="24"/>
        </w:rPr>
        <w:t>.</w:t>
      </w:r>
      <w:r w:rsidR="00DB7399"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Indeed, population genetics has proven essential </w:t>
      </w:r>
      <w:r w:rsidR="00A22F69" w:rsidRPr="00E244CD">
        <w:rPr>
          <w:rFonts w:ascii="Times New Roman" w:eastAsia="Times New Roman" w:hAnsi="Times New Roman" w:cs="Times New Roman"/>
          <w:sz w:val="24"/>
          <w:szCs w:val="24"/>
        </w:rPr>
        <w:t xml:space="preserve">for translating </w:t>
      </w:r>
      <w:r w:rsidR="00760250" w:rsidRPr="00E244CD">
        <w:rPr>
          <w:rFonts w:ascii="Times New Roman" w:eastAsia="Times New Roman" w:hAnsi="Times New Roman" w:cs="Times New Roman"/>
          <w:sz w:val="24"/>
          <w:szCs w:val="24"/>
        </w:rPr>
        <w:t xml:space="preserve">observed genetic variation into meaningful inferences that </w:t>
      </w:r>
      <w:r w:rsidR="00DB7399" w:rsidRPr="00E244CD">
        <w:rPr>
          <w:rFonts w:ascii="Times New Roman" w:eastAsia="Times New Roman" w:hAnsi="Times New Roman" w:cs="Times New Roman"/>
          <w:sz w:val="24"/>
          <w:szCs w:val="24"/>
        </w:rPr>
        <w:t>can inform</w:t>
      </w:r>
      <w:r w:rsidR="00760250" w:rsidRPr="00E244CD">
        <w:rPr>
          <w:rFonts w:ascii="Times New Roman" w:eastAsia="Times New Roman" w:hAnsi="Times New Roman" w:cs="Times New Roman"/>
          <w:sz w:val="24"/>
          <w:szCs w:val="24"/>
        </w:rPr>
        <w:t xml:space="preserve"> conservation efforts </w:t>
      </w:r>
      <w:r w:rsidR="000E71FA" w:rsidRPr="00E244CD">
        <w:rPr>
          <w:rFonts w:ascii="Times New Roman" w:eastAsia="Times New Roman" w:hAnsi="Times New Roman" w:cs="Times New Roman"/>
          <w:sz w:val="24"/>
          <w:szCs w:val="24"/>
        </w:rPr>
        <w:fldChar w:fldCharType="begin" w:fldLock="1"/>
      </w:r>
      <w:r w:rsidR="002B7403">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et al., 2010; Harrisson, Pavlova, Telonis-Scott, &amp; Sunnucks, 2014; Segelbacher et al., 2010)","plainTextFormattedCitation":"(Allendorf et al., 2010; Harrisson, Pavlova, Telonis-Scott, &amp; Sunnucks, 2014; Segelbacher et al., 2010)","previouslyFormattedCitation":"(Allendorf et al., 2010; Harrisson, Pavlova, Telonis-Scott, &amp; Sunnucks, 2014; Segelbacher et al., 2010)"},"properties":{"noteIndex":0},"schema":"https://github.com/citation-style-language/schema/raw/master/csl-citation.json"}</w:instrText>
      </w:r>
      <w:r w:rsidR="000E71FA" w:rsidRPr="00E244CD">
        <w:rPr>
          <w:rFonts w:ascii="Times New Roman" w:eastAsia="Times New Roman" w:hAnsi="Times New Roman" w:cs="Times New Roman"/>
          <w:sz w:val="24"/>
          <w:szCs w:val="24"/>
        </w:rPr>
        <w:fldChar w:fldCharType="separate"/>
      </w:r>
      <w:r w:rsidR="00407A85" w:rsidRPr="00407A85">
        <w:rPr>
          <w:rFonts w:ascii="Times New Roman" w:eastAsia="Times New Roman" w:hAnsi="Times New Roman" w:cs="Times New Roman"/>
          <w:noProof/>
          <w:sz w:val="24"/>
          <w:szCs w:val="24"/>
        </w:rPr>
        <w:t>(Allendorf et al., 2010; Harrisson, Pavlova, Telonis-Scott, &amp; Sunnucks, 2014; Segelbacher et al., 2010)</w:t>
      </w:r>
      <w:r w:rsidR="000E71FA" w:rsidRPr="00E244CD">
        <w:rPr>
          <w:rFonts w:ascii="Times New Roman" w:eastAsia="Times New Roman" w:hAnsi="Times New Roman" w:cs="Times New Roman"/>
          <w:sz w:val="24"/>
          <w:szCs w:val="24"/>
        </w:rPr>
        <w:fldChar w:fldCharType="end"/>
      </w:r>
      <w:r w:rsidR="000E71FA" w:rsidRPr="00E244CD">
        <w:rPr>
          <w:rFonts w:ascii="Times New Roman" w:eastAsia="Times New Roman" w:hAnsi="Times New Roman" w:cs="Times New Roman"/>
          <w:sz w:val="24"/>
          <w:szCs w:val="24"/>
        </w:rPr>
        <w:t xml:space="preserve">, and the causes and consequences of </w:t>
      </w:r>
      <w:r w:rsidR="00760250" w:rsidRPr="00E244CD">
        <w:rPr>
          <w:rFonts w:ascii="Times New Roman" w:eastAsia="Times New Roman" w:hAnsi="Times New Roman" w:cs="Times New Roman"/>
          <w:sz w:val="24"/>
          <w:szCs w:val="24"/>
        </w:rPr>
        <w:t xml:space="preserve">temporal variation in genetic diversity are at the crux of many conservation and public health issues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w:instrText>
      </w:r>
      <w:r w:rsidR="0062227C" w:rsidRPr="0062227C">
        <w:rPr>
          <w:rFonts w:ascii="Times New Roman" w:eastAsia="Times New Roman" w:hAnsi="Times New Roman" w:cs="Times New Roman"/>
          <w:sz w:val="24"/>
          <w:szCs w:val="24"/>
          <w:lang w:val="fr-CA"/>
        </w:rPr>
        <w:instrText>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Sánchez-Barreiro, Barnes, Gilbert, &amp; Dalén, 2018; Lauterjung et al., 2019; Moraes et al., 2017)","plainTextFormattedCitation":"(Díez-del-Molino, Sánchez-Barreiro, Barnes, Gilbert, &amp; Dalén, 2018; Lauterjung et al., 2019; Moraes et al., 2017)","previouslyFormattedCitation":"(Díez-del-Molino, Sánchez-Barreiro, Barnes, Gilbert, &amp; Dalén, 2018; Lauterjung et al., 2019; Moraes et al., 2017)"},"properties":{"noteIndex":0},"schema":"https://github.com/citation-style-language/schema/raw/master/csl-citation.json"}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lang w:val="fr-CA"/>
        </w:rPr>
        <w:t>(Díez-del-Molino, Sánchez-Barreiro, Barnes, Gilbert, &amp; Dalén, 2018; Lauterjung et al., 2019; Moraes et al., 2017)</w:t>
      </w:r>
      <w:r w:rsidR="00760250" w:rsidRPr="00E244CD">
        <w:rPr>
          <w:rFonts w:ascii="Times New Roman" w:eastAsia="Times New Roman" w:hAnsi="Times New Roman" w:cs="Times New Roman"/>
          <w:sz w:val="24"/>
          <w:szCs w:val="24"/>
        </w:rPr>
        <w:fldChar w:fldCharType="end"/>
      </w:r>
      <w:r w:rsidR="00760250" w:rsidRPr="0062227C">
        <w:rPr>
          <w:rFonts w:ascii="Times New Roman" w:eastAsia="Times New Roman" w:hAnsi="Times New Roman" w:cs="Times New Roman"/>
          <w:sz w:val="24"/>
          <w:szCs w:val="24"/>
          <w:lang w:val="fr-CA"/>
        </w:rPr>
        <w:t xml:space="preserve">. </w:t>
      </w:r>
      <w:r w:rsidR="00760250" w:rsidRPr="00E244CD">
        <w:rPr>
          <w:rFonts w:ascii="Times New Roman" w:eastAsia="Times New Roman" w:hAnsi="Times New Roman" w:cs="Times New Roman"/>
          <w:sz w:val="24"/>
          <w:szCs w:val="24"/>
        </w:rPr>
        <w:t xml:space="preserve">Researchers commonly </w:t>
      </w:r>
      <w:r w:rsidR="00386761" w:rsidRPr="00E244CD">
        <w:rPr>
          <w:rFonts w:ascii="Times New Roman" w:eastAsia="Times New Roman" w:hAnsi="Times New Roman" w:cs="Times New Roman"/>
          <w:sz w:val="24"/>
          <w:szCs w:val="24"/>
        </w:rPr>
        <w:t xml:space="preserve">explore </w:t>
      </w:r>
      <w:r w:rsidR="00760250" w:rsidRPr="00E244CD">
        <w:rPr>
          <w:rFonts w:ascii="Times New Roman" w:eastAsia="Times New Roman" w:hAnsi="Times New Roman" w:cs="Times New Roman"/>
          <w:sz w:val="24"/>
          <w:szCs w:val="24"/>
        </w:rPr>
        <w:t xml:space="preserve">patterns in spatiotemporal population genetic data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?","type":"article-journal","volume":"28"},"uris":["http://www.mendeley.com/documents/?uuid=06ebdefa-cee6-4920-8a7d-6c048017100c"]}],"mendeley":{"formattedCitation":"(Banks et al., 2013)","plainTextFormattedCitation":"(Banks et al., 2013)","previouslyFormattedCitation":"(Banks et al., 2013)"},"properties":{"noteIndex":0},"schema":"https://github.com/citation-style-language/schema/raw/master/csl-citation.json"}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(Banks et al., 2013)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to quantify isolation-by-distance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(Rousset, 1997; Wright, 1943)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time since population bottlenecks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(Gattepaille, Jakobsson, &amp; Blum, 2013; Maruyama &amp; Fuerstt, 1985)</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rates of migration between isolated populations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(Bezemer, Krauss, Roberts, &amp; Hopper, 2019; Buschbom, Yanbaev, &amp; Degen, 2011)</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and </w:t>
      </w:r>
      <w:r w:rsidR="004C3D58" w:rsidRPr="00E244CD">
        <w:rPr>
          <w:rFonts w:ascii="Times New Roman" w:eastAsia="Times New Roman" w:hAnsi="Times New Roman" w:cs="Times New Roman"/>
          <w:sz w:val="24"/>
          <w:szCs w:val="24"/>
        </w:rPr>
        <w:t xml:space="preserve">the </w:t>
      </w:r>
      <w:r w:rsidR="00760250" w:rsidRPr="00E244CD">
        <w:rPr>
          <w:rFonts w:ascii="Times New Roman" w:eastAsia="Times New Roman" w:hAnsi="Times New Roman" w:cs="Times New Roman"/>
          <w:sz w:val="24"/>
          <w:szCs w:val="24"/>
        </w:rPr>
        <w:t xml:space="preserve">timing and extent of outbreak expansions </w:t>
      </w:r>
      <w:commentRangeStart w:id="16"/>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(Larroque et al., 2019; Wittische, Janes, &amp; James, 2019)</w:t>
      </w:r>
      <w:r w:rsidR="00760250" w:rsidRPr="00E244CD">
        <w:rPr>
          <w:rFonts w:ascii="Times New Roman" w:eastAsia="Times New Roman" w:hAnsi="Times New Roman" w:cs="Times New Roman"/>
          <w:sz w:val="24"/>
          <w:szCs w:val="24"/>
        </w:rPr>
        <w:fldChar w:fldCharType="end"/>
      </w:r>
      <w:commentRangeEnd w:id="16"/>
      <w:r w:rsidR="00CB74D9">
        <w:rPr>
          <w:rStyle w:val="CommentReference"/>
        </w:rPr>
        <w:commentReference w:id="16"/>
      </w:r>
      <w:r w:rsidR="00AF3FEB">
        <w:rPr>
          <w:rFonts w:ascii="Times New Roman" w:eastAsia="Times New Roman" w:hAnsi="Times New Roman" w:cs="Times New Roman"/>
          <w:sz w:val="24"/>
          <w:szCs w:val="24"/>
        </w:rPr>
        <w:t>.</w:t>
      </w:r>
    </w:p>
    <w:p w14:paraId="3BE91AE9" w14:textId="5701E5B1" w:rsidR="00760250" w:rsidRPr="00E244CD" w:rsidRDefault="000E71FA"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However, new </w:t>
      </w:r>
      <w:r w:rsidR="00760250" w:rsidRPr="00E244CD">
        <w:rPr>
          <w:rFonts w:ascii="Times New Roman" w:eastAsia="Times New Roman" w:hAnsi="Times New Roman" w:cs="Times New Roman"/>
          <w:sz w:val="24"/>
          <w:szCs w:val="24"/>
        </w:rPr>
        <w:t xml:space="preserve">approaches </w:t>
      </w:r>
      <w:r w:rsidRPr="00E244CD">
        <w:rPr>
          <w:rFonts w:ascii="Times New Roman" w:eastAsia="Times New Roman" w:hAnsi="Times New Roman" w:cs="Times New Roman"/>
          <w:sz w:val="24"/>
          <w:szCs w:val="24"/>
        </w:rPr>
        <w:t>for</w:t>
      </w:r>
      <w:r w:rsidR="00760250" w:rsidRPr="00E244CD">
        <w:rPr>
          <w:rFonts w:ascii="Times New Roman" w:eastAsia="Times New Roman" w:hAnsi="Times New Roman" w:cs="Times New Roman"/>
          <w:sz w:val="24"/>
          <w:szCs w:val="24"/>
        </w:rPr>
        <w:t xml:space="preserve"> detect</w:t>
      </w:r>
      <w:r w:rsidRPr="00E244CD">
        <w:rPr>
          <w:rFonts w:ascii="Times New Roman" w:eastAsia="Times New Roman" w:hAnsi="Times New Roman" w:cs="Times New Roman"/>
          <w:sz w:val="24"/>
          <w:szCs w:val="24"/>
        </w:rPr>
        <w:t>ing</w:t>
      </w:r>
      <w:r w:rsidR="00120F86">
        <w:rPr>
          <w:rFonts w:ascii="Times New Roman" w:eastAsia="Times New Roman" w:hAnsi="Times New Roman" w:cs="Times New Roman"/>
          <w:sz w:val="24"/>
          <w:szCs w:val="24"/>
        </w:rPr>
        <w:t xml:space="preserve"> atypical</w:t>
      </w:r>
      <w:r w:rsidR="00760250"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temporal variation in genetic diversity</w:t>
      </w:r>
      <w:r w:rsidR="00760250" w:rsidRPr="00E244CD">
        <w:rPr>
          <w:rFonts w:ascii="Times New Roman" w:eastAsia="Times New Roman" w:hAnsi="Times New Roman" w:cs="Times New Roman"/>
          <w:sz w:val="24"/>
          <w:szCs w:val="24"/>
        </w:rPr>
        <w:t xml:space="preserve"> </w:t>
      </w:r>
      <w:del w:id="17" w:author="Patrick" w:date="2020-11-20T10:40:00Z">
        <w:r w:rsidRPr="00E244CD" w:rsidDel="00CB74D9">
          <w:rPr>
            <w:rFonts w:ascii="Times New Roman" w:eastAsia="Times New Roman" w:hAnsi="Times New Roman" w:cs="Times New Roman"/>
            <w:sz w:val="24"/>
            <w:szCs w:val="24"/>
          </w:rPr>
          <w:delText xml:space="preserve">must be </w:delText>
        </w:r>
      </w:del>
      <w:ins w:id="18" w:author="Patrick" w:date="2020-11-20T10:40:00Z">
        <w:r w:rsidR="00CB74D9">
          <w:rPr>
            <w:rFonts w:ascii="Times New Roman" w:eastAsia="Times New Roman" w:hAnsi="Times New Roman" w:cs="Times New Roman"/>
            <w:sz w:val="24"/>
            <w:szCs w:val="24"/>
          </w:rPr>
          <w:t xml:space="preserve">are needed </w:t>
        </w:r>
      </w:ins>
      <w:del w:id="19" w:author="Patrick" w:date="2020-11-20T10:40:00Z">
        <w:r w:rsidRPr="00E244CD" w:rsidDel="00CB74D9">
          <w:rPr>
            <w:rFonts w:ascii="Times New Roman" w:eastAsia="Times New Roman" w:hAnsi="Times New Roman" w:cs="Times New Roman"/>
            <w:sz w:val="24"/>
            <w:szCs w:val="24"/>
          </w:rPr>
          <w:delText>developed</w:delText>
        </w:r>
        <w:r w:rsidR="00760250" w:rsidRPr="00E244CD" w:rsidDel="00CB74D9">
          <w:rPr>
            <w:rFonts w:ascii="Times New Roman" w:eastAsia="Times New Roman" w:hAnsi="Times New Roman" w:cs="Times New Roman"/>
            <w:sz w:val="24"/>
            <w:szCs w:val="24"/>
          </w:rPr>
          <w:delText xml:space="preserve"> </w:delText>
        </w:r>
      </w:del>
      <w:r w:rsidR="00760250" w:rsidRPr="00E244CD">
        <w:rPr>
          <w:rFonts w:ascii="Times New Roman" w:eastAsia="Times New Roman" w:hAnsi="Times New Roman" w:cs="Times New Roman"/>
          <w:sz w:val="24"/>
          <w:szCs w:val="24"/>
        </w:rPr>
        <w:t xml:space="preserve">to further </w:t>
      </w:r>
      <w:commentRangeStart w:id="20"/>
      <w:r w:rsidR="00760250" w:rsidRPr="00E244CD">
        <w:rPr>
          <w:rFonts w:ascii="Times New Roman" w:eastAsia="Times New Roman" w:hAnsi="Times New Roman" w:cs="Times New Roman"/>
          <w:sz w:val="24"/>
          <w:szCs w:val="24"/>
        </w:rPr>
        <w:t xml:space="preserve">elucidate the processes </w:t>
      </w:r>
      <w:commentRangeEnd w:id="20"/>
      <w:r w:rsidR="00CB74D9">
        <w:rPr>
          <w:rStyle w:val="CommentReference"/>
        </w:rPr>
        <w:commentReference w:id="20"/>
      </w:r>
      <w:r w:rsidR="00760250" w:rsidRPr="00E244CD">
        <w:rPr>
          <w:rFonts w:ascii="Times New Roman" w:eastAsia="Times New Roman" w:hAnsi="Times New Roman" w:cs="Times New Roman"/>
          <w:sz w:val="24"/>
          <w:szCs w:val="24"/>
        </w:rPr>
        <w:t>that</w:t>
      </w:r>
      <w:r w:rsidR="00930E75">
        <w:rPr>
          <w:rFonts w:ascii="Times New Roman" w:eastAsia="Times New Roman" w:hAnsi="Times New Roman" w:cs="Times New Roman"/>
          <w:sz w:val="24"/>
          <w:szCs w:val="24"/>
        </w:rPr>
        <w:t xml:space="preserve"> govern demographically dynamic systems such as those found during </w:t>
      </w:r>
      <w:del w:id="21" w:author="Patrick" w:date="2020-11-20T10:40:00Z">
        <w:r w:rsidR="00760250" w:rsidRPr="00E244CD" w:rsidDel="00CB74D9">
          <w:rPr>
            <w:rFonts w:ascii="Times New Roman" w:eastAsia="Times New Roman" w:hAnsi="Times New Roman" w:cs="Times New Roman"/>
            <w:sz w:val="24"/>
            <w:szCs w:val="24"/>
          </w:rPr>
          <w:delText xml:space="preserve">insect </w:delText>
        </w:r>
      </w:del>
      <w:ins w:id="22" w:author="Patrick" w:date="2020-11-20T10:40:00Z">
        <w:r w:rsidR="00CB74D9">
          <w:rPr>
            <w:rFonts w:ascii="Times New Roman" w:eastAsia="Times New Roman" w:hAnsi="Times New Roman" w:cs="Times New Roman"/>
            <w:sz w:val="24"/>
            <w:szCs w:val="24"/>
          </w:rPr>
          <w:t xml:space="preserve">population </w:t>
        </w:r>
      </w:ins>
      <w:r w:rsidR="00760250" w:rsidRPr="00E244CD">
        <w:rPr>
          <w:rFonts w:ascii="Times New Roman" w:eastAsia="Times New Roman" w:hAnsi="Times New Roman" w:cs="Times New Roman"/>
          <w:sz w:val="24"/>
          <w:szCs w:val="24"/>
        </w:rPr>
        <w:t>outbreaks</w:t>
      </w:r>
      <w:r w:rsidR="002B7403">
        <w:rPr>
          <w:rFonts w:ascii="Times New Roman" w:eastAsia="Times New Roman" w:hAnsi="Times New Roman" w:cs="Times New Roman"/>
          <w:sz w:val="24"/>
          <w:szCs w:val="24"/>
        </w:rPr>
        <w:t xml:space="preserve"> </w:t>
      </w:r>
      <w:r w:rsidR="002B7403">
        <w:rPr>
          <w:rFonts w:ascii="Times New Roman" w:eastAsia="Times New Roman" w:hAnsi="Times New Roman" w:cs="Times New Roman"/>
          <w:sz w:val="24"/>
          <w:szCs w:val="24"/>
        </w:rPr>
        <w:fldChar w:fldCharType="begin" w:fldLock="1"/>
      </w:r>
      <w:r w:rsidR="002B7403">
        <w:rPr>
          <w:rFonts w:ascii="Times New Roman" w:eastAsia="Times New Roman" w:hAnsi="Times New Roman" w:cs="Times New Roman"/>
          <w:sz w:val="24"/>
          <w:szCs w:val="24"/>
        </w:rPr>
        <w:instrText>ADDIN CSL_CITATION {"citationItems":[{"id":"ITEM-1","itemData":{"DOI":"10.1371/journal.pntd.0005546","ISBN":"1111111111","ISSN":"19352735","PMID":"28410388","abstract":"Background: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w:instrText>
      </w:r>
      <w:r w:rsidR="002B7403" w:rsidRPr="00CB74D9">
        <w:rPr>
          <w:rFonts w:ascii="Times New Roman" w:eastAsia="Times New Roman" w:hAnsi="Times New Roman" w:cs="Times New Roman"/>
          <w:sz w:val="24"/>
          <w:szCs w:val="24"/>
          <w:lang w:val="fr-CA"/>
          <w:rPrChange w:id="23" w:author="Patrick" w:date="2020-11-20T10:40:00Z">
            <w:rPr>
              <w:rFonts w:ascii="Times New Roman" w:eastAsia="Times New Roman" w:hAnsi="Times New Roman" w:cs="Times New Roman"/>
              <w:sz w:val="24"/>
              <w:szCs w:val="24"/>
            </w:rPr>
          </w:rPrChange>
        </w:rPr>
        <w:instrText>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Indo-Pacific","type":"article-journal","volume":"11"},"uris":["http://www.mendeley.com/documents/?uuid=30ae3e6e-b311-46e0-9cf0-222efe4de308"]}],"mendeley":{"formattedCitation":"(Maynard et al., 2017)","plainTextFormattedCitation":"(Maynard et al., 2017)","previouslyFormattedCitation":"(Maynard et al., 2017)"},"properties":{"noteIndex":0},"schema":"https://github.com/citation-style-language/schema/raw/master/csl-citation.json"}</w:instrText>
      </w:r>
      <w:r w:rsidR="002B7403">
        <w:rPr>
          <w:rFonts w:ascii="Times New Roman" w:eastAsia="Times New Roman" w:hAnsi="Times New Roman" w:cs="Times New Roman"/>
          <w:sz w:val="24"/>
          <w:szCs w:val="24"/>
        </w:rPr>
        <w:fldChar w:fldCharType="separate"/>
      </w:r>
      <w:r w:rsidR="002B7403" w:rsidRPr="00CB74D9">
        <w:rPr>
          <w:rFonts w:ascii="Times New Roman" w:eastAsia="Times New Roman" w:hAnsi="Times New Roman" w:cs="Times New Roman"/>
          <w:noProof/>
          <w:sz w:val="24"/>
          <w:szCs w:val="24"/>
          <w:lang w:val="fr-CA"/>
          <w:rPrChange w:id="24" w:author="Patrick" w:date="2020-11-20T10:40:00Z">
            <w:rPr>
              <w:rFonts w:ascii="Times New Roman" w:eastAsia="Times New Roman" w:hAnsi="Times New Roman" w:cs="Times New Roman"/>
              <w:noProof/>
              <w:sz w:val="24"/>
              <w:szCs w:val="24"/>
            </w:rPr>
          </w:rPrChange>
        </w:rPr>
        <w:t>(Maynard et al., 2017)</w:t>
      </w:r>
      <w:r w:rsidR="002B7403">
        <w:rPr>
          <w:rFonts w:ascii="Times New Roman" w:eastAsia="Times New Roman" w:hAnsi="Times New Roman" w:cs="Times New Roman"/>
          <w:sz w:val="24"/>
          <w:szCs w:val="24"/>
        </w:rPr>
        <w:fldChar w:fldCharType="end"/>
      </w:r>
      <w:ins w:id="25" w:author="Patrick" w:date="2020-11-20T10:40:00Z">
        <w:r w:rsidR="00CB74D9" w:rsidRPr="00CB74D9">
          <w:rPr>
            <w:rFonts w:ascii="Times New Roman" w:eastAsia="Times New Roman" w:hAnsi="Times New Roman" w:cs="Times New Roman"/>
            <w:sz w:val="24"/>
            <w:szCs w:val="24"/>
            <w:lang w:val="fr-CA"/>
            <w:rPrChange w:id="26" w:author="Patrick" w:date="2020-11-20T10:40:00Z">
              <w:rPr>
                <w:rFonts w:ascii="Times New Roman" w:eastAsia="Times New Roman" w:hAnsi="Times New Roman" w:cs="Times New Roman"/>
                <w:sz w:val="24"/>
                <w:szCs w:val="24"/>
              </w:rPr>
            </w:rPrChange>
          </w:rPr>
          <w:t xml:space="preserve"> </w:t>
        </w:r>
        <w:r w:rsidR="00CB74D9">
          <w:rPr>
            <w:rFonts w:ascii="Times New Roman" w:eastAsia="Times New Roman" w:hAnsi="Times New Roman" w:cs="Times New Roman"/>
            <w:sz w:val="24"/>
            <w:szCs w:val="24"/>
          </w:rPr>
          <w:fldChar w:fldCharType="begin" w:fldLock="1"/>
        </w:r>
        <w:r w:rsidR="00CB74D9" w:rsidRPr="00CB74D9">
          <w:rPr>
            <w:rFonts w:ascii="Times New Roman" w:eastAsia="Times New Roman" w:hAnsi="Times New Roman" w:cs="Times New Roman"/>
            <w:sz w:val="24"/>
            <w:szCs w:val="24"/>
            <w:lang w:val="fr-CA"/>
            <w:rPrChange w:id="27" w:author="Patrick" w:date="2020-11-20T10:40:00Z">
              <w:rPr>
                <w:rFonts w:ascii="Times New Roman" w:eastAsia="Times New Roman" w:hAnsi="Times New Roman" w:cs="Times New Roman"/>
                <w:sz w:val="24"/>
                <w:szCs w:val="24"/>
              </w:rPr>
            </w:rPrChange>
          </w:rPr>
          <w:instrText>ADDIN CSL_CITATION {"citationItems":[{"id":"ITEM-1","itemData":{"DOI":"10.1038/s41579-020-0335-x","ISSN":"17401534","PMID":"32099078","abstract":"Discovering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Microbiology","id":"ITEM-1","issue":"6","issued":{"date-parts":[["2020"]]},"page":"332-343","publisher":"Springer US","title":"Chytrid fungi and global amphibian declines","type":"article-journal","volume":"18"},"uris":["http://www.mendeley.com/documents/?uuid=14c65ebc-3ee1-48bb-91a6-5332a0632fb2"]}],"mendeley":{"formattedCitation":"(Fisher &amp; Garner, 2020)","plainTextFormattedCitation":"(Fisher &amp; Garner, 2020)","previouslyFormattedCitation":"(Fisher &amp; Garner, 2020)"},"properties":{"noteIndex":0},"schema":"https://github.com/citation-style-language/schema/raw/master/csl-citation.json"}</w:instrText>
        </w:r>
        <w:r w:rsidR="00CB74D9">
          <w:rPr>
            <w:rFonts w:ascii="Times New Roman" w:eastAsia="Times New Roman" w:hAnsi="Times New Roman" w:cs="Times New Roman"/>
            <w:sz w:val="24"/>
            <w:szCs w:val="24"/>
          </w:rPr>
          <w:fldChar w:fldCharType="separate"/>
        </w:r>
        <w:r w:rsidR="00CB74D9" w:rsidRPr="00CB74D9">
          <w:rPr>
            <w:rFonts w:ascii="Times New Roman" w:eastAsia="Times New Roman" w:hAnsi="Times New Roman" w:cs="Times New Roman"/>
            <w:noProof/>
            <w:sz w:val="24"/>
            <w:szCs w:val="24"/>
            <w:lang w:val="fr-CA"/>
            <w:rPrChange w:id="28" w:author="Patrick" w:date="2020-11-20T10:40:00Z">
              <w:rPr>
                <w:rFonts w:ascii="Times New Roman" w:eastAsia="Times New Roman" w:hAnsi="Times New Roman" w:cs="Times New Roman"/>
                <w:noProof/>
                <w:sz w:val="24"/>
                <w:szCs w:val="24"/>
              </w:rPr>
            </w:rPrChange>
          </w:rPr>
          <w:t>(Fisher &amp; Garner, 2020)</w:t>
        </w:r>
        <w:r w:rsidR="00CB74D9">
          <w:rPr>
            <w:rFonts w:ascii="Times New Roman" w:eastAsia="Times New Roman" w:hAnsi="Times New Roman" w:cs="Times New Roman"/>
            <w:sz w:val="24"/>
            <w:szCs w:val="24"/>
          </w:rPr>
          <w:fldChar w:fldCharType="end"/>
        </w:r>
      </w:ins>
      <w:r w:rsidR="00407A85" w:rsidRPr="00CB74D9">
        <w:rPr>
          <w:rFonts w:ascii="Times New Roman" w:eastAsia="Times New Roman" w:hAnsi="Times New Roman" w:cs="Times New Roman"/>
          <w:sz w:val="24"/>
          <w:szCs w:val="24"/>
          <w:lang w:val="fr-CA"/>
          <w:rPrChange w:id="29" w:author="Patrick" w:date="2020-11-20T10:40:00Z">
            <w:rPr>
              <w:rFonts w:ascii="Times New Roman" w:eastAsia="Times New Roman" w:hAnsi="Times New Roman" w:cs="Times New Roman"/>
              <w:sz w:val="24"/>
              <w:szCs w:val="24"/>
            </w:rPr>
          </w:rPrChange>
        </w:rPr>
        <w:t xml:space="preserve">, </w:t>
      </w:r>
      <w:del w:id="30" w:author="Patrick" w:date="2020-11-20T10:41:00Z">
        <w:r w:rsidR="00760250" w:rsidRPr="00CB74D9" w:rsidDel="00CB74D9">
          <w:rPr>
            <w:rFonts w:ascii="Times New Roman" w:eastAsia="Times New Roman" w:hAnsi="Times New Roman" w:cs="Times New Roman"/>
            <w:sz w:val="24"/>
            <w:szCs w:val="24"/>
            <w:lang w:val="fr-CA"/>
            <w:rPrChange w:id="31" w:author="Patrick" w:date="2020-11-20T10:40:00Z">
              <w:rPr>
                <w:rFonts w:ascii="Times New Roman" w:eastAsia="Times New Roman" w:hAnsi="Times New Roman" w:cs="Times New Roman"/>
                <w:sz w:val="24"/>
                <w:szCs w:val="24"/>
              </w:rPr>
            </w:rPrChange>
          </w:rPr>
          <w:delText>includ</w:delText>
        </w:r>
        <w:r w:rsidR="00A732A2" w:rsidRPr="00CB74D9" w:rsidDel="00CB74D9">
          <w:rPr>
            <w:rFonts w:ascii="Times New Roman" w:eastAsia="Times New Roman" w:hAnsi="Times New Roman" w:cs="Times New Roman"/>
            <w:sz w:val="24"/>
            <w:szCs w:val="24"/>
            <w:lang w:val="fr-CA"/>
            <w:rPrChange w:id="32" w:author="Patrick" w:date="2020-11-20T10:40:00Z">
              <w:rPr>
                <w:rFonts w:ascii="Times New Roman" w:eastAsia="Times New Roman" w:hAnsi="Times New Roman" w:cs="Times New Roman"/>
                <w:sz w:val="24"/>
                <w:szCs w:val="24"/>
              </w:rPr>
            </w:rPrChange>
          </w:rPr>
          <w:delText>ing</w:delText>
        </w:r>
        <w:r w:rsidR="00760250" w:rsidRPr="00CB74D9" w:rsidDel="00CB74D9">
          <w:rPr>
            <w:rFonts w:ascii="Times New Roman" w:eastAsia="Times New Roman" w:hAnsi="Times New Roman" w:cs="Times New Roman"/>
            <w:sz w:val="24"/>
            <w:szCs w:val="24"/>
            <w:lang w:val="fr-CA"/>
            <w:rPrChange w:id="33" w:author="Patrick" w:date="2020-11-20T10:40:00Z">
              <w:rPr>
                <w:rFonts w:ascii="Times New Roman" w:eastAsia="Times New Roman" w:hAnsi="Times New Roman" w:cs="Times New Roman"/>
                <w:sz w:val="24"/>
                <w:szCs w:val="24"/>
              </w:rPr>
            </w:rPrChange>
          </w:rPr>
          <w:delText xml:space="preserve"> </w:delText>
        </w:r>
      </w:del>
      <w:r w:rsidR="00760250" w:rsidRPr="00CB74D9">
        <w:rPr>
          <w:rFonts w:ascii="Times New Roman" w:eastAsia="Times New Roman" w:hAnsi="Times New Roman" w:cs="Times New Roman"/>
          <w:sz w:val="24"/>
          <w:szCs w:val="24"/>
          <w:lang w:val="fr-CA"/>
          <w:rPrChange w:id="34" w:author="Patrick" w:date="2020-11-20T10:40:00Z">
            <w:rPr>
              <w:rFonts w:ascii="Times New Roman" w:eastAsia="Times New Roman" w:hAnsi="Times New Roman" w:cs="Times New Roman"/>
              <w:sz w:val="24"/>
              <w:szCs w:val="24"/>
            </w:rPr>
          </w:rPrChange>
        </w:rPr>
        <w:t xml:space="preserve">major </w:t>
      </w:r>
      <w:proofErr w:type="spellStart"/>
      <w:r w:rsidR="00760250" w:rsidRPr="00CB74D9">
        <w:rPr>
          <w:rFonts w:ascii="Times New Roman" w:eastAsia="Times New Roman" w:hAnsi="Times New Roman" w:cs="Times New Roman"/>
          <w:sz w:val="24"/>
          <w:szCs w:val="24"/>
          <w:lang w:val="fr-CA"/>
          <w:rPrChange w:id="35" w:author="Patrick" w:date="2020-11-20T10:40:00Z">
            <w:rPr>
              <w:rFonts w:ascii="Times New Roman" w:eastAsia="Times New Roman" w:hAnsi="Times New Roman" w:cs="Times New Roman"/>
              <w:sz w:val="24"/>
              <w:szCs w:val="24"/>
            </w:rPr>
          </w:rPrChange>
        </w:rPr>
        <w:t>weather</w:t>
      </w:r>
      <w:proofErr w:type="spellEnd"/>
      <w:r w:rsidR="00760250" w:rsidRPr="00CB74D9">
        <w:rPr>
          <w:rFonts w:ascii="Times New Roman" w:eastAsia="Times New Roman" w:hAnsi="Times New Roman" w:cs="Times New Roman"/>
          <w:sz w:val="24"/>
          <w:szCs w:val="24"/>
          <w:lang w:val="fr-CA"/>
          <w:rPrChange w:id="36" w:author="Patrick" w:date="2020-11-20T10:40:00Z">
            <w:rPr>
              <w:rFonts w:ascii="Times New Roman" w:eastAsia="Times New Roman" w:hAnsi="Times New Roman" w:cs="Times New Roman"/>
              <w:sz w:val="24"/>
              <w:szCs w:val="24"/>
            </w:rPr>
          </w:rPrChange>
        </w:rPr>
        <w:t xml:space="preserve"> </w:t>
      </w:r>
      <w:proofErr w:type="spellStart"/>
      <w:r w:rsidR="00760250" w:rsidRPr="00CB74D9">
        <w:rPr>
          <w:rFonts w:ascii="Times New Roman" w:eastAsia="Times New Roman" w:hAnsi="Times New Roman" w:cs="Times New Roman"/>
          <w:sz w:val="24"/>
          <w:szCs w:val="24"/>
          <w:lang w:val="fr-CA"/>
          <w:rPrChange w:id="37" w:author="Patrick" w:date="2020-11-20T10:40:00Z">
            <w:rPr>
              <w:rFonts w:ascii="Times New Roman" w:eastAsia="Times New Roman" w:hAnsi="Times New Roman" w:cs="Times New Roman"/>
              <w:sz w:val="24"/>
              <w:szCs w:val="24"/>
            </w:rPr>
          </w:rPrChange>
        </w:rPr>
        <w:t>events</w:t>
      </w:r>
      <w:proofErr w:type="spellEnd"/>
      <w:r w:rsidR="002B7403" w:rsidRPr="00CB74D9">
        <w:rPr>
          <w:rFonts w:ascii="Times New Roman" w:eastAsia="Times New Roman" w:hAnsi="Times New Roman" w:cs="Times New Roman"/>
          <w:sz w:val="24"/>
          <w:szCs w:val="24"/>
          <w:lang w:val="fr-CA"/>
          <w:rPrChange w:id="38" w:author="Patrick" w:date="2020-11-20T10:40:00Z">
            <w:rPr>
              <w:rFonts w:ascii="Times New Roman" w:eastAsia="Times New Roman" w:hAnsi="Times New Roman" w:cs="Times New Roman"/>
              <w:sz w:val="24"/>
              <w:szCs w:val="24"/>
            </w:rPr>
          </w:rPrChange>
        </w:rPr>
        <w:t xml:space="preserve"> </w:t>
      </w:r>
      <w:r w:rsidR="002B7403">
        <w:rPr>
          <w:rFonts w:ascii="Times New Roman" w:eastAsia="Times New Roman" w:hAnsi="Times New Roman" w:cs="Times New Roman"/>
          <w:sz w:val="24"/>
          <w:szCs w:val="24"/>
        </w:rPr>
        <w:fldChar w:fldCharType="begin" w:fldLock="1"/>
      </w:r>
      <w:r w:rsidR="002B7403" w:rsidRPr="00CB74D9">
        <w:rPr>
          <w:rFonts w:ascii="Times New Roman" w:eastAsia="Times New Roman" w:hAnsi="Times New Roman" w:cs="Times New Roman"/>
          <w:sz w:val="24"/>
          <w:szCs w:val="24"/>
          <w:lang w:val="fr-CA"/>
          <w:rPrChange w:id="39" w:author="Patrick" w:date="2020-11-20T10:40:00Z">
            <w:rPr>
              <w:rFonts w:ascii="Times New Roman" w:eastAsia="Times New Roman" w:hAnsi="Times New Roman" w:cs="Times New Roman"/>
              <w:sz w:val="24"/>
              <w:szCs w:val="24"/>
            </w:rPr>
          </w:rPrChange>
        </w:rPr>
        <w:instrText>ADDIN CSL_CITATION {"citationItems":[{"id":"ITEM-1","itemData":{"DOI":"10.1111/ele.12918","ISSN":"14610248","abstract":"The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Letters","id":"ITEM-1","issue":"4","issued":{"date-parts":[["2018"]]},"page":"525-535","title":"Extreme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2018)","plainTextFormattedCitation":"(Poff et al., 2018)","previouslyFormattedCitation":"(Poff et al., 2018)"},"properties":{"noteIndex":0},"schema":"https://github.com/citation-style-language/schema/raw/master/csl-citation.json"}</w:instrText>
      </w:r>
      <w:r w:rsidR="002B7403">
        <w:rPr>
          <w:rFonts w:ascii="Times New Roman" w:eastAsia="Times New Roman" w:hAnsi="Times New Roman" w:cs="Times New Roman"/>
          <w:sz w:val="24"/>
          <w:szCs w:val="24"/>
        </w:rPr>
        <w:fldChar w:fldCharType="separate"/>
      </w:r>
      <w:r w:rsidR="002B7403" w:rsidRPr="00CB74D9">
        <w:rPr>
          <w:rFonts w:ascii="Times New Roman" w:eastAsia="Times New Roman" w:hAnsi="Times New Roman" w:cs="Times New Roman"/>
          <w:noProof/>
          <w:sz w:val="24"/>
          <w:szCs w:val="24"/>
          <w:lang w:val="fr-CA"/>
          <w:rPrChange w:id="40" w:author="Patrick" w:date="2020-11-20T10:40:00Z">
            <w:rPr>
              <w:rFonts w:ascii="Times New Roman" w:eastAsia="Times New Roman" w:hAnsi="Times New Roman" w:cs="Times New Roman"/>
              <w:noProof/>
              <w:sz w:val="24"/>
              <w:szCs w:val="24"/>
            </w:rPr>
          </w:rPrChange>
        </w:rPr>
        <w:t>(Poff et al., 2018)</w:t>
      </w:r>
      <w:r w:rsidR="002B7403">
        <w:rPr>
          <w:rFonts w:ascii="Times New Roman" w:eastAsia="Times New Roman" w:hAnsi="Times New Roman" w:cs="Times New Roman"/>
          <w:sz w:val="24"/>
          <w:szCs w:val="24"/>
        </w:rPr>
        <w:fldChar w:fldCharType="end"/>
      </w:r>
      <w:r w:rsidR="00760250" w:rsidRPr="00CB74D9">
        <w:rPr>
          <w:rFonts w:ascii="Times New Roman" w:eastAsia="Times New Roman" w:hAnsi="Times New Roman" w:cs="Times New Roman"/>
          <w:sz w:val="24"/>
          <w:szCs w:val="24"/>
          <w:lang w:val="fr-CA"/>
          <w:rPrChange w:id="41" w:author="Patrick" w:date="2020-11-20T10:40:00Z">
            <w:rPr>
              <w:rFonts w:ascii="Times New Roman" w:eastAsia="Times New Roman" w:hAnsi="Times New Roman" w:cs="Times New Roman"/>
              <w:sz w:val="24"/>
              <w:szCs w:val="24"/>
            </w:rPr>
          </w:rPrChange>
        </w:rPr>
        <w:t xml:space="preserve">, </w:t>
      </w:r>
      <w:proofErr w:type="spellStart"/>
      <w:ins w:id="42" w:author="Patrick" w:date="2020-11-20T10:41:00Z">
        <w:r w:rsidR="00CB74D9">
          <w:rPr>
            <w:rFonts w:ascii="Times New Roman" w:eastAsia="Times New Roman" w:hAnsi="Times New Roman" w:cs="Times New Roman"/>
            <w:sz w:val="24"/>
            <w:szCs w:val="24"/>
            <w:lang w:val="fr-CA"/>
          </w:rPr>
          <w:t>species</w:t>
        </w:r>
        <w:proofErr w:type="spellEnd"/>
        <w:r w:rsidR="00CB74D9">
          <w:rPr>
            <w:rFonts w:ascii="Times New Roman" w:eastAsia="Times New Roman" w:hAnsi="Times New Roman" w:cs="Times New Roman"/>
            <w:sz w:val="24"/>
            <w:szCs w:val="24"/>
            <w:lang w:val="fr-CA"/>
          </w:rPr>
          <w:t xml:space="preserve"> </w:t>
        </w:r>
      </w:ins>
      <w:r w:rsidR="00760250" w:rsidRPr="00CB74D9">
        <w:rPr>
          <w:rFonts w:ascii="Times New Roman" w:eastAsia="Times New Roman" w:hAnsi="Times New Roman" w:cs="Times New Roman"/>
          <w:sz w:val="24"/>
          <w:szCs w:val="24"/>
          <w:lang w:val="fr-CA"/>
          <w:rPrChange w:id="43" w:author="Patrick" w:date="2020-11-20T10:40:00Z">
            <w:rPr>
              <w:rFonts w:ascii="Times New Roman" w:eastAsia="Times New Roman" w:hAnsi="Times New Roman" w:cs="Times New Roman"/>
              <w:sz w:val="24"/>
              <w:szCs w:val="24"/>
            </w:rPr>
          </w:rPrChange>
        </w:rPr>
        <w:t xml:space="preserve">invasions </w:t>
      </w:r>
      <w:del w:id="44" w:author="Patrick" w:date="2020-11-20T10:41:00Z">
        <w:r w:rsidR="00760250" w:rsidRPr="00CB74D9" w:rsidDel="00CB74D9">
          <w:rPr>
            <w:rFonts w:ascii="Times New Roman" w:eastAsia="Times New Roman" w:hAnsi="Times New Roman" w:cs="Times New Roman"/>
            <w:sz w:val="24"/>
            <w:szCs w:val="24"/>
            <w:lang w:val="fr-CA"/>
            <w:rPrChange w:id="45" w:author="Patrick" w:date="2020-11-20T10:40:00Z">
              <w:rPr>
                <w:rFonts w:ascii="Times New Roman" w:eastAsia="Times New Roman" w:hAnsi="Times New Roman" w:cs="Times New Roman"/>
                <w:sz w:val="24"/>
                <w:szCs w:val="24"/>
              </w:rPr>
            </w:rPrChange>
          </w:rPr>
          <w:delText>of predators or competitors</w:delText>
        </w:r>
        <w:r w:rsidR="002B7403" w:rsidRPr="00CB74D9" w:rsidDel="00CB74D9">
          <w:rPr>
            <w:rFonts w:ascii="Times New Roman" w:eastAsia="Times New Roman" w:hAnsi="Times New Roman" w:cs="Times New Roman"/>
            <w:sz w:val="24"/>
            <w:szCs w:val="24"/>
            <w:lang w:val="fr-CA"/>
            <w:rPrChange w:id="46" w:author="Patrick" w:date="2020-11-20T10:40:00Z">
              <w:rPr>
                <w:rFonts w:ascii="Times New Roman" w:eastAsia="Times New Roman" w:hAnsi="Times New Roman" w:cs="Times New Roman"/>
                <w:sz w:val="24"/>
                <w:szCs w:val="24"/>
              </w:rPr>
            </w:rPrChange>
          </w:rPr>
          <w:delText xml:space="preserve"> </w:delText>
        </w:r>
      </w:del>
      <w:r w:rsidR="002B7403">
        <w:rPr>
          <w:rFonts w:ascii="Times New Roman" w:eastAsia="Times New Roman" w:hAnsi="Times New Roman" w:cs="Times New Roman"/>
          <w:sz w:val="24"/>
          <w:szCs w:val="24"/>
        </w:rPr>
        <w:fldChar w:fldCharType="begin" w:fldLock="1"/>
      </w:r>
      <w:r w:rsidR="002B7403" w:rsidRPr="00CB74D9">
        <w:rPr>
          <w:rFonts w:ascii="Times New Roman" w:eastAsia="Times New Roman" w:hAnsi="Times New Roman" w:cs="Times New Roman"/>
          <w:sz w:val="24"/>
          <w:szCs w:val="24"/>
          <w:lang w:val="fr-CA"/>
          <w:rPrChange w:id="47" w:author="Patrick" w:date="2020-11-20T10:40:00Z">
            <w:rPr>
              <w:rFonts w:ascii="Times New Roman" w:eastAsia="Times New Roman" w:hAnsi="Times New Roman" w:cs="Times New Roman"/>
              <w:sz w:val="24"/>
              <w:szCs w:val="24"/>
            </w:rPr>
          </w:rPrChange>
        </w:rPr>
        <w:instrText>ADDIN CSL_CITATION {"citationItems":[{"id":"ITEM-1","itemData":{"DOI":"10.1890/1051-0761(2000)010[0689:BICEGC]2.0.CO;2","ISBN":"10510761","ISSN":"10510761","PMID":"10049","abstract":"Biotic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w:instrText>
      </w:r>
      <w:r w:rsidR="002B7403">
        <w:rPr>
          <w:rFonts w:ascii="Times New Roman" w:eastAsia="Times New Roman" w:hAnsi="Times New Roman" w:cs="Times New Roman"/>
          <w:sz w:val="24"/>
          <w:szCs w:val="24"/>
        </w:rPr>
        <w:instrText>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w:instrText>
      </w:r>
      <w:r w:rsidR="002B7403" w:rsidRPr="00CB74D9">
        <w:rPr>
          <w:rFonts w:ascii="Times New Roman" w:eastAsia="Times New Roman" w:hAnsi="Times New Roman" w:cs="Times New Roman"/>
          <w:sz w:val="24"/>
          <w:szCs w:val="24"/>
          <w:lang w:val="fr-CA"/>
          <w:rPrChange w:id="48" w:author="Patrick" w:date="2020-11-20T10:41:00Z">
            <w:rPr>
              <w:rFonts w:ascii="Times New Roman" w:eastAsia="Times New Roman" w:hAnsi="Times New Roman" w:cs="Times New Roman"/>
              <w:sz w:val="24"/>
              <w:szCs w:val="24"/>
            </w:rPr>
          </w:rPrChange>
        </w:rPr>
        <w:instrText>ntial invaders. (3) Eradication of an established invader is rare, and control efforts vary enormously in their efficacy. Successful control, however…","author":[{"dropping-particle":"","family":"Mack","given":"Richard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Applications","id":"ITEM-1","issue":"3","issued":{"date-parts":[["2000"]]},"page":"689-710","title":"Biotic invasions: Causes, epidemiology, global consequences, and control","type":"article-journal","volume":"10"},"uris":["http://www.mendeley.com/documents/?uuid=b313a004-bdec-4769-8e0f-22c60d52d641"]}],"mendeley":{"formattedCitation":"(Mack et al., 2000)","plainTextFormattedCitation":"(Mack et al., 2000)","previouslyFormattedCitation":"(Mack et al., 2000)"},"properties":{"noteIndex":0},"schema":"https://github.com/citation-style-language/schema/raw/master/csl-citation.json"}</w:instrText>
      </w:r>
      <w:r w:rsidR="002B7403">
        <w:rPr>
          <w:rFonts w:ascii="Times New Roman" w:eastAsia="Times New Roman" w:hAnsi="Times New Roman" w:cs="Times New Roman"/>
          <w:sz w:val="24"/>
          <w:szCs w:val="24"/>
        </w:rPr>
        <w:fldChar w:fldCharType="separate"/>
      </w:r>
      <w:r w:rsidR="002B7403" w:rsidRPr="00CB74D9">
        <w:rPr>
          <w:rFonts w:ascii="Times New Roman" w:eastAsia="Times New Roman" w:hAnsi="Times New Roman" w:cs="Times New Roman"/>
          <w:noProof/>
          <w:sz w:val="24"/>
          <w:szCs w:val="24"/>
          <w:lang w:val="fr-CA"/>
          <w:rPrChange w:id="49" w:author="Patrick" w:date="2020-11-20T10:41:00Z">
            <w:rPr>
              <w:rFonts w:ascii="Times New Roman" w:eastAsia="Times New Roman" w:hAnsi="Times New Roman" w:cs="Times New Roman"/>
              <w:noProof/>
              <w:sz w:val="24"/>
              <w:szCs w:val="24"/>
            </w:rPr>
          </w:rPrChange>
        </w:rPr>
        <w:t>(Mack et al., 2000)</w:t>
      </w:r>
      <w:r w:rsidR="002B7403">
        <w:rPr>
          <w:rFonts w:ascii="Times New Roman" w:eastAsia="Times New Roman" w:hAnsi="Times New Roman" w:cs="Times New Roman"/>
          <w:sz w:val="24"/>
          <w:szCs w:val="24"/>
        </w:rPr>
        <w:fldChar w:fldCharType="end"/>
      </w:r>
      <w:del w:id="50" w:author="Patrick" w:date="2020-11-20T10:40:00Z">
        <w:r w:rsidR="00760250" w:rsidRPr="00CB74D9" w:rsidDel="00CB74D9">
          <w:rPr>
            <w:rFonts w:ascii="Times New Roman" w:eastAsia="Times New Roman" w:hAnsi="Times New Roman" w:cs="Times New Roman"/>
            <w:sz w:val="24"/>
            <w:szCs w:val="24"/>
            <w:lang w:val="fr-CA"/>
            <w:rPrChange w:id="51" w:author="Patrick" w:date="2020-11-20T10:41:00Z">
              <w:rPr>
                <w:rFonts w:ascii="Times New Roman" w:eastAsia="Times New Roman" w:hAnsi="Times New Roman" w:cs="Times New Roman"/>
                <w:sz w:val="24"/>
                <w:szCs w:val="24"/>
              </w:rPr>
            </w:rPrChange>
          </w:rPr>
          <w:delText xml:space="preserve">, </w:delText>
        </w:r>
        <w:r w:rsidR="00A732A2" w:rsidRPr="00CB74D9" w:rsidDel="00CB74D9">
          <w:rPr>
            <w:rFonts w:ascii="Times New Roman" w:eastAsia="Times New Roman" w:hAnsi="Times New Roman" w:cs="Times New Roman"/>
            <w:sz w:val="24"/>
            <w:szCs w:val="24"/>
            <w:lang w:val="fr-CA"/>
            <w:rPrChange w:id="52" w:author="Patrick" w:date="2020-11-20T10:41:00Z">
              <w:rPr>
                <w:rFonts w:ascii="Times New Roman" w:eastAsia="Times New Roman" w:hAnsi="Times New Roman" w:cs="Times New Roman"/>
                <w:sz w:val="24"/>
                <w:szCs w:val="24"/>
              </w:rPr>
            </w:rPrChange>
          </w:rPr>
          <w:delText xml:space="preserve">disease </w:delText>
        </w:r>
        <w:r w:rsidR="00760250" w:rsidRPr="00CB74D9" w:rsidDel="00CB74D9">
          <w:rPr>
            <w:rFonts w:ascii="Times New Roman" w:eastAsia="Times New Roman" w:hAnsi="Times New Roman" w:cs="Times New Roman"/>
            <w:sz w:val="24"/>
            <w:szCs w:val="24"/>
            <w:lang w:val="fr-CA"/>
            <w:rPrChange w:id="53" w:author="Patrick" w:date="2020-11-20T10:41:00Z">
              <w:rPr>
                <w:rFonts w:ascii="Times New Roman" w:eastAsia="Times New Roman" w:hAnsi="Times New Roman" w:cs="Times New Roman"/>
                <w:sz w:val="24"/>
                <w:szCs w:val="24"/>
              </w:rPr>
            </w:rPrChange>
          </w:rPr>
          <w:delText>outbreaks</w:delText>
        </w:r>
        <w:r w:rsidR="002B7403" w:rsidRPr="00CB74D9" w:rsidDel="00CB74D9">
          <w:rPr>
            <w:rFonts w:ascii="Times New Roman" w:eastAsia="Times New Roman" w:hAnsi="Times New Roman" w:cs="Times New Roman"/>
            <w:sz w:val="24"/>
            <w:szCs w:val="24"/>
            <w:lang w:val="fr-CA"/>
            <w:rPrChange w:id="54" w:author="Patrick" w:date="2020-11-20T10:41:00Z">
              <w:rPr>
                <w:rFonts w:ascii="Times New Roman" w:eastAsia="Times New Roman" w:hAnsi="Times New Roman" w:cs="Times New Roman"/>
                <w:sz w:val="24"/>
                <w:szCs w:val="24"/>
              </w:rPr>
            </w:rPrChange>
          </w:rPr>
          <w:delText xml:space="preserve"> </w:delText>
        </w:r>
        <w:r w:rsidR="002B7403" w:rsidDel="00CB74D9">
          <w:rPr>
            <w:rFonts w:ascii="Times New Roman" w:eastAsia="Times New Roman" w:hAnsi="Times New Roman" w:cs="Times New Roman"/>
            <w:sz w:val="24"/>
            <w:szCs w:val="24"/>
          </w:rPr>
          <w:fldChar w:fldCharType="begin" w:fldLock="1"/>
        </w:r>
        <w:r w:rsidR="002B7403" w:rsidRPr="00CB74D9" w:rsidDel="00CB74D9">
          <w:rPr>
            <w:rFonts w:ascii="Times New Roman" w:eastAsia="Times New Roman" w:hAnsi="Times New Roman" w:cs="Times New Roman"/>
            <w:sz w:val="24"/>
            <w:szCs w:val="24"/>
            <w:lang w:val="fr-CA"/>
            <w:rPrChange w:id="55" w:author="Patrick" w:date="2020-11-20T10:41:00Z">
              <w:rPr>
                <w:rFonts w:ascii="Times New Roman" w:eastAsia="Times New Roman" w:hAnsi="Times New Roman" w:cs="Times New Roman"/>
                <w:sz w:val="24"/>
                <w:szCs w:val="24"/>
              </w:rPr>
            </w:rPrChange>
          </w:rPr>
          <w:delInstrText>ADDIN CSL_CITATION {"citationItems":[{"id":"ITEM-1","itemData":{"DOI":"10.1038/s41579-020-0335-x","ISSN":"17401534","PMID":"32099078","abstract":"Discovering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Microbiology","id":"ITEM-1","issue":"6","issued":{"date-parts":[["2020"]]},"page":"332-343","publisher":"Springer US","title":"Chytrid fungi and global amphibian declines","type":"article-journal","volume":"18"},"uris":["http://www.mendeley.com/documents/?uuid=14c65ebc-3ee1-48bb-91a6-5332a0632fb2"]}],"mendeley":{"formattedCitation":"(Fisher &amp; Garner, 2020)","plainTextFormattedCitation":"(Fisher &amp; Garner, 2020)","previouslyFormattedCitation":"(Fisher &amp; Garner, 2020)"},"properties":{"noteIndex":0},"schema":"https://github.com/citation-style-language/schema/raw/master/csl-citation.json"}</w:delInstrText>
        </w:r>
        <w:r w:rsidR="002B7403" w:rsidDel="00CB74D9">
          <w:rPr>
            <w:rFonts w:ascii="Times New Roman" w:eastAsia="Times New Roman" w:hAnsi="Times New Roman" w:cs="Times New Roman"/>
            <w:sz w:val="24"/>
            <w:szCs w:val="24"/>
          </w:rPr>
          <w:fldChar w:fldCharType="separate"/>
        </w:r>
        <w:r w:rsidR="002B7403" w:rsidRPr="00CB74D9" w:rsidDel="00CB74D9">
          <w:rPr>
            <w:rFonts w:ascii="Times New Roman" w:eastAsia="Times New Roman" w:hAnsi="Times New Roman" w:cs="Times New Roman"/>
            <w:noProof/>
            <w:sz w:val="24"/>
            <w:szCs w:val="24"/>
            <w:lang w:val="fr-CA"/>
            <w:rPrChange w:id="56" w:author="Patrick" w:date="2020-11-20T10:41:00Z">
              <w:rPr>
                <w:rFonts w:ascii="Times New Roman" w:eastAsia="Times New Roman" w:hAnsi="Times New Roman" w:cs="Times New Roman"/>
                <w:noProof/>
                <w:sz w:val="24"/>
                <w:szCs w:val="24"/>
              </w:rPr>
            </w:rPrChange>
          </w:rPr>
          <w:delText>(Fisher &amp; Garner, 2020)</w:delText>
        </w:r>
        <w:r w:rsidR="002B7403" w:rsidDel="00CB74D9">
          <w:rPr>
            <w:rFonts w:ascii="Times New Roman" w:eastAsia="Times New Roman" w:hAnsi="Times New Roman" w:cs="Times New Roman"/>
            <w:sz w:val="24"/>
            <w:szCs w:val="24"/>
          </w:rPr>
          <w:fldChar w:fldCharType="end"/>
        </w:r>
      </w:del>
      <w:r w:rsidR="00A732A2" w:rsidRPr="00CB74D9">
        <w:rPr>
          <w:rFonts w:ascii="Times New Roman" w:eastAsia="Times New Roman" w:hAnsi="Times New Roman" w:cs="Times New Roman"/>
          <w:sz w:val="24"/>
          <w:szCs w:val="24"/>
          <w:lang w:val="fr-CA"/>
          <w:rPrChange w:id="57" w:author="Patrick" w:date="2020-11-20T10:41:00Z">
            <w:rPr>
              <w:rFonts w:ascii="Times New Roman" w:eastAsia="Times New Roman" w:hAnsi="Times New Roman" w:cs="Times New Roman"/>
              <w:sz w:val="24"/>
              <w:szCs w:val="24"/>
            </w:rPr>
          </w:rPrChange>
        </w:rPr>
        <w:t>,</w:t>
      </w:r>
      <w:r w:rsidR="00760250" w:rsidRPr="00CB74D9">
        <w:rPr>
          <w:rFonts w:ascii="Times New Roman" w:eastAsia="Times New Roman" w:hAnsi="Times New Roman" w:cs="Times New Roman"/>
          <w:sz w:val="24"/>
          <w:szCs w:val="24"/>
          <w:lang w:val="fr-CA"/>
          <w:rPrChange w:id="58" w:author="Patrick" w:date="2020-11-20T10:41:00Z">
            <w:rPr>
              <w:rFonts w:ascii="Times New Roman" w:eastAsia="Times New Roman" w:hAnsi="Times New Roman" w:cs="Times New Roman"/>
              <w:sz w:val="24"/>
              <w:szCs w:val="24"/>
            </w:rPr>
          </w:rPrChange>
        </w:rPr>
        <w:t xml:space="preserve"> </w:t>
      </w:r>
      <w:r w:rsidR="00A732A2" w:rsidRPr="00CB74D9">
        <w:rPr>
          <w:rFonts w:ascii="Times New Roman" w:eastAsia="Times New Roman" w:hAnsi="Times New Roman" w:cs="Times New Roman"/>
          <w:sz w:val="24"/>
          <w:szCs w:val="24"/>
          <w:lang w:val="fr-CA"/>
          <w:rPrChange w:id="59" w:author="Patrick" w:date="2020-11-20T10:41:00Z">
            <w:rPr>
              <w:rFonts w:ascii="Times New Roman" w:eastAsia="Times New Roman" w:hAnsi="Times New Roman" w:cs="Times New Roman"/>
              <w:sz w:val="24"/>
              <w:szCs w:val="24"/>
            </w:rPr>
          </w:rPrChange>
        </w:rPr>
        <w:t xml:space="preserve">or </w:t>
      </w:r>
      <w:proofErr w:type="spellStart"/>
      <w:r w:rsidR="00A732A2" w:rsidRPr="00CB74D9">
        <w:rPr>
          <w:rFonts w:ascii="Times New Roman" w:eastAsia="Times New Roman" w:hAnsi="Times New Roman" w:cs="Times New Roman"/>
          <w:sz w:val="24"/>
          <w:szCs w:val="24"/>
          <w:lang w:val="fr-CA"/>
          <w:rPrChange w:id="60" w:author="Patrick" w:date="2020-11-20T10:41:00Z">
            <w:rPr>
              <w:rFonts w:ascii="Times New Roman" w:eastAsia="Times New Roman" w:hAnsi="Times New Roman" w:cs="Times New Roman"/>
              <w:sz w:val="24"/>
              <w:szCs w:val="24"/>
            </w:rPr>
          </w:rPrChange>
        </w:rPr>
        <w:t>other</w:t>
      </w:r>
      <w:proofErr w:type="spellEnd"/>
      <w:r w:rsidR="00A732A2" w:rsidRPr="00CB74D9">
        <w:rPr>
          <w:rFonts w:ascii="Times New Roman" w:eastAsia="Times New Roman" w:hAnsi="Times New Roman" w:cs="Times New Roman"/>
          <w:sz w:val="24"/>
          <w:szCs w:val="24"/>
          <w:lang w:val="fr-CA"/>
          <w:rPrChange w:id="61" w:author="Patrick" w:date="2020-11-20T10:41:00Z">
            <w:rPr>
              <w:rFonts w:ascii="Times New Roman" w:eastAsia="Times New Roman" w:hAnsi="Times New Roman" w:cs="Times New Roman"/>
              <w:sz w:val="24"/>
              <w:szCs w:val="24"/>
            </w:rPr>
          </w:rPrChange>
        </w:rPr>
        <w:t xml:space="preserve"> </w:t>
      </w:r>
      <w:proofErr w:type="spellStart"/>
      <w:r w:rsidR="00A732A2" w:rsidRPr="00CB74D9">
        <w:rPr>
          <w:rFonts w:ascii="Times New Roman" w:eastAsia="Times New Roman" w:hAnsi="Times New Roman" w:cs="Times New Roman"/>
          <w:sz w:val="24"/>
          <w:szCs w:val="24"/>
          <w:lang w:val="fr-CA"/>
          <w:rPrChange w:id="62" w:author="Patrick" w:date="2020-11-20T10:41:00Z">
            <w:rPr>
              <w:rFonts w:ascii="Times New Roman" w:eastAsia="Times New Roman" w:hAnsi="Times New Roman" w:cs="Times New Roman"/>
              <w:sz w:val="24"/>
              <w:szCs w:val="24"/>
            </w:rPr>
          </w:rPrChange>
        </w:rPr>
        <w:t>disturbances</w:t>
      </w:r>
      <w:proofErr w:type="spellEnd"/>
      <w:r w:rsidR="00A732A2" w:rsidRPr="00CB74D9">
        <w:rPr>
          <w:rFonts w:ascii="Times New Roman" w:eastAsia="Times New Roman" w:hAnsi="Times New Roman" w:cs="Times New Roman"/>
          <w:sz w:val="24"/>
          <w:szCs w:val="24"/>
          <w:lang w:val="fr-CA"/>
          <w:rPrChange w:id="63" w:author="Patrick" w:date="2020-11-20T10:41:00Z">
            <w:rPr>
              <w:rFonts w:ascii="Times New Roman" w:eastAsia="Times New Roman" w:hAnsi="Times New Roman" w:cs="Times New Roman"/>
              <w:sz w:val="24"/>
              <w:szCs w:val="24"/>
            </w:rPr>
          </w:rPrChange>
        </w:rPr>
        <w:t xml:space="preserve"> </w:t>
      </w:r>
      <w:proofErr w:type="spellStart"/>
      <w:r w:rsidR="00A732A2" w:rsidRPr="00CB74D9">
        <w:rPr>
          <w:rFonts w:ascii="Times New Roman" w:eastAsia="Times New Roman" w:hAnsi="Times New Roman" w:cs="Times New Roman"/>
          <w:sz w:val="24"/>
          <w:szCs w:val="24"/>
          <w:lang w:val="fr-CA"/>
          <w:rPrChange w:id="64" w:author="Patrick" w:date="2020-11-20T10:41:00Z">
            <w:rPr>
              <w:rFonts w:ascii="Times New Roman" w:eastAsia="Times New Roman" w:hAnsi="Times New Roman" w:cs="Times New Roman"/>
              <w:sz w:val="24"/>
              <w:szCs w:val="24"/>
            </w:rPr>
          </w:rPrChange>
        </w:rPr>
        <w:t>such</w:t>
      </w:r>
      <w:proofErr w:type="spellEnd"/>
      <w:r w:rsidR="00A732A2" w:rsidRPr="00CB74D9">
        <w:rPr>
          <w:rFonts w:ascii="Times New Roman" w:eastAsia="Times New Roman" w:hAnsi="Times New Roman" w:cs="Times New Roman"/>
          <w:sz w:val="24"/>
          <w:szCs w:val="24"/>
          <w:lang w:val="fr-CA"/>
          <w:rPrChange w:id="65" w:author="Patrick" w:date="2020-11-20T10:41:00Z">
            <w:rPr>
              <w:rFonts w:ascii="Times New Roman" w:eastAsia="Times New Roman" w:hAnsi="Times New Roman" w:cs="Times New Roman"/>
              <w:sz w:val="24"/>
              <w:szCs w:val="24"/>
            </w:rPr>
          </w:rPrChange>
        </w:rPr>
        <w:t xml:space="preserve"> as a </w:t>
      </w:r>
      <w:proofErr w:type="spellStart"/>
      <w:r w:rsidR="00A732A2" w:rsidRPr="00CB74D9">
        <w:rPr>
          <w:rFonts w:ascii="Times New Roman" w:eastAsia="Times New Roman" w:hAnsi="Times New Roman" w:cs="Times New Roman"/>
          <w:sz w:val="24"/>
          <w:szCs w:val="24"/>
          <w:lang w:val="fr-CA"/>
          <w:rPrChange w:id="66" w:author="Patrick" w:date="2020-11-20T10:41:00Z">
            <w:rPr>
              <w:rFonts w:ascii="Times New Roman" w:eastAsia="Times New Roman" w:hAnsi="Times New Roman" w:cs="Times New Roman"/>
              <w:sz w:val="24"/>
              <w:szCs w:val="24"/>
            </w:rPr>
          </w:rPrChange>
        </w:rPr>
        <w:t>wildfire</w:t>
      </w:r>
      <w:proofErr w:type="spellEnd"/>
      <w:r w:rsidR="00A732A2" w:rsidRPr="00CB74D9">
        <w:rPr>
          <w:rFonts w:ascii="Times New Roman" w:eastAsia="Times New Roman" w:hAnsi="Times New Roman" w:cs="Times New Roman"/>
          <w:sz w:val="24"/>
          <w:szCs w:val="24"/>
          <w:lang w:val="fr-CA"/>
          <w:rPrChange w:id="67" w:author="Patrick" w:date="2020-11-20T10:41:00Z">
            <w:rPr>
              <w:rFonts w:ascii="Times New Roman" w:eastAsia="Times New Roman" w:hAnsi="Times New Roman" w:cs="Times New Roman"/>
              <w:sz w:val="24"/>
              <w:szCs w:val="24"/>
            </w:rPr>
          </w:rPrChange>
        </w:rPr>
        <w:t xml:space="preserve"> </w:t>
      </w:r>
      <w:r w:rsidR="00760250" w:rsidRPr="00E244CD">
        <w:rPr>
          <w:rFonts w:ascii="Times New Roman" w:eastAsia="Times New Roman" w:hAnsi="Times New Roman" w:cs="Times New Roman"/>
          <w:sz w:val="24"/>
          <w:szCs w:val="24"/>
        </w:rPr>
        <w:fldChar w:fldCharType="begin" w:fldLock="1"/>
      </w:r>
      <w:r w:rsidR="002B7403" w:rsidRPr="00CB74D9">
        <w:rPr>
          <w:rFonts w:ascii="Times New Roman" w:eastAsia="Times New Roman" w:hAnsi="Times New Roman" w:cs="Times New Roman"/>
          <w:sz w:val="24"/>
          <w:szCs w:val="24"/>
          <w:lang w:val="fr-CA"/>
          <w:rPrChange w:id="68" w:author="Patrick" w:date="2020-11-20T10:41:00Z">
            <w:rPr>
              <w:rFonts w:ascii="Times New Roman" w:eastAsia="Times New Roman" w:hAnsi="Times New Roman" w:cs="Times New Roman"/>
              <w:sz w:val="24"/>
              <w:szCs w:val="24"/>
            </w:rPr>
          </w:rPrChange>
        </w:rPr>
        <w:instrText xml:space="preserve">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w:instrText>
      </w:r>
      <w:r w:rsidR="002B7403">
        <w:rPr>
          <w:rFonts w:ascii="Times New Roman" w:eastAsia="Times New Roman" w:hAnsi="Times New Roman" w:cs="Times New Roman"/>
          <w:sz w:val="24"/>
          <w:szCs w:val="24"/>
        </w:rPr>
        <w:instrText>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polatzeki)","type":"article-journal","volume":"13"},"uris":["http://www.mendeley.com/documents/?uuid=ef6e48b8-f511-4ced-a661-d23ecc4c8f8b"]}],"mendeley":{"formattedCitation":"(Suárez et al., 2012)","plainTextFormattedCitation":"(Suárez et al., 2012)","previouslyFormattedCitation":"(Maynard et al., 2017; Poff et al., 2018; Suárez et al., 2012)"},"properties":{"noteIndex":0},"schema":"https://github.com/citation-style-language/schema/raw/master/csl-citation.json"}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2B7403" w:rsidRPr="00661D0F">
        <w:rPr>
          <w:rFonts w:ascii="Times New Roman" w:eastAsia="Times New Roman" w:hAnsi="Times New Roman" w:cs="Times New Roman"/>
          <w:noProof/>
          <w:sz w:val="24"/>
          <w:szCs w:val="24"/>
        </w:rPr>
        <w:t>(Suárez et al., 2012)</w:t>
      </w:r>
      <w:r w:rsidR="00760250" w:rsidRPr="00E244CD">
        <w:rPr>
          <w:rFonts w:ascii="Times New Roman" w:eastAsia="Times New Roman" w:hAnsi="Times New Roman" w:cs="Times New Roman"/>
          <w:sz w:val="24"/>
          <w:szCs w:val="24"/>
        </w:rPr>
        <w:fldChar w:fldCharType="end"/>
      </w:r>
      <w:r w:rsidR="00760250" w:rsidRPr="00661D0F">
        <w:rPr>
          <w:rFonts w:ascii="Times New Roman" w:eastAsia="Times New Roman" w:hAnsi="Times New Roman" w:cs="Times New Roman"/>
          <w:sz w:val="24"/>
          <w:szCs w:val="24"/>
        </w:rPr>
        <w:t xml:space="preserve">. </w:t>
      </w:r>
      <w:ins w:id="69" w:author="Patrick" w:date="2020-11-20T10:42:00Z">
        <w:r w:rsidR="00CB74D9">
          <w:rPr>
            <w:rFonts w:ascii="Times New Roman" w:eastAsia="Times New Roman" w:hAnsi="Times New Roman" w:cs="Times New Roman"/>
            <w:sz w:val="24"/>
            <w:szCs w:val="24"/>
          </w:rPr>
          <w:t xml:space="preserve">Temporal genetic </w:t>
        </w:r>
      </w:ins>
      <w:del w:id="70" w:author="Patrick" w:date="2020-11-20T10:42:00Z">
        <w:r w:rsidR="00A732A2" w:rsidRPr="00E244CD" w:rsidDel="00CB74D9">
          <w:rPr>
            <w:rFonts w:ascii="Times New Roman" w:eastAsia="Times New Roman" w:hAnsi="Times New Roman" w:cs="Times New Roman"/>
            <w:sz w:val="24"/>
            <w:szCs w:val="24"/>
          </w:rPr>
          <w:delText>These</w:delText>
        </w:r>
        <w:r w:rsidR="00760250" w:rsidRPr="00E244CD" w:rsidDel="00CB74D9">
          <w:rPr>
            <w:rFonts w:ascii="Times New Roman" w:eastAsia="Times New Roman" w:hAnsi="Times New Roman" w:cs="Times New Roman"/>
            <w:sz w:val="24"/>
            <w:szCs w:val="24"/>
          </w:rPr>
          <w:delText xml:space="preserve"> </w:delText>
        </w:r>
      </w:del>
      <w:r w:rsidR="00760250" w:rsidRPr="00E244CD">
        <w:rPr>
          <w:rFonts w:ascii="Times New Roman" w:eastAsia="Times New Roman" w:hAnsi="Times New Roman" w:cs="Times New Roman"/>
          <w:sz w:val="24"/>
          <w:szCs w:val="24"/>
        </w:rPr>
        <w:t xml:space="preserve">analyses could </w:t>
      </w:r>
      <w:r w:rsidR="00A732A2" w:rsidRPr="00E244CD">
        <w:rPr>
          <w:rFonts w:ascii="Times New Roman" w:eastAsia="Times New Roman" w:hAnsi="Times New Roman" w:cs="Times New Roman"/>
          <w:sz w:val="24"/>
          <w:szCs w:val="24"/>
        </w:rPr>
        <w:t xml:space="preserve">similarly </w:t>
      </w:r>
      <w:r w:rsidR="00760250" w:rsidRPr="00E244CD">
        <w:rPr>
          <w:rFonts w:ascii="Times New Roman" w:eastAsia="Times New Roman" w:hAnsi="Times New Roman" w:cs="Times New Roman"/>
          <w:sz w:val="24"/>
          <w:szCs w:val="24"/>
        </w:rPr>
        <w:t>identify which</w:t>
      </w:r>
      <w:r w:rsidR="00386761" w:rsidRPr="00E244CD">
        <w:rPr>
          <w:rFonts w:ascii="Times New Roman" w:eastAsia="Times New Roman" w:hAnsi="Times New Roman" w:cs="Times New Roman"/>
          <w:sz w:val="24"/>
          <w:szCs w:val="24"/>
        </w:rPr>
        <w:t xml:space="preserve"> populations</w:t>
      </w:r>
      <w:r w:rsidR="00A732A2" w:rsidRPr="00E244CD">
        <w:rPr>
          <w:rFonts w:ascii="Times New Roman" w:eastAsia="Times New Roman" w:hAnsi="Times New Roman" w:cs="Times New Roman"/>
          <w:sz w:val="24"/>
          <w:szCs w:val="24"/>
        </w:rPr>
        <w:t>,</w:t>
      </w:r>
      <w:r w:rsidR="00386761"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among a set of previously sampled populations</w:t>
      </w:r>
      <w:r w:rsidR="00A732A2"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received migrants from a long-distance dispersal event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(Apodaca, Trexler, Jue, Schrader, &amp; Travis, 2013)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Because temporal genetic variation reflects the evolutionary potential of a population and the probability of its persistence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(Aeschbacher, Selby, Willis, &amp; Coop, 2016; Bolnick &amp; Nosil, 2007; Kremer et al., 2012)</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relating </w:t>
      </w:r>
      <w:r w:rsidR="00386761" w:rsidRPr="00E244CD">
        <w:rPr>
          <w:rFonts w:ascii="Times New Roman" w:eastAsia="Times New Roman" w:hAnsi="Times New Roman" w:cs="Times New Roman"/>
          <w:sz w:val="24"/>
          <w:szCs w:val="24"/>
        </w:rPr>
        <w:t xml:space="preserve">temporal genetic variation </w:t>
      </w:r>
      <w:r w:rsidR="00760250" w:rsidRPr="00E244CD">
        <w:rPr>
          <w:rFonts w:ascii="Times New Roman" w:eastAsia="Times New Roman" w:hAnsi="Times New Roman" w:cs="Times New Roman"/>
          <w:sz w:val="24"/>
          <w:szCs w:val="24"/>
        </w:rPr>
        <w:t xml:space="preserve">to landscape change can </w:t>
      </w:r>
      <w:r w:rsidR="00386761" w:rsidRPr="00E244CD">
        <w:rPr>
          <w:rFonts w:ascii="Times New Roman" w:eastAsia="Times New Roman" w:hAnsi="Times New Roman" w:cs="Times New Roman"/>
          <w:sz w:val="24"/>
          <w:szCs w:val="24"/>
        </w:rPr>
        <w:t>provide</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lastRenderedPageBreak/>
        <w:t xml:space="preserve">important insights about the eco-evolutionary dynamics of a species and be used to inform conservation strategies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(e.g.</w:t>
      </w:r>
      <w:ins w:id="71" w:author="Patrick" w:date="2020-11-20T10:42:00Z">
        <w:r w:rsidR="00CB74D9">
          <w:rPr>
            <w:rFonts w:ascii="Times New Roman" w:eastAsia="Times New Roman" w:hAnsi="Times New Roman" w:cs="Times New Roman"/>
            <w:noProof/>
            <w:sz w:val="24"/>
            <w:szCs w:val="24"/>
          </w:rPr>
          <w:t>,</w:t>
        </w:r>
      </w:ins>
      <w:r w:rsidR="00760250" w:rsidRPr="00E244CD">
        <w:rPr>
          <w:rFonts w:ascii="Times New Roman" w:eastAsia="Times New Roman" w:hAnsi="Times New Roman" w:cs="Times New Roman"/>
          <w:noProof/>
          <w:sz w:val="24"/>
          <w:szCs w:val="24"/>
        </w:rPr>
        <w:t xml:space="preserve"> Landguth, Holden, Mahalovich, &amp; Cushman, 2017)</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p>
    <w:p w14:paraId="1A8A8851" w14:textId="65E9C229" w:rsidR="00A732A2" w:rsidRPr="00E244CD" w:rsidRDefault="00760250" w:rsidP="00182E94">
      <w:pPr>
        <w:spacing w:after="240" w:line="276" w:lineRule="auto"/>
        <w:rPr>
          <w:rFonts w:ascii="Times New Roman" w:hAnsi="Times New Roman" w:cs="Times New Roman"/>
          <w:sz w:val="24"/>
          <w:szCs w:val="24"/>
        </w:rPr>
      </w:pPr>
      <w:r w:rsidRPr="00E244CD">
        <w:rPr>
          <w:rFonts w:ascii="Times New Roman" w:hAnsi="Times New Roman" w:cs="Times New Roman"/>
          <w:sz w:val="24"/>
          <w:szCs w:val="24"/>
        </w:rPr>
        <w:t xml:space="preserve">There are </w:t>
      </w:r>
      <w:r w:rsidR="00386761" w:rsidRPr="00E244CD">
        <w:rPr>
          <w:rFonts w:ascii="Times New Roman" w:hAnsi="Times New Roman" w:cs="Times New Roman"/>
          <w:sz w:val="24"/>
          <w:szCs w:val="24"/>
        </w:rPr>
        <w:t xml:space="preserve">currently </w:t>
      </w:r>
      <w:r w:rsidRPr="00E244CD">
        <w:rPr>
          <w:rFonts w:ascii="Times New Roman" w:hAnsi="Times New Roman" w:cs="Times New Roman"/>
          <w:sz w:val="24"/>
          <w:szCs w:val="24"/>
        </w:rPr>
        <w:t xml:space="preserve">two </w:t>
      </w:r>
      <w:r w:rsidR="00386761" w:rsidRPr="00E244CD">
        <w:rPr>
          <w:rFonts w:ascii="Times New Roman" w:hAnsi="Times New Roman" w:cs="Times New Roman"/>
          <w:sz w:val="24"/>
          <w:szCs w:val="24"/>
        </w:rPr>
        <w:t>general</w:t>
      </w:r>
      <w:r w:rsidRPr="00E244CD">
        <w:rPr>
          <w:rFonts w:ascii="Times New Roman" w:hAnsi="Times New Roman" w:cs="Times New Roman"/>
          <w:sz w:val="24"/>
          <w:szCs w:val="24"/>
        </w:rPr>
        <w:t xml:space="preserve"> approaches </w:t>
      </w:r>
      <w:r w:rsidR="00386761" w:rsidRPr="00E244CD">
        <w:rPr>
          <w:rFonts w:ascii="Times New Roman" w:hAnsi="Times New Roman" w:cs="Times New Roman"/>
          <w:sz w:val="24"/>
          <w:szCs w:val="24"/>
        </w:rPr>
        <w:t>f</w:t>
      </w:r>
      <w:r w:rsidRPr="00E244CD">
        <w:rPr>
          <w:rFonts w:ascii="Times New Roman" w:hAnsi="Times New Roman" w:cs="Times New Roman"/>
          <w:sz w:val="24"/>
          <w:szCs w:val="24"/>
        </w:rPr>
        <w:t>o</w:t>
      </w:r>
      <w:r w:rsidR="00386761" w:rsidRPr="00E244CD">
        <w:rPr>
          <w:rFonts w:ascii="Times New Roman" w:hAnsi="Times New Roman" w:cs="Times New Roman"/>
          <w:sz w:val="24"/>
          <w:szCs w:val="24"/>
        </w:rPr>
        <w:t>r</w:t>
      </w:r>
      <w:r w:rsidRPr="00E244CD">
        <w:rPr>
          <w:rFonts w:ascii="Times New Roman" w:hAnsi="Times New Roman" w:cs="Times New Roman"/>
          <w:sz w:val="24"/>
          <w:szCs w:val="24"/>
        </w:rPr>
        <w:t xml:space="preserve"> </w:t>
      </w:r>
      <w:r w:rsidR="00386761" w:rsidRPr="00E244CD">
        <w:rPr>
          <w:rFonts w:ascii="Times New Roman" w:hAnsi="Times New Roman" w:cs="Times New Roman"/>
          <w:sz w:val="24"/>
          <w:szCs w:val="24"/>
        </w:rPr>
        <w:t xml:space="preserve">investigating </w:t>
      </w:r>
      <w:r w:rsidRPr="00E244CD">
        <w:rPr>
          <w:rFonts w:ascii="Times New Roman" w:hAnsi="Times New Roman" w:cs="Times New Roman"/>
          <w:sz w:val="24"/>
          <w:szCs w:val="24"/>
        </w:rPr>
        <w:t xml:space="preserve">temporal genetic variation. The first </w:t>
      </w:r>
      <w:r w:rsidR="00A22F69" w:rsidRPr="00E244CD">
        <w:rPr>
          <w:rFonts w:ascii="Times New Roman" w:hAnsi="Times New Roman" w:cs="Times New Roman"/>
          <w:sz w:val="24"/>
          <w:szCs w:val="24"/>
        </w:rPr>
        <w:t xml:space="preserve">suite </w:t>
      </w:r>
      <w:r w:rsidRPr="00E244CD">
        <w:rPr>
          <w:rFonts w:ascii="Times New Roman" w:hAnsi="Times New Roman" w:cs="Times New Roman"/>
          <w:sz w:val="24"/>
          <w:szCs w:val="24"/>
        </w:rPr>
        <w:t xml:space="preserve">of approaches </w:t>
      </w:r>
      <w:r w:rsidR="00A22F69" w:rsidRPr="00E244CD">
        <w:rPr>
          <w:rFonts w:ascii="Times New Roman" w:hAnsi="Times New Roman" w:cs="Times New Roman"/>
          <w:sz w:val="24"/>
          <w:szCs w:val="24"/>
        </w:rPr>
        <w:t>use</w:t>
      </w:r>
      <w:r w:rsidR="00321C72">
        <w:rPr>
          <w:rFonts w:ascii="Times New Roman" w:hAnsi="Times New Roman" w:cs="Times New Roman"/>
          <w:sz w:val="24"/>
          <w:szCs w:val="24"/>
        </w:rPr>
        <w:t>s</w:t>
      </w:r>
      <w:r w:rsidR="00A22F69" w:rsidRPr="00E244CD">
        <w:rPr>
          <w:rFonts w:ascii="Times New Roman" w:hAnsi="Times New Roman" w:cs="Times New Roman"/>
          <w:sz w:val="24"/>
          <w:szCs w:val="24"/>
        </w:rPr>
        <w:t xml:space="preserve"> </w:t>
      </w:r>
      <w:del w:id="72" w:author="Patrick" w:date="2020-11-20T10:43:00Z">
        <w:r w:rsidR="00A22F69" w:rsidRPr="00E244CD" w:rsidDel="00CB74D9">
          <w:rPr>
            <w:rFonts w:ascii="Times New Roman" w:hAnsi="Times New Roman" w:cs="Times New Roman"/>
            <w:sz w:val="24"/>
            <w:szCs w:val="24"/>
          </w:rPr>
          <w:delText xml:space="preserve">complex </w:delText>
        </w:r>
      </w:del>
      <w:r w:rsidR="00A22F69" w:rsidRPr="00E244CD">
        <w:rPr>
          <w:rFonts w:ascii="Times New Roman" w:hAnsi="Times New Roman" w:cs="Times New Roman"/>
          <w:sz w:val="24"/>
          <w:szCs w:val="24"/>
        </w:rPr>
        <w:t>statistical models to infer demographic history from genetic data obtained at a single timepoint</w:t>
      </w:r>
      <w:r w:rsidRPr="00E244CD">
        <w:rPr>
          <w:rFonts w:ascii="Times New Roman" w:hAnsi="Times New Roman" w:cs="Times New Roman"/>
          <w:sz w:val="24"/>
          <w:szCs w:val="24"/>
        </w:rPr>
        <w:t xml:space="preserve">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(Excoffier, Dupanloup, Huerta-Sánchez, Sousa, &amp; Foll, 2013; Gutenkunst, Hernandez, Williamson, &amp; Bustamante, 2009; Kamm, Terhorst, Durbin, &amp; Song, 2019)</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w:t>
      </w:r>
      <w:commentRangeStart w:id="73"/>
      <w:r w:rsidRPr="00E244CD">
        <w:rPr>
          <w:rFonts w:ascii="Times New Roman" w:hAnsi="Times New Roman" w:cs="Times New Roman"/>
          <w:sz w:val="24"/>
          <w:szCs w:val="24"/>
        </w:rPr>
        <w:t xml:space="preserve">This approach </w:t>
      </w:r>
      <w:r w:rsidR="00813CD6" w:rsidRPr="00E244CD">
        <w:rPr>
          <w:rFonts w:ascii="Times New Roman" w:hAnsi="Times New Roman" w:cs="Times New Roman"/>
          <w:sz w:val="24"/>
          <w:szCs w:val="24"/>
        </w:rPr>
        <w:t xml:space="preserve">is </w:t>
      </w:r>
      <w:r w:rsidRPr="00E244CD">
        <w:rPr>
          <w:rFonts w:ascii="Times New Roman" w:hAnsi="Times New Roman" w:cs="Times New Roman"/>
          <w:sz w:val="24"/>
          <w:szCs w:val="24"/>
        </w:rPr>
        <w:t xml:space="preserve">often </w:t>
      </w:r>
      <w:r w:rsidR="00813CD6" w:rsidRPr="00E244CD">
        <w:rPr>
          <w:rFonts w:ascii="Times New Roman" w:hAnsi="Times New Roman" w:cs="Times New Roman"/>
          <w:sz w:val="24"/>
          <w:szCs w:val="24"/>
        </w:rPr>
        <w:t>computationally intensive, requires high-quality microsatellite</w:t>
      </w:r>
      <w:ins w:id="74" w:author="Patrick" w:date="2020-11-20T10:43:00Z">
        <w:r w:rsidR="00CB74D9">
          <w:rPr>
            <w:rFonts w:ascii="Times New Roman" w:hAnsi="Times New Roman" w:cs="Times New Roman"/>
            <w:sz w:val="24"/>
            <w:szCs w:val="24"/>
          </w:rPr>
          <w:t>s</w:t>
        </w:r>
      </w:ins>
      <w:r w:rsidR="00813CD6" w:rsidRPr="00E244CD">
        <w:rPr>
          <w:rFonts w:ascii="Times New Roman" w:hAnsi="Times New Roman" w:cs="Times New Roman"/>
          <w:sz w:val="24"/>
          <w:szCs w:val="24"/>
        </w:rPr>
        <w:t xml:space="preserve"> </w:t>
      </w:r>
      <w:del w:id="75" w:author="Patrick" w:date="2020-11-20T10:43:00Z">
        <w:r w:rsidR="00813CD6" w:rsidRPr="00E244CD" w:rsidDel="00CB74D9">
          <w:rPr>
            <w:rFonts w:ascii="Times New Roman" w:hAnsi="Times New Roman" w:cs="Times New Roman"/>
            <w:sz w:val="24"/>
            <w:szCs w:val="24"/>
          </w:rPr>
          <w:delText xml:space="preserve">datasets </w:delText>
        </w:r>
      </w:del>
      <w:r w:rsidR="00BF7348">
        <w:rPr>
          <w:rFonts w:ascii="Times New Roman" w:hAnsi="Times New Roman" w:cs="Times New Roman"/>
          <w:sz w:val="24"/>
          <w:szCs w:val="24"/>
        </w:rPr>
        <w:t xml:space="preserve">or </w:t>
      </w:r>
      <w:ins w:id="76" w:author="Patrick" w:date="2020-11-20T10:43:00Z">
        <w:r w:rsidR="00CB74D9">
          <w:rPr>
            <w:rFonts w:ascii="Times New Roman" w:hAnsi="Times New Roman" w:cs="Times New Roman"/>
            <w:sz w:val="24"/>
            <w:szCs w:val="24"/>
          </w:rPr>
          <w:t xml:space="preserve">extensive </w:t>
        </w:r>
      </w:ins>
      <w:r w:rsidR="00BF7348">
        <w:rPr>
          <w:rFonts w:ascii="Times New Roman" w:hAnsi="Times New Roman" w:cs="Times New Roman"/>
          <w:sz w:val="24"/>
          <w:szCs w:val="24"/>
        </w:rPr>
        <w:t>SNP datasets</w:t>
      </w:r>
      <w:del w:id="77" w:author="Patrick" w:date="2020-11-20T10:43:00Z">
        <w:r w:rsidR="00BF7348" w:rsidDel="00CB74D9">
          <w:rPr>
            <w:rFonts w:ascii="Times New Roman" w:hAnsi="Times New Roman" w:cs="Times New Roman"/>
            <w:sz w:val="24"/>
            <w:szCs w:val="24"/>
          </w:rPr>
          <w:delText xml:space="preserve"> </w:delText>
        </w:r>
        <w:r w:rsidR="00813CD6" w:rsidRPr="00E244CD" w:rsidDel="00CB74D9">
          <w:rPr>
            <w:rFonts w:ascii="Times New Roman" w:hAnsi="Times New Roman" w:cs="Times New Roman"/>
            <w:sz w:val="24"/>
            <w:szCs w:val="24"/>
          </w:rPr>
          <w:delText>encompassing a minimum of tens of thousands of loci</w:delText>
        </w:r>
      </w:del>
      <w:r w:rsidR="00813CD6" w:rsidRPr="00E244CD">
        <w:rPr>
          <w:rFonts w:ascii="Times New Roman" w:hAnsi="Times New Roman" w:cs="Times New Roman"/>
          <w:sz w:val="24"/>
          <w:szCs w:val="24"/>
        </w:rPr>
        <w:t xml:space="preserve">, and </w:t>
      </w:r>
      <w:r w:rsidR="00A732A2" w:rsidRPr="00E244CD">
        <w:rPr>
          <w:rFonts w:ascii="Times New Roman" w:hAnsi="Times New Roman" w:cs="Times New Roman"/>
          <w:sz w:val="24"/>
          <w:szCs w:val="24"/>
        </w:rPr>
        <w:t xml:space="preserve">depends on </w:t>
      </w:r>
      <w:r w:rsidRPr="00E244CD">
        <w:rPr>
          <w:rFonts w:ascii="Times New Roman" w:hAnsi="Times New Roman" w:cs="Times New Roman"/>
          <w:sz w:val="24"/>
          <w:szCs w:val="24"/>
        </w:rPr>
        <w:t xml:space="preserve">extensive knowledge </w:t>
      </w:r>
      <w:r w:rsidR="00902C68">
        <w:rPr>
          <w:rFonts w:ascii="Times New Roman" w:hAnsi="Times New Roman" w:cs="Times New Roman"/>
          <w:sz w:val="24"/>
          <w:szCs w:val="24"/>
        </w:rPr>
        <w:t>of</w:t>
      </w:r>
      <w:r w:rsidR="00902C68" w:rsidRPr="00E244CD">
        <w:rPr>
          <w:rFonts w:ascii="Times New Roman" w:hAnsi="Times New Roman" w:cs="Times New Roman"/>
          <w:sz w:val="24"/>
          <w:szCs w:val="24"/>
        </w:rPr>
        <w:t xml:space="preserve"> </w:t>
      </w:r>
      <w:r w:rsidRPr="00E244CD">
        <w:rPr>
          <w:rFonts w:ascii="Times New Roman" w:hAnsi="Times New Roman" w:cs="Times New Roman"/>
          <w:sz w:val="24"/>
          <w:szCs w:val="24"/>
        </w:rPr>
        <w:t>the biological system</w:t>
      </w:r>
      <w:r w:rsidR="00386761" w:rsidRPr="00E244CD">
        <w:rPr>
          <w:rFonts w:ascii="Times New Roman" w:hAnsi="Times New Roman" w:cs="Times New Roman"/>
          <w:sz w:val="24"/>
          <w:szCs w:val="24"/>
        </w:rPr>
        <w:t>,</w:t>
      </w:r>
      <w:r w:rsidR="00813CD6" w:rsidRPr="00E244CD">
        <w:rPr>
          <w:rFonts w:ascii="Times New Roman" w:hAnsi="Times New Roman" w:cs="Times New Roman"/>
          <w:sz w:val="24"/>
          <w:szCs w:val="24"/>
        </w:rPr>
        <w:t xml:space="preserve"> including </w:t>
      </w:r>
      <w:r w:rsidRPr="00E244CD">
        <w:rPr>
          <w:rFonts w:ascii="Times New Roman" w:hAnsi="Times New Roman" w:cs="Times New Roman"/>
          <w:sz w:val="24"/>
          <w:szCs w:val="24"/>
        </w:rPr>
        <w:t xml:space="preserve">information </w:t>
      </w:r>
      <w:r w:rsidR="00813CD6" w:rsidRPr="00E244CD">
        <w:rPr>
          <w:rFonts w:ascii="Times New Roman" w:hAnsi="Times New Roman" w:cs="Times New Roman"/>
          <w:sz w:val="24"/>
          <w:szCs w:val="24"/>
        </w:rPr>
        <w:t>on</w:t>
      </w:r>
      <w:r w:rsidRPr="00E244CD">
        <w:rPr>
          <w:rFonts w:ascii="Times New Roman" w:hAnsi="Times New Roman" w:cs="Times New Roman"/>
          <w:sz w:val="24"/>
          <w:szCs w:val="24"/>
        </w:rPr>
        <w:t xml:space="preserve"> recombination processes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(Gattepaille et al., 2013)</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and ascertainment bias </w:t>
      </w:r>
      <w:commentRangeEnd w:id="73"/>
      <w:r w:rsidR="00CB74D9">
        <w:rPr>
          <w:rStyle w:val="CommentReference"/>
        </w:rPr>
        <w:commentReference w:id="73"/>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(Albrechtsen, Nielsen, &amp; Nielsen, 2010; Clark, Hubisz, Bustamante, Williamson, &amp; Nielsen, 2005; Marth, Czabarka, Murvai, &amp; Sherry, 2004)</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The second </w:t>
      </w:r>
      <w:r w:rsidR="00813CD6" w:rsidRPr="00E244CD">
        <w:rPr>
          <w:rFonts w:ascii="Times New Roman" w:hAnsi="Times New Roman" w:cs="Times New Roman"/>
          <w:sz w:val="24"/>
          <w:szCs w:val="24"/>
        </w:rPr>
        <w:t xml:space="preserve">suite </w:t>
      </w:r>
      <w:r w:rsidRPr="00E244CD">
        <w:rPr>
          <w:rFonts w:ascii="Times New Roman" w:hAnsi="Times New Roman" w:cs="Times New Roman"/>
          <w:sz w:val="24"/>
          <w:szCs w:val="24"/>
        </w:rPr>
        <w:t>of approaches compar</w:t>
      </w:r>
      <w:r w:rsidR="00813CD6" w:rsidRPr="00E244CD">
        <w:rPr>
          <w:rFonts w:ascii="Times New Roman" w:hAnsi="Times New Roman" w:cs="Times New Roman"/>
          <w:sz w:val="24"/>
          <w:szCs w:val="24"/>
        </w:rPr>
        <w:t>es</w:t>
      </w:r>
      <w:r w:rsidRPr="00E244CD">
        <w:rPr>
          <w:rFonts w:ascii="Times New Roman" w:hAnsi="Times New Roman" w:cs="Times New Roman"/>
          <w:sz w:val="24"/>
          <w:szCs w:val="24"/>
        </w:rPr>
        <w:t xml:space="preserve"> genetic diversity between </w:t>
      </w:r>
      <w:r w:rsidR="002F4AF9" w:rsidRPr="00E244CD">
        <w:rPr>
          <w:rFonts w:ascii="Times New Roman" w:hAnsi="Times New Roman" w:cs="Times New Roman"/>
          <w:sz w:val="24"/>
          <w:szCs w:val="24"/>
        </w:rPr>
        <w:t>samples taken from the same site</w:t>
      </w:r>
      <w:r w:rsidR="00C14AE5">
        <w:rPr>
          <w:rFonts w:ascii="Times New Roman" w:hAnsi="Times New Roman" w:cs="Times New Roman"/>
          <w:sz w:val="24"/>
          <w:szCs w:val="24"/>
        </w:rPr>
        <w:t>s</w:t>
      </w:r>
      <w:r w:rsidR="002F4AF9" w:rsidRPr="00E244CD">
        <w:rPr>
          <w:rFonts w:ascii="Times New Roman" w:hAnsi="Times New Roman" w:cs="Times New Roman"/>
          <w:sz w:val="24"/>
          <w:szCs w:val="24"/>
        </w:rPr>
        <w:t xml:space="preserve"> over </w:t>
      </w:r>
      <w:r w:rsidR="001353C0">
        <w:rPr>
          <w:rFonts w:ascii="Times New Roman" w:hAnsi="Times New Roman" w:cs="Times New Roman"/>
          <w:sz w:val="24"/>
          <w:szCs w:val="24"/>
        </w:rPr>
        <w:t>time</w:t>
      </w:r>
      <w:ins w:id="78" w:author="Patrick" w:date="2020-11-20T10:44:00Z">
        <w:r w:rsidR="00CB74D9">
          <w:rPr>
            <w:rFonts w:ascii="Times New Roman" w:hAnsi="Times New Roman" w:cs="Times New Roman"/>
            <w:sz w:val="24"/>
            <w:szCs w:val="24"/>
          </w:rPr>
          <w:t xml:space="preserve"> </w:t>
        </w:r>
        <w:commentRangeStart w:id="79"/>
        <w:r w:rsidR="00CB74D9">
          <w:rPr>
            <w:rFonts w:ascii="Times New Roman" w:hAnsi="Times New Roman" w:cs="Times New Roman"/>
            <w:sz w:val="24"/>
            <w:szCs w:val="24"/>
          </w:rPr>
          <w:t xml:space="preserve">using… </w:t>
        </w:r>
        <w:commentRangeEnd w:id="79"/>
        <w:r w:rsidR="00CB74D9">
          <w:rPr>
            <w:rStyle w:val="CommentReference"/>
          </w:rPr>
          <w:commentReference w:id="79"/>
        </w:r>
      </w:ins>
      <w:r w:rsidR="00A732A2" w:rsidRPr="00E244CD">
        <w:rPr>
          <w:rFonts w:ascii="Times New Roman" w:hAnsi="Times New Roman" w:cs="Times New Roman"/>
          <w:sz w:val="24"/>
          <w:szCs w:val="24"/>
        </w:rPr>
        <w:t xml:space="preserve">. These repeated-sample approaches are </w:t>
      </w:r>
      <w:r w:rsidRPr="00E244CD">
        <w:rPr>
          <w:rFonts w:ascii="Times New Roman" w:hAnsi="Times New Roman" w:cs="Times New Roman"/>
          <w:sz w:val="24"/>
          <w:szCs w:val="24"/>
        </w:rPr>
        <w:t>more readily usable in systems where less information is available</w:t>
      </w:r>
      <w:r w:rsidR="00813CD6" w:rsidRPr="00E244CD">
        <w:rPr>
          <w:rFonts w:ascii="Times New Roman" w:hAnsi="Times New Roman" w:cs="Times New Roman"/>
          <w:sz w:val="24"/>
          <w:szCs w:val="24"/>
        </w:rPr>
        <w:t>,</w:t>
      </w:r>
      <w:r w:rsidRPr="00E244CD">
        <w:rPr>
          <w:rFonts w:ascii="Times New Roman" w:hAnsi="Times New Roman" w:cs="Times New Roman"/>
          <w:sz w:val="24"/>
          <w:szCs w:val="24"/>
        </w:rPr>
        <w:t xml:space="preserve"> such as non-model species</w:t>
      </w:r>
      <w:r w:rsidR="00A732A2" w:rsidRPr="00E244CD">
        <w:rPr>
          <w:rFonts w:ascii="Times New Roman" w:hAnsi="Times New Roman" w:cs="Times New Roman"/>
          <w:sz w:val="24"/>
          <w:szCs w:val="24"/>
        </w:rPr>
        <w:t xml:space="preserve">. </w:t>
      </w:r>
      <w:commentRangeStart w:id="80"/>
      <w:r w:rsidR="00A732A2" w:rsidRPr="00E244CD">
        <w:rPr>
          <w:rFonts w:ascii="Times New Roman" w:hAnsi="Times New Roman" w:cs="Times New Roman"/>
          <w:sz w:val="24"/>
          <w:szCs w:val="24"/>
        </w:rPr>
        <w:t xml:space="preserve">They </w:t>
      </w:r>
      <w:commentRangeEnd w:id="80"/>
      <w:r w:rsidR="00CB74D9">
        <w:rPr>
          <w:rStyle w:val="CommentReference"/>
        </w:rPr>
        <w:commentReference w:id="80"/>
      </w:r>
      <w:r w:rsidR="00A732A2" w:rsidRPr="00E244CD">
        <w:rPr>
          <w:rFonts w:ascii="Times New Roman" w:hAnsi="Times New Roman" w:cs="Times New Roman"/>
          <w:sz w:val="24"/>
          <w:szCs w:val="24"/>
        </w:rPr>
        <w:t>can also be used</w:t>
      </w:r>
      <w:r w:rsidR="002F4AF9" w:rsidRPr="00E244CD">
        <w:rPr>
          <w:rFonts w:ascii="Times New Roman" w:hAnsi="Times New Roman" w:cs="Times New Roman"/>
          <w:sz w:val="24"/>
          <w:szCs w:val="24"/>
        </w:rPr>
        <w:t xml:space="preserve"> in systems</w:t>
      </w:r>
      <w:r w:rsidRPr="00E244CD">
        <w:rPr>
          <w:rFonts w:ascii="Times New Roman" w:hAnsi="Times New Roman" w:cs="Times New Roman"/>
          <w:sz w:val="24"/>
          <w:szCs w:val="24"/>
        </w:rPr>
        <w:t xml:space="preserve"> that were sampled historically, with a</w:t>
      </w:r>
      <w:r w:rsidR="00A732A2" w:rsidRPr="00E244CD">
        <w:rPr>
          <w:rFonts w:ascii="Times New Roman" w:hAnsi="Times New Roman" w:cs="Times New Roman"/>
          <w:sz w:val="24"/>
          <w:szCs w:val="24"/>
        </w:rPr>
        <w:t xml:space="preserve"> goal of</w:t>
      </w:r>
      <w:r w:rsidRPr="00E244CD">
        <w:rPr>
          <w:rFonts w:ascii="Times New Roman" w:hAnsi="Times New Roman" w:cs="Times New Roman"/>
          <w:sz w:val="24"/>
          <w:szCs w:val="24"/>
        </w:rPr>
        <w:t xml:space="preserve"> comparing contemporary patterns with these older data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rosalia)","type":"article-journal","volume":"18"},"uris":["http://www.mendeley.com/documents/?uuid=93d4612c-9f69-4023-9248-f5d4124d37fa"]}],"mendeley":{"formattedCitation":"(Moraes et al., 2017)","plainTextFormattedCitation":"(Moraes et al., 2017)","previouslyFormattedCitation":"(Moraes et al., 2017)"},"properties":{"noteIndex":0},"schema":"https://github.com/citation-style-language/schema/raw/master/csl-citation.json"}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(Moraes et al., 2017)</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w:t>
      </w:r>
    </w:p>
    <w:p w14:paraId="1C3BD40A" w14:textId="49829770" w:rsidR="00760250" w:rsidRPr="00E244CD" w:rsidRDefault="00A732A2"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Despite our ability to compare genetic </w:t>
      </w:r>
      <w:del w:id="81" w:author="Patrick" w:date="2020-11-20T10:45:00Z">
        <w:r w:rsidRPr="00E244CD" w:rsidDel="00CB74D9">
          <w:rPr>
            <w:rFonts w:ascii="Times New Roman" w:eastAsia="Times New Roman" w:hAnsi="Times New Roman" w:cs="Times New Roman"/>
            <w:sz w:val="24"/>
            <w:szCs w:val="24"/>
          </w:rPr>
          <w:delText xml:space="preserve">diversities </w:delText>
        </w:r>
      </w:del>
      <w:ins w:id="82" w:author="Patrick" w:date="2020-11-20T10:45:00Z">
        <w:r w:rsidR="00CB74D9">
          <w:rPr>
            <w:rFonts w:ascii="Times New Roman" w:eastAsia="Times New Roman" w:hAnsi="Times New Roman" w:cs="Times New Roman"/>
            <w:sz w:val="24"/>
            <w:szCs w:val="24"/>
          </w:rPr>
          <w:t>diversity</w:t>
        </w:r>
        <w:r w:rsidR="00CB74D9" w:rsidRPr="00E244CD">
          <w:rPr>
            <w:rFonts w:ascii="Times New Roman" w:eastAsia="Times New Roman" w:hAnsi="Times New Roman" w:cs="Times New Roman"/>
            <w:sz w:val="24"/>
            <w:szCs w:val="24"/>
          </w:rPr>
          <w:t xml:space="preserve"> </w:t>
        </w:r>
      </w:ins>
      <w:del w:id="83" w:author="Patrick" w:date="2020-11-20T10:45:00Z">
        <w:r w:rsidRPr="00E244CD" w:rsidDel="00CB74D9">
          <w:rPr>
            <w:rFonts w:ascii="Times New Roman" w:eastAsia="Times New Roman" w:hAnsi="Times New Roman" w:cs="Times New Roman"/>
            <w:sz w:val="24"/>
            <w:szCs w:val="24"/>
          </w:rPr>
          <w:delText xml:space="preserve">evaluated </w:delText>
        </w:r>
      </w:del>
      <w:r w:rsidRPr="00E244CD">
        <w:rPr>
          <w:rFonts w:ascii="Times New Roman" w:eastAsia="Times New Roman" w:hAnsi="Times New Roman" w:cs="Times New Roman"/>
          <w:sz w:val="24"/>
          <w:szCs w:val="24"/>
        </w:rPr>
        <w:t>at two points in time,</w:t>
      </w:r>
      <w:r w:rsidR="008D64C5" w:rsidRPr="00E244CD">
        <w:rPr>
          <w:rFonts w:ascii="Times New Roman" w:eastAsia="Times New Roman" w:hAnsi="Times New Roman" w:cs="Times New Roman"/>
          <w:sz w:val="24"/>
          <w:szCs w:val="24"/>
        </w:rPr>
        <w:t xml:space="preserve"> </w:t>
      </w:r>
      <w:del w:id="84" w:author="Patrick" w:date="2020-11-20T10:45:00Z">
        <w:r w:rsidR="008D64C5" w:rsidRPr="00E244CD" w:rsidDel="00CB74D9">
          <w:rPr>
            <w:rFonts w:ascii="Times New Roman" w:eastAsia="Times New Roman" w:hAnsi="Times New Roman" w:cs="Times New Roman"/>
            <w:sz w:val="24"/>
            <w:szCs w:val="24"/>
          </w:rPr>
          <w:delText>t</w:delText>
        </w:r>
        <w:r w:rsidR="00760250" w:rsidRPr="00E244CD" w:rsidDel="00CB74D9">
          <w:rPr>
            <w:rFonts w:ascii="Times New Roman" w:eastAsia="Times New Roman" w:hAnsi="Times New Roman" w:cs="Times New Roman"/>
            <w:sz w:val="24"/>
            <w:szCs w:val="24"/>
          </w:rPr>
          <w:delText xml:space="preserve">here are </w:delText>
        </w:r>
        <w:r w:rsidRPr="00E244CD" w:rsidDel="00CB74D9">
          <w:rPr>
            <w:rFonts w:ascii="Times New Roman" w:eastAsia="Times New Roman" w:hAnsi="Times New Roman" w:cs="Times New Roman"/>
            <w:sz w:val="24"/>
            <w:szCs w:val="24"/>
          </w:rPr>
          <w:delText xml:space="preserve">still </w:delText>
        </w:r>
      </w:del>
      <w:r w:rsidR="00760250" w:rsidRPr="00E244CD">
        <w:rPr>
          <w:rFonts w:ascii="Times New Roman" w:eastAsia="Times New Roman" w:hAnsi="Times New Roman" w:cs="Times New Roman"/>
          <w:sz w:val="24"/>
          <w:szCs w:val="24"/>
        </w:rPr>
        <w:t xml:space="preserve">several technical and conceptual challenges </w:t>
      </w:r>
      <w:del w:id="85" w:author="Patrick" w:date="2020-11-20T10:45:00Z">
        <w:r w:rsidR="00760250" w:rsidRPr="00E244CD" w:rsidDel="00CB74D9">
          <w:rPr>
            <w:rFonts w:ascii="Times New Roman" w:eastAsia="Times New Roman" w:hAnsi="Times New Roman" w:cs="Times New Roman"/>
            <w:sz w:val="24"/>
            <w:szCs w:val="24"/>
          </w:rPr>
          <w:delText xml:space="preserve">associated with the </w:delText>
        </w:r>
        <w:r w:rsidRPr="00E244CD" w:rsidDel="00CB74D9">
          <w:rPr>
            <w:rFonts w:ascii="Times New Roman" w:eastAsia="Times New Roman" w:hAnsi="Times New Roman" w:cs="Times New Roman"/>
            <w:sz w:val="24"/>
            <w:szCs w:val="24"/>
          </w:rPr>
          <w:delText>analysis of repeated samples</w:delText>
        </w:r>
      </w:del>
      <w:ins w:id="86" w:author="Patrick" w:date="2020-11-20T10:45:00Z">
        <w:r w:rsidR="00CB74D9">
          <w:rPr>
            <w:rFonts w:ascii="Times New Roman" w:eastAsia="Times New Roman" w:hAnsi="Times New Roman" w:cs="Times New Roman"/>
            <w:sz w:val="24"/>
            <w:szCs w:val="24"/>
          </w:rPr>
          <w:t>remain</w:t>
        </w:r>
      </w:ins>
      <w:r w:rsidR="00760250"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8D64C5" w:rsidRPr="00E244CD">
        <w:rPr>
          <w:rFonts w:ascii="Times New Roman" w:eastAsia="Times New Roman" w:hAnsi="Times New Roman" w:cs="Times New Roman"/>
          <w:sz w:val="24"/>
          <w:szCs w:val="24"/>
        </w:rPr>
        <w:t xml:space="preserve">One such challenge is determining </w:t>
      </w:r>
      <w:r w:rsidR="00760250" w:rsidRPr="00E244CD">
        <w:rPr>
          <w:rFonts w:ascii="Times New Roman" w:eastAsia="Times New Roman" w:hAnsi="Times New Roman" w:cs="Times New Roman"/>
          <w:sz w:val="24"/>
          <w:szCs w:val="24"/>
        </w:rPr>
        <w:t xml:space="preserve">how to meaningfully quantify and detect temporal changes. Some studies have used genetic differentiation metrics such as </w:t>
      </w:r>
      <w:proofErr w:type="spellStart"/>
      <w:r w:rsidR="00760250" w:rsidRPr="00E244CD">
        <w:rPr>
          <w:rFonts w:ascii="Times New Roman" w:eastAsia="Times New Roman" w:hAnsi="Times New Roman" w:cs="Times New Roman"/>
          <w:sz w:val="24"/>
          <w:szCs w:val="24"/>
        </w:rPr>
        <w:t>Jost’s</w:t>
      </w:r>
      <w:proofErr w:type="spellEnd"/>
      <w:r w:rsidR="00760250" w:rsidRPr="00E244CD">
        <w:rPr>
          <w:rFonts w:ascii="Times New Roman" w:eastAsia="Times New Roman" w:hAnsi="Times New Roman" w:cs="Times New Roman"/>
          <w:sz w:val="24"/>
          <w:szCs w:val="24"/>
        </w:rPr>
        <w:t xml:space="preserve"> D</w:t>
      </w:r>
      <w:r w:rsidR="008D64C5" w:rsidRPr="00E244CD">
        <w:rPr>
          <w:rFonts w:ascii="Times New Roman" w:eastAsia="Times New Roman" w:hAnsi="Times New Roman" w:cs="Times New Roman"/>
          <w:sz w:val="24"/>
          <w:szCs w:val="24"/>
        </w:rPr>
        <w:t xml:space="preserve"> or </w:t>
      </w:r>
      <w:r w:rsidR="00760250" w:rsidRPr="00E244CD">
        <w:rPr>
          <w:rFonts w:ascii="Times New Roman" w:eastAsia="Times New Roman" w:hAnsi="Times New Roman" w:cs="Times New Roman"/>
          <w:sz w:val="24"/>
          <w:szCs w:val="24"/>
        </w:rPr>
        <w:t>F</w:t>
      </w:r>
      <w:r w:rsidR="00760250" w:rsidRPr="00E244CD">
        <w:rPr>
          <w:rFonts w:ascii="Times New Roman" w:eastAsia="Times New Roman" w:hAnsi="Times New Roman" w:cs="Times New Roman"/>
          <w:sz w:val="24"/>
          <w:szCs w:val="24"/>
          <w:vertAlign w:val="subscript"/>
        </w:rPr>
        <w:t>ST</w:t>
      </w:r>
      <w:r w:rsidR="00760250" w:rsidRPr="00E244CD">
        <w:rPr>
          <w:rFonts w:ascii="Times New Roman" w:eastAsia="Times New Roman" w:hAnsi="Times New Roman" w:cs="Times New Roman"/>
          <w:sz w:val="24"/>
          <w:szCs w:val="24"/>
        </w:rPr>
        <w:t xml:space="preserve"> or its analogs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Fields","type":"article-journal","volume":"102"},"uris":["http://www.mendeley.com/documents/?uuid=ca1b4241-a6fc-42b8-91c8-1d87580df923"]}],"mendeley":{"formattedCitation":"(Knight, Vaghefi, Hansen, Kikkert, &amp; Pethybridge, 2018; Larroque et al., 2019; Segura-García et al., 2019)","plainTextFormattedCitation":"(Knight, Vaghefi, Hansen, Kikkert, &amp; Pethybridge, 2018; Larroque et al., 2019; Segura-García et al., 2019)","previouslyFormattedCitation":"(Knight, Vaghefi, Hansen, Kikkert, &amp; Pethybridge, 2018; Larroque et al., 2019; Segura-García et al.,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(Knight, Vaghefi, Hansen, Kikkert, &amp; Pethybridge, 2018; Larroque et al., 2019; Segura-García et al., 2019)</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to evaluate temporal changes between genetic datasets. However, translating our spatial understanding of </w:t>
      </w:r>
      <w:r w:rsidR="008D64C5" w:rsidRPr="00E244CD">
        <w:rPr>
          <w:rFonts w:ascii="Times New Roman" w:eastAsia="Times New Roman" w:hAnsi="Times New Roman" w:cs="Times New Roman"/>
          <w:sz w:val="24"/>
          <w:szCs w:val="24"/>
        </w:rPr>
        <w:t xml:space="preserve">these genetic </w:t>
      </w:r>
      <w:r w:rsidR="00760250" w:rsidRPr="00E244CD">
        <w:rPr>
          <w:rFonts w:ascii="Times New Roman" w:eastAsia="Times New Roman" w:hAnsi="Times New Roman" w:cs="Times New Roman"/>
          <w:sz w:val="24"/>
          <w:szCs w:val="24"/>
        </w:rPr>
        <w:t xml:space="preserve">differentiation indices </w:t>
      </w:r>
      <w:r w:rsidR="008D64C5" w:rsidRPr="00E244CD">
        <w:rPr>
          <w:rFonts w:ascii="Times New Roman" w:eastAsia="Times New Roman" w:hAnsi="Times New Roman" w:cs="Times New Roman"/>
          <w:sz w:val="24"/>
          <w:szCs w:val="24"/>
        </w:rPr>
        <w:t xml:space="preserve">to </w:t>
      </w:r>
      <w:r w:rsidR="00760250" w:rsidRPr="00E244CD">
        <w:rPr>
          <w:rFonts w:ascii="Times New Roman" w:eastAsia="Times New Roman" w:hAnsi="Times New Roman" w:cs="Times New Roman"/>
          <w:sz w:val="24"/>
          <w:szCs w:val="24"/>
        </w:rPr>
        <w:t xml:space="preserve">the temporal dimension is not straightforward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(Bhatia, Patterson, Sankararaman, &amp; Price, 2013)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w:t>
      </w:r>
      <w:r w:rsidR="008D64C5" w:rsidRPr="00E244CD">
        <w:rPr>
          <w:rFonts w:ascii="Times New Roman" w:eastAsia="Times New Roman" w:hAnsi="Times New Roman" w:cs="Times New Roman"/>
          <w:sz w:val="24"/>
          <w:szCs w:val="24"/>
        </w:rPr>
        <w:t xml:space="preserve"> An additional challenge for temporal genetic analyses is</w:t>
      </w:r>
      <w:r w:rsidR="00760250" w:rsidRPr="00E244CD">
        <w:rPr>
          <w:rFonts w:ascii="Times New Roman" w:eastAsia="Times New Roman" w:hAnsi="Times New Roman" w:cs="Times New Roman"/>
          <w:sz w:val="24"/>
          <w:szCs w:val="24"/>
        </w:rPr>
        <w:t xml:space="preserve"> disentangling spatial from temporal effects</w:t>
      </w:r>
      <w:r w:rsidR="008D64C5"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because the additivity of genetic drift means </w:t>
      </w:r>
      <w:r w:rsidR="008D64C5" w:rsidRPr="00E244CD">
        <w:rPr>
          <w:rFonts w:ascii="Times New Roman" w:eastAsia="Times New Roman" w:hAnsi="Times New Roman" w:cs="Times New Roman"/>
          <w:sz w:val="24"/>
          <w:szCs w:val="24"/>
        </w:rPr>
        <w:t xml:space="preserve">that </w:t>
      </w:r>
      <w:r w:rsidR="00760250" w:rsidRPr="00E244CD">
        <w:rPr>
          <w:rFonts w:ascii="Times New Roman" w:eastAsia="Times New Roman" w:hAnsi="Times New Roman" w:cs="Times New Roman"/>
          <w:sz w:val="24"/>
          <w:szCs w:val="24"/>
        </w:rPr>
        <w:t xml:space="preserve">genetic differentiation can be associated with both space and time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(Murray et al., 2016; Skoglund, Sjödin, Skoglund, Lascoux, &amp; Jakobsson, 2014)</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r w:rsidR="00882757">
        <w:rPr>
          <w:rFonts w:ascii="Times New Roman" w:eastAsia="Times New Roman" w:hAnsi="Times New Roman" w:cs="Times New Roman"/>
          <w:sz w:val="24"/>
          <w:szCs w:val="24"/>
        </w:rPr>
        <w:t xml:space="preserve">Finally, </w:t>
      </w:r>
      <w:del w:id="87" w:author="Patrick" w:date="2020-11-20T10:55:00Z">
        <w:r w:rsidR="00882757" w:rsidDel="00CB74D9">
          <w:rPr>
            <w:rFonts w:ascii="Times New Roman" w:eastAsia="Times New Roman" w:hAnsi="Times New Roman" w:cs="Times New Roman"/>
            <w:sz w:val="24"/>
            <w:szCs w:val="24"/>
          </w:rPr>
          <w:delText>one of the main challenge</w:delText>
        </w:r>
        <w:r w:rsidR="00AB3923" w:rsidDel="00CB74D9">
          <w:rPr>
            <w:rFonts w:ascii="Times New Roman" w:eastAsia="Times New Roman" w:hAnsi="Times New Roman" w:cs="Times New Roman"/>
            <w:sz w:val="24"/>
            <w:szCs w:val="24"/>
          </w:rPr>
          <w:delText xml:space="preserve">s in </w:delText>
        </w:r>
      </w:del>
      <w:r w:rsidR="00AB3923">
        <w:rPr>
          <w:rFonts w:ascii="Times New Roman" w:eastAsia="Times New Roman" w:hAnsi="Times New Roman" w:cs="Times New Roman"/>
          <w:sz w:val="24"/>
          <w:szCs w:val="24"/>
        </w:rPr>
        <w:t>repeated-sample analys</w:t>
      </w:r>
      <w:r w:rsidR="009360E2">
        <w:rPr>
          <w:rFonts w:ascii="Times New Roman" w:eastAsia="Times New Roman" w:hAnsi="Times New Roman" w:cs="Times New Roman"/>
          <w:sz w:val="24"/>
          <w:szCs w:val="24"/>
        </w:rPr>
        <w:t>es</w:t>
      </w:r>
      <w:r w:rsidR="00AB3923">
        <w:rPr>
          <w:rFonts w:ascii="Times New Roman" w:eastAsia="Times New Roman" w:hAnsi="Times New Roman" w:cs="Times New Roman"/>
          <w:sz w:val="24"/>
          <w:szCs w:val="24"/>
        </w:rPr>
        <w:t xml:space="preserve"> remains </w:t>
      </w:r>
      <w:ins w:id="88" w:author="Patrick" w:date="2020-11-20T10:55:00Z">
        <w:r w:rsidR="00CB74D9">
          <w:rPr>
            <w:rFonts w:ascii="Times New Roman" w:eastAsia="Times New Roman" w:hAnsi="Times New Roman" w:cs="Times New Roman"/>
            <w:sz w:val="24"/>
            <w:szCs w:val="24"/>
          </w:rPr>
          <w:t xml:space="preserve">challenging </w:t>
        </w:r>
      </w:ins>
      <w:del w:id="89" w:author="Patrick" w:date="2020-11-20T10:55:00Z">
        <w:r w:rsidR="009360E2" w:rsidDel="00CB74D9">
          <w:rPr>
            <w:rFonts w:ascii="Times New Roman" w:eastAsia="Times New Roman" w:hAnsi="Times New Roman" w:cs="Times New Roman"/>
            <w:sz w:val="24"/>
            <w:szCs w:val="24"/>
          </w:rPr>
          <w:delText>can d</w:delText>
        </w:r>
        <w:r w:rsidR="009360E2" w:rsidRPr="00E244CD" w:rsidDel="00CB74D9">
          <w:rPr>
            <w:rFonts w:ascii="Times New Roman" w:eastAsia="Times New Roman" w:hAnsi="Times New Roman" w:cs="Times New Roman"/>
            <w:sz w:val="24"/>
            <w:szCs w:val="24"/>
          </w:rPr>
          <w:delText>istinguish</w:delText>
        </w:r>
        <w:r w:rsidR="00AB3923" w:rsidDel="00CB74D9">
          <w:rPr>
            <w:rFonts w:ascii="Times New Roman" w:eastAsia="Times New Roman" w:hAnsi="Times New Roman" w:cs="Times New Roman"/>
            <w:sz w:val="24"/>
            <w:szCs w:val="24"/>
          </w:rPr>
          <w:delText>ing</w:delText>
        </w:r>
        <w:r w:rsidR="009360E2" w:rsidRPr="00E244CD" w:rsidDel="00CB74D9">
          <w:rPr>
            <w:rFonts w:ascii="Times New Roman" w:eastAsia="Times New Roman" w:hAnsi="Times New Roman" w:cs="Times New Roman"/>
            <w:sz w:val="24"/>
            <w:szCs w:val="24"/>
          </w:rPr>
          <w:delText xml:space="preserve"> </w:delText>
        </w:r>
      </w:del>
      <w:ins w:id="90" w:author="Patrick" w:date="2020-11-20T10:55:00Z">
        <w:r w:rsidR="00CB74D9">
          <w:rPr>
            <w:rFonts w:ascii="Times New Roman" w:eastAsia="Times New Roman" w:hAnsi="Times New Roman" w:cs="Times New Roman"/>
            <w:sz w:val="24"/>
            <w:szCs w:val="24"/>
          </w:rPr>
          <w:t xml:space="preserve">because we </w:t>
        </w:r>
      </w:ins>
      <w:ins w:id="91" w:author="Patrick" w:date="2020-11-20T10:56:00Z">
        <w:r w:rsidR="00CB74D9">
          <w:rPr>
            <w:rFonts w:ascii="Times New Roman" w:eastAsia="Times New Roman" w:hAnsi="Times New Roman" w:cs="Times New Roman"/>
            <w:sz w:val="24"/>
            <w:szCs w:val="24"/>
          </w:rPr>
          <w:t xml:space="preserve">lack sufficiently </w:t>
        </w:r>
      </w:ins>
      <w:ins w:id="92" w:author="Patrick" w:date="2020-11-20T10:55:00Z">
        <w:r w:rsidR="00CB74D9">
          <w:rPr>
            <w:rFonts w:ascii="Times New Roman" w:eastAsia="Times New Roman" w:hAnsi="Times New Roman" w:cs="Times New Roman"/>
            <w:sz w:val="24"/>
            <w:szCs w:val="24"/>
          </w:rPr>
          <w:t xml:space="preserve">developed tools to distinguish </w:t>
        </w:r>
      </w:ins>
      <w:r w:rsidR="00760250" w:rsidRPr="00E244CD">
        <w:rPr>
          <w:rFonts w:ascii="Times New Roman" w:eastAsia="Times New Roman" w:hAnsi="Times New Roman" w:cs="Times New Roman"/>
          <w:sz w:val="24"/>
          <w:szCs w:val="24"/>
        </w:rPr>
        <w:t xml:space="preserve">natural </w:t>
      </w:r>
      <w:r w:rsidR="008D64C5" w:rsidRPr="00E244CD">
        <w:rPr>
          <w:rFonts w:ascii="Times New Roman" w:eastAsia="Times New Roman" w:hAnsi="Times New Roman" w:cs="Times New Roman"/>
          <w:sz w:val="24"/>
          <w:szCs w:val="24"/>
        </w:rPr>
        <w:t xml:space="preserve">temporal </w:t>
      </w:r>
      <w:r w:rsidR="00760250" w:rsidRPr="00E244CD">
        <w:rPr>
          <w:rFonts w:ascii="Times New Roman" w:eastAsia="Times New Roman" w:hAnsi="Times New Roman" w:cs="Times New Roman"/>
          <w:sz w:val="24"/>
          <w:szCs w:val="24"/>
        </w:rPr>
        <w:t xml:space="preserve">variation in genetic structure due to recombination, mutation, and demographically-induced drift from the changes </w:t>
      </w:r>
      <w:r w:rsidR="008D64C5" w:rsidRPr="00E244CD">
        <w:rPr>
          <w:rFonts w:ascii="Times New Roman" w:eastAsia="Times New Roman" w:hAnsi="Times New Roman" w:cs="Times New Roman"/>
          <w:sz w:val="24"/>
          <w:szCs w:val="24"/>
        </w:rPr>
        <w:t xml:space="preserve">caused </w:t>
      </w:r>
      <w:r w:rsidR="00760250" w:rsidRPr="00E244CD">
        <w:rPr>
          <w:rFonts w:ascii="Times New Roman" w:eastAsia="Times New Roman" w:hAnsi="Times New Roman" w:cs="Times New Roman"/>
          <w:sz w:val="24"/>
          <w:szCs w:val="24"/>
        </w:rPr>
        <w:t xml:space="preserve">by external </w:t>
      </w:r>
      <w:r w:rsidR="008D64C5" w:rsidRPr="00E244CD">
        <w:rPr>
          <w:rFonts w:ascii="Times New Roman" w:eastAsia="Times New Roman" w:hAnsi="Times New Roman" w:cs="Times New Roman"/>
          <w:sz w:val="24"/>
          <w:szCs w:val="24"/>
        </w:rPr>
        <w:t>forces</w:t>
      </w:r>
      <w:r w:rsidR="00760250" w:rsidRPr="00E244CD">
        <w:rPr>
          <w:rFonts w:ascii="Times New Roman" w:eastAsia="Times New Roman" w:hAnsi="Times New Roman" w:cs="Times New Roman"/>
          <w:sz w:val="24"/>
          <w:szCs w:val="24"/>
        </w:rPr>
        <w:t xml:space="preserve"> </w:t>
      </w:r>
      <w:del w:id="93" w:author="Patrick" w:date="2020-11-20T10:56:00Z">
        <w:r w:rsidR="00760250" w:rsidRPr="00E244CD" w:rsidDel="00CB74D9">
          <w:rPr>
            <w:rFonts w:ascii="Times New Roman" w:eastAsia="Times New Roman" w:hAnsi="Times New Roman" w:cs="Times New Roman"/>
            <w:sz w:val="24"/>
            <w:szCs w:val="24"/>
          </w:rPr>
          <w:delText>remain</w:delText>
        </w:r>
      </w:del>
      <w:del w:id="94" w:author="Patrick" w:date="2020-11-20T10:54:00Z">
        <w:r w:rsidR="00760250" w:rsidRPr="00E244CD" w:rsidDel="00CB74D9">
          <w:rPr>
            <w:rFonts w:ascii="Times New Roman" w:eastAsia="Times New Roman" w:hAnsi="Times New Roman" w:cs="Times New Roman"/>
            <w:sz w:val="24"/>
            <w:szCs w:val="24"/>
          </w:rPr>
          <w:delText xml:space="preserve"> </w:delText>
        </w:r>
        <w:r w:rsidR="009360E2" w:rsidDel="00CB74D9">
          <w:rPr>
            <w:rFonts w:ascii="Times New Roman" w:eastAsia="Times New Roman" w:hAnsi="Times New Roman" w:cs="Times New Roman"/>
            <w:sz w:val="24"/>
            <w:szCs w:val="24"/>
          </w:rPr>
          <w:delText>elusive</w:delText>
        </w:r>
      </w:del>
      <w:r w:rsidR="00760250" w:rsidRPr="00E244CD">
        <w:rPr>
          <w:rFonts w:ascii="Times New Roman" w:eastAsia="Times New Roman" w:hAnsi="Times New Roman" w:cs="Times New Roman"/>
          <w:sz w:val="24"/>
          <w:szCs w:val="24"/>
        </w:rPr>
        <w:t>.</w:t>
      </w:r>
    </w:p>
    <w:p w14:paraId="3E423C34" w14:textId="61124367" w:rsidR="00760250" w:rsidRPr="00E244CD" w:rsidRDefault="00882757" w:rsidP="00182E94">
      <w:pPr>
        <w:spacing w:after="240" w:line="276" w:lineRule="auto"/>
        <w:rPr>
          <w:rFonts w:ascii="Times New Roman" w:eastAsia="Times New Roman" w:hAnsi="Times New Roman" w:cs="Times New Roman"/>
          <w:sz w:val="24"/>
          <w:szCs w:val="24"/>
        </w:rPr>
      </w:pPr>
      <w:del w:id="95" w:author="Patrick" w:date="2020-11-20T10:56:00Z">
        <w:r w:rsidRPr="00882757" w:rsidDel="00CB74D9">
          <w:rPr>
            <w:rFonts w:ascii="Times New Roman" w:eastAsia="Times New Roman" w:hAnsi="Times New Roman" w:cs="Times New Roman"/>
            <w:sz w:val="24"/>
            <w:szCs w:val="24"/>
          </w:rPr>
          <w:delText xml:space="preserve">One </w:delText>
        </w:r>
      </w:del>
      <w:ins w:id="96" w:author="Patrick" w:date="2020-11-20T10:57:00Z">
        <w:r w:rsidR="00CB74D9">
          <w:rPr>
            <w:rFonts w:ascii="Times New Roman" w:eastAsia="Times New Roman" w:hAnsi="Times New Roman" w:cs="Times New Roman"/>
            <w:sz w:val="24"/>
            <w:szCs w:val="24"/>
          </w:rPr>
          <w:t>Although relatively uncommon in population genetics, the field of community ecology has a history of explicitly examining change in community composition through time</w:t>
        </w:r>
      </w:ins>
      <w:del w:id="97" w:author="Patrick" w:date="2020-11-20T10:57:00Z">
        <w:r w:rsidRPr="00882757" w:rsidDel="00CB74D9">
          <w:rPr>
            <w:rFonts w:ascii="Times New Roman" w:eastAsia="Times New Roman" w:hAnsi="Times New Roman" w:cs="Times New Roman"/>
            <w:sz w:val="24"/>
            <w:szCs w:val="24"/>
          </w:rPr>
          <w:delText>promising approach for overcoming these challenges can be found in the community ecology</w:delText>
        </w:r>
      </w:del>
      <w:r w:rsidRPr="00882757">
        <w:rPr>
          <w:rFonts w:ascii="Times New Roman" w:eastAsia="Times New Roman" w:hAnsi="Times New Roman" w:cs="Times New Roman"/>
          <w:sz w:val="24"/>
          <w:szCs w:val="24"/>
        </w:rPr>
        <w:t xml:space="preserve"> </w:t>
      </w:r>
      <w:commentRangeStart w:id="98"/>
      <w:r w:rsidRPr="00882757">
        <w:rPr>
          <w:rFonts w:ascii="Times New Roman" w:eastAsia="Times New Roman" w:hAnsi="Times New Roman" w:cs="Times New Roman"/>
          <w:sz w:val="24"/>
          <w:szCs w:val="24"/>
        </w:rPr>
        <w:t>literature</w:t>
      </w:r>
      <w:commentRangeEnd w:id="98"/>
      <w:r w:rsidR="00CB74D9">
        <w:rPr>
          <w:rStyle w:val="CommentReference"/>
        </w:rPr>
        <w:commentReference w:id="98"/>
      </w:r>
      <w:r w:rsidRPr="00882757">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Temporal </w:t>
      </w:r>
      <w:r w:rsidR="001C7C1F" w:rsidRPr="00E244CD">
        <w:rPr>
          <w:rFonts w:ascii="Times New Roman" w:eastAsia="Times New Roman" w:hAnsi="Times New Roman" w:cs="Times New Roman"/>
          <w:sz w:val="24"/>
          <w:szCs w:val="24"/>
        </w:rPr>
        <w:t>beta</w:t>
      </w:r>
      <w:r w:rsidR="00760250" w:rsidRPr="00E244CD">
        <w:rPr>
          <w:rFonts w:ascii="Times New Roman" w:eastAsia="Times New Roman" w:hAnsi="Times New Roman" w:cs="Times New Roman"/>
          <w:sz w:val="24"/>
          <w:szCs w:val="24"/>
        </w:rPr>
        <w:t xml:space="preserve">-diversity </w:t>
      </w:r>
      <w:r w:rsidR="001C7C1F" w:rsidRPr="00E244CD">
        <w:rPr>
          <w:rFonts w:ascii="Times New Roman" w:eastAsia="Times New Roman" w:hAnsi="Times New Roman" w:cs="Times New Roman"/>
          <w:sz w:val="24"/>
          <w:szCs w:val="24"/>
        </w:rPr>
        <w:t xml:space="preserve">indices </w:t>
      </w:r>
      <w:r w:rsidR="00760250" w:rsidRPr="00E244CD">
        <w:rPr>
          <w:rFonts w:ascii="Times New Roman" w:eastAsia="Times New Roman" w:hAnsi="Times New Roman" w:cs="Times New Roman"/>
          <w:sz w:val="24"/>
          <w:szCs w:val="24"/>
        </w:rPr>
        <w:t xml:space="preserve">(TBI; Legendre 2019) are used to quantify and assess </w:t>
      </w:r>
      <w:r w:rsidR="00733D61" w:rsidRPr="00E244CD">
        <w:rPr>
          <w:rFonts w:ascii="Times New Roman" w:eastAsia="Times New Roman" w:hAnsi="Times New Roman" w:cs="Times New Roman"/>
          <w:sz w:val="24"/>
          <w:szCs w:val="24"/>
        </w:rPr>
        <w:t xml:space="preserve">temporal </w:t>
      </w:r>
      <w:r w:rsidR="00760250" w:rsidRPr="00E244CD">
        <w:rPr>
          <w:rFonts w:ascii="Times New Roman" w:eastAsia="Times New Roman" w:hAnsi="Times New Roman" w:cs="Times New Roman"/>
          <w:sz w:val="24"/>
          <w:szCs w:val="24"/>
        </w:rPr>
        <w:t>changes in ecological community composition using a dissimilarity index</w:t>
      </w:r>
      <w:r w:rsidR="002F4AF9" w:rsidRPr="00E244CD">
        <w:rPr>
          <w:rFonts w:ascii="Times New Roman" w:eastAsia="Times New Roman" w:hAnsi="Times New Roman" w:cs="Times New Roman"/>
          <w:sz w:val="24"/>
          <w:szCs w:val="24"/>
        </w:rPr>
        <w:t xml:space="preserve"> calculated between samples taken at different times</w:t>
      </w:r>
      <w:r w:rsidR="00760250" w:rsidRPr="00E244CD">
        <w:rPr>
          <w:rFonts w:ascii="Times New Roman" w:eastAsia="Times New Roman" w:hAnsi="Times New Roman" w:cs="Times New Roman"/>
          <w:sz w:val="24"/>
          <w:szCs w:val="24"/>
        </w:rPr>
        <w:t xml:space="preserve">. The significance of these dissimilarities is then tested using </w:t>
      </w:r>
      <w:r w:rsidR="002F4AF9" w:rsidRPr="00E244CD">
        <w:rPr>
          <w:rFonts w:ascii="Times New Roman" w:eastAsia="Times New Roman" w:hAnsi="Times New Roman" w:cs="Times New Roman"/>
          <w:sz w:val="24"/>
          <w:szCs w:val="24"/>
        </w:rPr>
        <w:t xml:space="preserve">a </w:t>
      </w:r>
      <w:r w:rsidR="00760250" w:rsidRPr="00E244CD">
        <w:rPr>
          <w:rFonts w:ascii="Times New Roman" w:eastAsia="Times New Roman" w:hAnsi="Times New Roman" w:cs="Times New Roman"/>
          <w:sz w:val="24"/>
          <w:szCs w:val="24"/>
        </w:rPr>
        <w:t>permutation</w:t>
      </w:r>
      <w:r w:rsidR="002F4AF9" w:rsidRPr="00E244CD">
        <w:rPr>
          <w:rFonts w:ascii="Times New Roman" w:eastAsia="Times New Roman" w:hAnsi="Times New Roman" w:cs="Times New Roman"/>
          <w:sz w:val="24"/>
          <w:szCs w:val="24"/>
        </w:rPr>
        <w:t>al procedure</w:t>
      </w:r>
      <w:r w:rsidR="00760250" w:rsidRPr="00E244CD">
        <w:rPr>
          <w:rFonts w:ascii="Times New Roman" w:eastAsia="Times New Roman" w:hAnsi="Times New Roman" w:cs="Times New Roman"/>
          <w:sz w:val="24"/>
          <w:szCs w:val="24"/>
        </w:rPr>
        <w:t xml:space="preserve">. </w:t>
      </w:r>
      <w:r w:rsidR="005E2D5A" w:rsidRPr="005E2D5A">
        <w:rPr>
          <w:rFonts w:ascii="Times New Roman" w:eastAsia="Times New Roman" w:hAnsi="Times New Roman" w:cs="Times New Roman"/>
          <w:sz w:val="24"/>
          <w:szCs w:val="24"/>
        </w:rPr>
        <w:t xml:space="preserve">The TBI approach has effectively demonstrated temporal variation in </w:t>
      </w:r>
      <w:r w:rsidR="005E2D5A" w:rsidRPr="005E2D5A">
        <w:rPr>
          <w:rFonts w:ascii="Times New Roman" w:eastAsia="Times New Roman" w:hAnsi="Times New Roman" w:cs="Times New Roman"/>
          <w:sz w:val="24"/>
          <w:szCs w:val="24"/>
        </w:rPr>
        <w:lastRenderedPageBreak/>
        <w:t>simulated community composition</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2019)","plainTextFormattedCitation":"(Legendre, 2019)","previouslyFormattedCitation":"(Legendre,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(Legendre, 2019)</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but the potential of a TBI-inspired tool to detect meaningful temporal changes in genetic diversity has not yet been examined. Given the conceptual similarity between </w:t>
      </w:r>
      <w:r w:rsidR="00733D61" w:rsidRPr="00E244CD">
        <w:rPr>
          <w:rFonts w:ascii="Times New Roman" w:eastAsia="Times New Roman" w:hAnsi="Times New Roman" w:cs="Times New Roman"/>
          <w:sz w:val="24"/>
          <w:szCs w:val="24"/>
        </w:rPr>
        <w:t xml:space="preserve">species </w:t>
      </w:r>
      <w:r w:rsidR="00760250" w:rsidRPr="00E244CD">
        <w:rPr>
          <w:rFonts w:ascii="Times New Roman" w:eastAsia="Times New Roman" w:hAnsi="Times New Roman" w:cs="Times New Roman"/>
          <w:sz w:val="24"/>
          <w:szCs w:val="24"/>
        </w:rPr>
        <w:t xml:space="preserve">diversity in multi-species </w:t>
      </w:r>
      <w:r w:rsidR="00733D61" w:rsidRPr="00E244CD">
        <w:rPr>
          <w:rFonts w:ascii="Times New Roman" w:eastAsia="Times New Roman" w:hAnsi="Times New Roman" w:cs="Times New Roman"/>
          <w:sz w:val="24"/>
          <w:szCs w:val="24"/>
        </w:rPr>
        <w:t xml:space="preserve">community composition data </w:t>
      </w:r>
      <w:r w:rsidR="00760250" w:rsidRPr="00E244CD">
        <w:rPr>
          <w:rFonts w:ascii="Times New Roman" w:eastAsia="Times New Roman" w:hAnsi="Times New Roman" w:cs="Times New Roman"/>
          <w:sz w:val="24"/>
          <w:szCs w:val="24"/>
        </w:rPr>
        <w:t xml:space="preserve">and </w:t>
      </w:r>
      <w:r w:rsidR="00733D61" w:rsidRPr="00E244CD">
        <w:rPr>
          <w:rFonts w:ascii="Times New Roman" w:eastAsia="Times New Roman" w:hAnsi="Times New Roman" w:cs="Times New Roman"/>
          <w:sz w:val="24"/>
          <w:szCs w:val="24"/>
        </w:rPr>
        <w:t xml:space="preserve">genetic diversity in </w:t>
      </w:r>
      <w:r w:rsidR="00760250" w:rsidRPr="00E244CD">
        <w:rPr>
          <w:rFonts w:ascii="Times New Roman" w:eastAsia="Times New Roman" w:hAnsi="Times New Roman" w:cs="Times New Roman"/>
          <w:sz w:val="24"/>
          <w:szCs w:val="24"/>
        </w:rPr>
        <w:t>multi-locus gen</w:t>
      </w:r>
      <w:r w:rsidR="00733D61" w:rsidRPr="00E244CD">
        <w:rPr>
          <w:rFonts w:ascii="Times New Roman" w:eastAsia="Times New Roman" w:hAnsi="Times New Roman" w:cs="Times New Roman"/>
          <w:sz w:val="24"/>
          <w:szCs w:val="24"/>
        </w:rPr>
        <w:t>otype data</w:t>
      </w:r>
      <w:r w:rsidR="00760250" w:rsidRPr="00E244CD">
        <w:rPr>
          <w:rFonts w:ascii="Times New Roman" w:eastAsia="Times New Roman" w:hAnsi="Times New Roman" w:cs="Times New Roman"/>
          <w:sz w:val="24"/>
          <w:szCs w:val="24"/>
        </w:rPr>
        <w:t xml:space="preserve">, we </w:t>
      </w:r>
      <w:del w:id="99" w:author="Patrick" w:date="2020-11-20T10:58:00Z">
        <w:r w:rsidR="00810109" w:rsidRPr="00E244CD" w:rsidDel="00CB74D9">
          <w:rPr>
            <w:rFonts w:ascii="Times New Roman" w:eastAsia="Times New Roman" w:hAnsi="Times New Roman" w:cs="Times New Roman"/>
            <w:sz w:val="24"/>
            <w:szCs w:val="24"/>
          </w:rPr>
          <w:delText xml:space="preserve">suspected </w:delText>
        </w:r>
      </w:del>
      <w:ins w:id="100" w:author="Patrick" w:date="2020-11-20T10:58:00Z">
        <w:r w:rsidR="00CB74D9">
          <w:rPr>
            <w:rFonts w:ascii="Times New Roman" w:eastAsia="Times New Roman" w:hAnsi="Times New Roman" w:cs="Times New Roman"/>
            <w:sz w:val="24"/>
            <w:szCs w:val="24"/>
          </w:rPr>
          <w:t>sought to determine how</w:t>
        </w:r>
        <w:r w:rsidR="00CB74D9" w:rsidRPr="00E244CD">
          <w:rPr>
            <w:rFonts w:ascii="Times New Roman" w:eastAsia="Times New Roman" w:hAnsi="Times New Roman" w:cs="Times New Roman"/>
            <w:sz w:val="24"/>
            <w:szCs w:val="24"/>
          </w:rPr>
          <w:t xml:space="preserve"> </w:t>
        </w:r>
      </w:ins>
      <w:del w:id="101" w:author="Patrick" w:date="2020-11-20T10:58:00Z">
        <w:r w:rsidR="00810109" w:rsidRPr="00E244CD" w:rsidDel="00CB74D9">
          <w:rPr>
            <w:rFonts w:ascii="Times New Roman" w:eastAsia="Times New Roman" w:hAnsi="Times New Roman" w:cs="Times New Roman"/>
            <w:sz w:val="24"/>
            <w:szCs w:val="24"/>
          </w:rPr>
          <w:delText>that</w:delText>
        </w:r>
        <w:r w:rsidR="00760250" w:rsidRPr="00E244CD" w:rsidDel="00CB74D9">
          <w:rPr>
            <w:rFonts w:ascii="Times New Roman" w:eastAsia="Times New Roman" w:hAnsi="Times New Roman" w:cs="Times New Roman"/>
            <w:sz w:val="24"/>
            <w:szCs w:val="24"/>
          </w:rPr>
          <w:delText xml:space="preserve"> </w:delText>
        </w:r>
      </w:del>
      <w:r w:rsidR="00760250" w:rsidRPr="00E244CD">
        <w:rPr>
          <w:rFonts w:ascii="Times New Roman" w:eastAsia="Times New Roman" w:hAnsi="Times New Roman" w:cs="Times New Roman"/>
          <w:sz w:val="24"/>
          <w:szCs w:val="24"/>
        </w:rPr>
        <w:t xml:space="preserve">TBI could be </w:t>
      </w:r>
      <w:r w:rsidR="00810109" w:rsidRPr="00E244CD">
        <w:rPr>
          <w:rFonts w:ascii="Times New Roman" w:eastAsia="Times New Roman" w:hAnsi="Times New Roman" w:cs="Times New Roman"/>
          <w:sz w:val="24"/>
          <w:szCs w:val="24"/>
        </w:rPr>
        <w:t xml:space="preserve">modified </w:t>
      </w:r>
      <w:r w:rsidR="00760250" w:rsidRPr="00E244CD">
        <w:rPr>
          <w:rFonts w:ascii="Times New Roman" w:eastAsia="Times New Roman" w:hAnsi="Times New Roman" w:cs="Times New Roman"/>
          <w:sz w:val="24"/>
          <w:szCs w:val="24"/>
        </w:rPr>
        <w:t xml:space="preserve">to </w:t>
      </w:r>
      <w:r w:rsidR="00810109" w:rsidRPr="00E244CD">
        <w:rPr>
          <w:rFonts w:ascii="Times New Roman" w:eastAsia="Times New Roman" w:hAnsi="Times New Roman" w:cs="Times New Roman"/>
          <w:sz w:val="24"/>
          <w:szCs w:val="24"/>
        </w:rPr>
        <w:t xml:space="preserve">identify significant variation in </w:t>
      </w:r>
      <w:r w:rsidR="00760250" w:rsidRPr="00E244CD">
        <w:rPr>
          <w:rFonts w:ascii="Times New Roman" w:eastAsia="Times New Roman" w:hAnsi="Times New Roman" w:cs="Times New Roman"/>
          <w:sz w:val="24"/>
          <w:szCs w:val="24"/>
        </w:rPr>
        <w:t>spatio</w:t>
      </w:r>
      <w:r w:rsidR="004D7280">
        <w:rPr>
          <w:rFonts w:ascii="Times New Roman" w:eastAsia="Times New Roman" w:hAnsi="Times New Roman" w:cs="Times New Roman"/>
          <w:sz w:val="24"/>
          <w:szCs w:val="24"/>
        </w:rPr>
        <w:t>temporal genotypic data.</w:t>
      </w:r>
    </w:p>
    <w:p w14:paraId="0E0C760E" w14:textId="7DF98423" w:rsidR="00760250" w:rsidRPr="00E244CD" w:rsidRDefault="00FC726D"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In this paper, we </w:t>
      </w:r>
      <w:r w:rsidR="00810109" w:rsidRPr="00E244CD">
        <w:rPr>
          <w:rFonts w:ascii="Times New Roman" w:eastAsia="Times New Roman" w:hAnsi="Times New Roman" w:cs="Times New Roman"/>
          <w:sz w:val="24"/>
          <w:szCs w:val="24"/>
        </w:rPr>
        <w:t xml:space="preserve">propose </w:t>
      </w:r>
      <w:r w:rsidR="00A44B87" w:rsidRPr="00E244CD">
        <w:rPr>
          <w:rFonts w:ascii="Times New Roman" w:eastAsia="Times New Roman" w:hAnsi="Times New Roman" w:cs="Times New Roman"/>
          <w:sz w:val="24"/>
          <w:szCs w:val="24"/>
        </w:rPr>
        <w:t xml:space="preserve">and evaluate </w:t>
      </w:r>
      <w:r w:rsidR="00810109" w:rsidRPr="00E244CD">
        <w:rPr>
          <w:rFonts w:ascii="Times New Roman" w:eastAsia="Times New Roman" w:hAnsi="Times New Roman" w:cs="Times New Roman"/>
          <w:sz w:val="24"/>
          <w:szCs w:val="24"/>
        </w:rPr>
        <w:t>a method for</w:t>
      </w:r>
      <w:r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extend</w:t>
      </w:r>
      <w:r w:rsidRPr="00E244CD">
        <w:rPr>
          <w:rFonts w:ascii="Times New Roman" w:eastAsia="Times New Roman" w:hAnsi="Times New Roman" w:cs="Times New Roman"/>
          <w:sz w:val="24"/>
          <w:szCs w:val="24"/>
        </w:rPr>
        <w:t>ing</w:t>
      </w:r>
      <w:r w:rsidR="00760250" w:rsidRPr="00E244CD">
        <w:rPr>
          <w:rFonts w:ascii="Times New Roman" w:eastAsia="Times New Roman" w:hAnsi="Times New Roman" w:cs="Times New Roman"/>
          <w:sz w:val="24"/>
          <w:szCs w:val="24"/>
        </w:rPr>
        <w:t xml:space="preserve"> the TBI framework to spatiotemporal population genetic data. </w:t>
      </w:r>
      <w:r w:rsidRPr="00E244CD">
        <w:rPr>
          <w:rFonts w:ascii="Times New Roman" w:eastAsia="Times New Roman" w:hAnsi="Times New Roman" w:cs="Times New Roman"/>
          <w:sz w:val="24"/>
          <w:szCs w:val="24"/>
        </w:rPr>
        <w:t>O</w:t>
      </w:r>
      <w:r w:rsidR="00760250" w:rsidRPr="00E244CD">
        <w:rPr>
          <w:rFonts w:ascii="Times New Roman" w:eastAsia="Times New Roman" w:hAnsi="Times New Roman" w:cs="Times New Roman"/>
          <w:sz w:val="24"/>
          <w:szCs w:val="24"/>
        </w:rPr>
        <w:t xml:space="preserve">ur new framework, </w:t>
      </w:r>
      <w:r w:rsidRPr="00E244CD">
        <w:rPr>
          <w:rFonts w:ascii="Times New Roman" w:eastAsia="Times New Roman" w:hAnsi="Times New Roman" w:cs="Times New Roman"/>
          <w:sz w:val="24"/>
          <w:szCs w:val="24"/>
        </w:rPr>
        <w:t xml:space="preserve">which we call </w:t>
      </w:r>
      <w:r w:rsidR="001C7C1F" w:rsidRPr="00E244CD">
        <w:rPr>
          <w:rFonts w:ascii="Times New Roman" w:eastAsia="Times New Roman" w:hAnsi="Times New Roman" w:cs="Times New Roman"/>
          <w:sz w:val="24"/>
          <w:szCs w:val="24"/>
        </w:rPr>
        <w:t xml:space="preserve">temporal genetic </w:t>
      </w:r>
      <w:r w:rsidR="00760250" w:rsidRPr="00E244CD">
        <w:rPr>
          <w:rFonts w:ascii="Times New Roman" w:eastAsia="Times New Roman" w:hAnsi="Times New Roman" w:cs="Times New Roman"/>
          <w:sz w:val="24"/>
          <w:szCs w:val="24"/>
        </w:rPr>
        <w:t xml:space="preserve">diversity </w:t>
      </w:r>
      <w:r w:rsidR="001C7C1F" w:rsidRPr="00E244CD">
        <w:rPr>
          <w:rFonts w:ascii="Times New Roman" w:eastAsia="Times New Roman" w:hAnsi="Times New Roman" w:cs="Times New Roman"/>
          <w:sz w:val="24"/>
          <w:szCs w:val="24"/>
        </w:rPr>
        <w:t xml:space="preserve">indices </w:t>
      </w:r>
      <w:r w:rsidR="00760250" w:rsidRPr="00E244CD">
        <w:rPr>
          <w:rFonts w:ascii="Times New Roman" w:eastAsia="Times New Roman" w:hAnsi="Times New Roman" w:cs="Times New Roman"/>
          <w:sz w:val="24"/>
          <w:szCs w:val="24"/>
        </w:rPr>
        <w:t xml:space="preserve">(TGI), is </w:t>
      </w:r>
      <w:r w:rsidRPr="00E244CD">
        <w:rPr>
          <w:rFonts w:ascii="Times New Roman" w:eastAsia="Times New Roman" w:hAnsi="Times New Roman" w:cs="Times New Roman"/>
          <w:sz w:val="24"/>
          <w:szCs w:val="24"/>
        </w:rPr>
        <w:t xml:space="preserve">designed </w:t>
      </w:r>
      <w:r w:rsidR="00760250" w:rsidRPr="00E244CD">
        <w:rPr>
          <w:rFonts w:ascii="Times New Roman" w:eastAsia="Times New Roman" w:hAnsi="Times New Roman" w:cs="Times New Roman"/>
          <w:sz w:val="24"/>
          <w:szCs w:val="24"/>
        </w:rPr>
        <w:t xml:space="preserve">to identify significant temporal variation in spatial genetic diversity using relatively information-poor genetic data </w:t>
      </w:r>
      <w:r w:rsidRPr="00E244CD">
        <w:rPr>
          <w:rFonts w:ascii="Times New Roman" w:eastAsia="Times New Roman" w:hAnsi="Times New Roman" w:cs="Times New Roman"/>
          <w:sz w:val="24"/>
          <w:szCs w:val="24"/>
        </w:rPr>
        <w:t xml:space="preserve">while accounting for </w:t>
      </w:r>
      <w:r w:rsidR="00760250" w:rsidRPr="00E244CD">
        <w:rPr>
          <w:rFonts w:ascii="Times New Roman" w:eastAsia="Times New Roman" w:hAnsi="Times New Roman" w:cs="Times New Roman"/>
          <w:sz w:val="24"/>
          <w:szCs w:val="24"/>
        </w:rPr>
        <w:t xml:space="preserve">confounding forces such as drift. We demonstrate the effectiveness and applicability of the </w:t>
      </w:r>
      <w:r w:rsidRPr="00E244CD">
        <w:rPr>
          <w:rFonts w:ascii="Times New Roman" w:eastAsia="Times New Roman" w:hAnsi="Times New Roman" w:cs="Times New Roman"/>
          <w:sz w:val="24"/>
          <w:szCs w:val="24"/>
        </w:rPr>
        <w:t xml:space="preserve">TGI </w:t>
      </w:r>
      <w:r w:rsidR="00760250" w:rsidRPr="00E244CD">
        <w:rPr>
          <w:rFonts w:ascii="Times New Roman" w:eastAsia="Times New Roman" w:hAnsi="Times New Roman" w:cs="Times New Roman"/>
          <w:sz w:val="24"/>
          <w:szCs w:val="24"/>
        </w:rPr>
        <w:t>approach using simulated genetic data</w:t>
      </w:r>
      <w:r w:rsidR="00A44B87"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t>
      </w:r>
      <w:r w:rsidR="00A44B87" w:rsidRPr="00E244CD">
        <w:rPr>
          <w:rFonts w:ascii="Times New Roman" w:eastAsia="Times New Roman" w:hAnsi="Times New Roman" w:cs="Times New Roman"/>
          <w:sz w:val="24"/>
          <w:szCs w:val="24"/>
        </w:rPr>
        <w:t>where e</w:t>
      </w:r>
      <w:r w:rsidRPr="00E244CD">
        <w:rPr>
          <w:rFonts w:ascii="Times New Roman" w:eastAsia="Times New Roman" w:hAnsi="Times New Roman" w:cs="Times New Roman"/>
          <w:sz w:val="24"/>
          <w:szCs w:val="24"/>
        </w:rPr>
        <w:t>ach simulation included</w:t>
      </w:r>
      <w:r w:rsidR="00760250" w:rsidRPr="00E244CD">
        <w:rPr>
          <w:rFonts w:ascii="Times New Roman" w:eastAsia="Times New Roman" w:hAnsi="Times New Roman" w:cs="Times New Roman"/>
          <w:sz w:val="24"/>
          <w:szCs w:val="24"/>
        </w:rPr>
        <w:t xml:space="preserve"> multiple scenarios in which portions of a landscape </w:t>
      </w:r>
      <w:r w:rsidR="00A44B87" w:rsidRPr="00E244CD">
        <w:rPr>
          <w:rFonts w:ascii="Times New Roman" w:eastAsia="Times New Roman" w:hAnsi="Times New Roman" w:cs="Times New Roman"/>
          <w:sz w:val="24"/>
          <w:szCs w:val="24"/>
        </w:rPr>
        <w:t xml:space="preserve">were </w:t>
      </w:r>
      <w:r w:rsidR="00760250" w:rsidRPr="00E244CD">
        <w:rPr>
          <w:rFonts w:ascii="Times New Roman" w:eastAsia="Times New Roman" w:hAnsi="Times New Roman" w:cs="Times New Roman"/>
          <w:sz w:val="24"/>
          <w:szCs w:val="24"/>
        </w:rPr>
        <w:t>affected by a non-selective demographic change</w:t>
      </w:r>
      <w:r w:rsidR="00760250" w:rsidRPr="00E244CD">
        <w:rPr>
          <w:rStyle w:val="CommentReference"/>
          <w:rFonts w:ascii="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We </w:t>
      </w:r>
      <w:r w:rsidR="00A44B87" w:rsidRPr="00E244CD">
        <w:rPr>
          <w:rFonts w:ascii="Times New Roman" w:eastAsia="Times New Roman" w:hAnsi="Times New Roman" w:cs="Times New Roman"/>
          <w:sz w:val="24"/>
          <w:szCs w:val="24"/>
        </w:rPr>
        <w:t xml:space="preserve">additionally determined how </w:t>
      </w:r>
      <w:r w:rsidR="00B96666" w:rsidRPr="00E244CD">
        <w:rPr>
          <w:rFonts w:ascii="Times New Roman" w:eastAsia="Times New Roman" w:hAnsi="Times New Roman" w:cs="Times New Roman"/>
          <w:sz w:val="24"/>
          <w:szCs w:val="24"/>
        </w:rPr>
        <w:t>the ability of TGI to detect significant, atypical temporal variation in genetic diversity was affected by</w:t>
      </w:r>
      <w:r w:rsidR="00760250" w:rsidRPr="00E244CD">
        <w:rPr>
          <w:rFonts w:ascii="Times New Roman" w:eastAsia="Times New Roman" w:hAnsi="Times New Roman" w:cs="Times New Roman"/>
          <w:sz w:val="24"/>
          <w:szCs w:val="24"/>
        </w:rPr>
        <w:t xml:space="preserve"> </w:t>
      </w:r>
      <w:r w:rsidR="00A44B87" w:rsidRPr="00E244CD">
        <w:rPr>
          <w:rFonts w:ascii="Times New Roman" w:eastAsia="Times New Roman" w:hAnsi="Times New Roman" w:cs="Times New Roman"/>
          <w:sz w:val="24"/>
          <w:szCs w:val="24"/>
        </w:rPr>
        <w:t xml:space="preserve">three </w:t>
      </w:r>
      <w:r w:rsidR="00760250" w:rsidRPr="00E244CD">
        <w:rPr>
          <w:rFonts w:ascii="Times New Roman" w:eastAsia="Times New Roman" w:hAnsi="Times New Roman" w:cs="Times New Roman"/>
          <w:sz w:val="24"/>
          <w:szCs w:val="24"/>
        </w:rPr>
        <w:t>different demographic contexts</w:t>
      </w:r>
      <w:r w:rsidR="00B96666" w:rsidRPr="00E244CD">
        <w:rPr>
          <w:rFonts w:ascii="Times New Roman" w:eastAsia="Times New Roman" w:hAnsi="Times New Roman" w:cs="Times New Roman"/>
          <w:sz w:val="24"/>
          <w:szCs w:val="24"/>
        </w:rPr>
        <w:t>: population</w:t>
      </w:r>
      <w:r w:rsidR="00760250" w:rsidRPr="00E244CD">
        <w:rPr>
          <w:rFonts w:ascii="Times New Roman" w:eastAsia="Times New Roman" w:hAnsi="Times New Roman" w:cs="Times New Roman"/>
          <w:sz w:val="24"/>
          <w:szCs w:val="24"/>
        </w:rPr>
        <w:t xml:space="preserve"> dispersal ability, the number of populations affected by a demographic event (i.e., spatial extent</w:t>
      </w:r>
      <w:r w:rsidR="00B96666" w:rsidRPr="00E244CD">
        <w:rPr>
          <w:rFonts w:ascii="Times New Roman" w:eastAsia="Times New Roman" w:hAnsi="Times New Roman" w:cs="Times New Roman"/>
          <w:sz w:val="24"/>
          <w:szCs w:val="24"/>
        </w:rPr>
        <w:t xml:space="preserve"> of the event</w:t>
      </w:r>
      <w:r w:rsidR="00760250" w:rsidRPr="00E244CD">
        <w:rPr>
          <w:rFonts w:ascii="Times New Roman" w:eastAsia="Times New Roman" w:hAnsi="Times New Roman" w:cs="Times New Roman"/>
          <w:sz w:val="24"/>
          <w:szCs w:val="24"/>
        </w:rPr>
        <w:t xml:space="preserve">), and </w:t>
      </w:r>
      <w:r w:rsidRPr="00E244CD">
        <w:rPr>
          <w:rFonts w:ascii="Times New Roman" w:eastAsia="Times New Roman" w:hAnsi="Times New Roman" w:cs="Times New Roman"/>
          <w:sz w:val="24"/>
          <w:szCs w:val="24"/>
        </w:rPr>
        <w:t xml:space="preserve">the </w:t>
      </w:r>
      <w:r w:rsidR="00760250" w:rsidRPr="00E244CD">
        <w:rPr>
          <w:rFonts w:ascii="Times New Roman" w:eastAsia="Times New Roman" w:hAnsi="Times New Roman" w:cs="Times New Roman"/>
          <w:sz w:val="24"/>
          <w:szCs w:val="24"/>
        </w:rPr>
        <w:t>time between two sampling efforts. W</w:t>
      </w:r>
      <w:r w:rsidR="00B96666" w:rsidRPr="00E244CD">
        <w:rPr>
          <w:rFonts w:ascii="Times New Roman" w:eastAsia="Times New Roman" w:hAnsi="Times New Roman" w:cs="Times New Roman"/>
          <w:sz w:val="24"/>
          <w:szCs w:val="24"/>
        </w:rPr>
        <w:t xml:space="preserve">ith respect to these demographic contexts, we </w:t>
      </w:r>
      <w:r w:rsidR="00760250" w:rsidRPr="00E244CD">
        <w:rPr>
          <w:rFonts w:ascii="Times New Roman" w:eastAsia="Times New Roman" w:hAnsi="Times New Roman" w:cs="Times New Roman"/>
          <w:sz w:val="24"/>
          <w:szCs w:val="24"/>
        </w:rPr>
        <w:t>predict</w:t>
      </w:r>
      <w:r w:rsidR="00810109" w:rsidRPr="00E244CD">
        <w:rPr>
          <w:rFonts w:ascii="Times New Roman" w:eastAsia="Times New Roman" w:hAnsi="Times New Roman" w:cs="Times New Roman"/>
          <w:sz w:val="24"/>
          <w:szCs w:val="24"/>
        </w:rPr>
        <w:t>ed</w:t>
      </w:r>
      <w:r w:rsidR="00760250" w:rsidRPr="00E244CD">
        <w:rPr>
          <w:rFonts w:ascii="Times New Roman" w:eastAsia="Times New Roman" w:hAnsi="Times New Roman" w:cs="Times New Roman"/>
          <w:sz w:val="24"/>
          <w:szCs w:val="24"/>
        </w:rPr>
        <w:t xml:space="preserve"> that our ability to detect</w:t>
      </w:r>
      <w:r w:rsidR="005D2C9D">
        <w:rPr>
          <w:rFonts w:ascii="Times New Roman" w:eastAsia="Times New Roman" w:hAnsi="Times New Roman" w:cs="Times New Roman"/>
          <w:sz w:val="24"/>
          <w:szCs w:val="24"/>
        </w:rPr>
        <w:t xml:space="preserve"> temporal genetic changes would</w:t>
      </w:r>
      <w:r w:rsidR="00B96666" w:rsidRPr="00E244CD">
        <w:rPr>
          <w:rFonts w:ascii="Times New Roman" w:eastAsia="Times New Roman" w:hAnsi="Times New Roman" w:cs="Times New Roman"/>
          <w:sz w:val="24"/>
          <w:szCs w:val="24"/>
        </w:rPr>
        <w:t xml:space="preserve"> decrease</w:t>
      </w:r>
      <w:r w:rsidR="00760250" w:rsidRPr="00E244CD">
        <w:rPr>
          <w:rFonts w:ascii="Times New Roman" w:eastAsia="Times New Roman" w:hAnsi="Times New Roman" w:cs="Times New Roman"/>
          <w:sz w:val="24"/>
          <w:szCs w:val="24"/>
        </w:rPr>
        <w:t xml:space="preserve"> </w:t>
      </w:r>
      <w:r w:rsidR="00810109" w:rsidRPr="00E244CD">
        <w:rPr>
          <w:rFonts w:ascii="Times New Roman" w:eastAsia="Times New Roman" w:hAnsi="Times New Roman" w:cs="Times New Roman"/>
          <w:sz w:val="24"/>
          <w:szCs w:val="24"/>
        </w:rPr>
        <w:t xml:space="preserve">in populations with higher </w:t>
      </w:r>
      <w:r w:rsidR="00760250" w:rsidRPr="00E244CD">
        <w:rPr>
          <w:rFonts w:ascii="Times New Roman" w:eastAsia="Times New Roman" w:hAnsi="Times New Roman" w:cs="Times New Roman"/>
          <w:sz w:val="24"/>
          <w:szCs w:val="24"/>
        </w:rPr>
        <w:t xml:space="preserve">dispersal </w:t>
      </w:r>
      <w:r w:rsidR="00810109" w:rsidRPr="00E244CD">
        <w:rPr>
          <w:rFonts w:ascii="Times New Roman" w:eastAsia="Times New Roman" w:hAnsi="Times New Roman" w:cs="Times New Roman"/>
          <w:sz w:val="24"/>
          <w:szCs w:val="24"/>
        </w:rPr>
        <w:t xml:space="preserve">capacity </w:t>
      </w:r>
      <w:r w:rsidR="00760250" w:rsidRPr="00E244CD">
        <w:rPr>
          <w:rFonts w:ascii="Times New Roman" w:eastAsia="Times New Roman" w:hAnsi="Times New Roman" w:cs="Times New Roman"/>
          <w:sz w:val="24"/>
          <w:szCs w:val="24"/>
        </w:rPr>
        <w:t>because of the homogenizing effect of higher gene flow</w:t>
      </w:r>
      <w:r w:rsidR="005D2C9D">
        <w:rPr>
          <w:rFonts w:ascii="Times New Roman" w:eastAsia="Times New Roman" w:hAnsi="Times New Roman" w:cs="Times New Roman"/>
          <w:sz w:val="24"/>
          <w:szCs w:val="24"/>
        </w:rPr>
        <w:t xml:space="preserve"> and </w:t>
      </w:r>
      <w:r w:rsidR="00B96666" w:rsidRPr="00E244CD">
        <w:rPr>
          <w:rFonts w:ascii="Times New Roman" w:eastAsia="Times New Roman" w:hAnsi="Times New Roman" w:cs="Times New Roman"/>
          <w:sz w:val="24"/>
          <w:szCs w:val="24"/>
        </w:rPr>
        <w:t>decrease when</w:t>
      </w:r>
      <w:r w:rsidR="00760250" w:rsidRPr="00E244CD">
        <w:rPr>
          <w:rFonts w:ascii="Times New Roman" w:eastAsia="Times New Roman" w:hAnsi="Times New Roman" w:cs="Times New Roman"/>
          <w:sz w:val="24"/>
          <w:szCs w:val="24"/>
        </w:rPr>
        <w:t xml:space="preserve"> the time between successive sampling</w:t>
      </w:r>
      <w:r w:rsidR="00B96666" w:rsidRPr="00E244CD">
        <w:rPr>
          <w:rFonts w:ascii="Times New Roman" w:eastAsia="Times New Roman" w:hAnsi="Times New Roman" w:cs="Times New Roman"/>
          <w:sz w:val="24"/>
          <w:szCs w:val="24"/>
        </w:rPr>
        <w:t xml:space="preserve"> events increased</w:t>
      </w:r>
      <w:r w:rsidR="00760250" w:rsidRPr="00E244CD">
        <w:rPr>
          <w:rFonts w:ascii="Times New Roman" w:eastAsia="Times New Roman" w:hAnsi="Times New Roman" w:cs="Times New Roman"/>
          <w:sz w:val="24"/>
          <w:szCs w:val="24"/>
        </w:rPr>
        <w:t xml:space="preserve">, regardless of when an event occurred between </w:t>
      </w:r>
      <w:r w:rsidR="00B96666" w:rsidRPr="00E244CD">
        <w:rPr>
          <w:rFonts w:ascii="Times New Roman" w:eastAsia="Times New Roman" w:hAnsi="Times New Roman" w:cs="Times New Roman"/>
          <w:sz w:val="24"/>
          <w:szCs w:val="24"/>
        </w:rPr>
        <w:t>samples</w:t>
      </w:r>
      <w:r w:rsidR="00760250" w:rsidRPr="00E244CD">
        <w:rPr>
          <w:rFonts w:ascii="Times New Roman" w:eastAsia="Times New Roman" w:hAnsi="Times New Roman" w:cs="Times New Roman"/>
          <w:sz w:val="24"/>
          <w:szCs w:val="24"/>
        </w:rPr>
        <w:t>. Finally, we illustrate how TGI provides a functional testing framework by applying it to a real genetic dataset representing a large landscape with many populations of a threatened vertebrate.</w:t>
      </w:r>
      <w:ins w:id="102" w:author="Patrick" w:date="2020-11-20T10:59:00Z">
        <w:r w:rsidR="00CB74D9">
          <w:rPr>
            <w:rFonts w:ascii="Times New Roman" w:eastAsia="Times New Roman" w:hAnsi="Times New Roman" w:cs="Times New Roman"/>
            <w:sz w:val="24"/>
            <w:szCs w:val="24"/>
          </w:rPr>
          <w:t xml:space="preserve"> </w:t>
        </w:r>
        <w:commentRangeStart w:id="103"/>
        <w:r w:rsidR="00CB74D9">
          <w:rPr>
            <w:rFonts w:ascii="Times New Roman" w:eastAsia="Times New Roman" w:hAnsi="Times New Roman" w:cs="Times New Roman"/>
            <w:sz w:val="24"/>
            <w:szCs w:val="24"/>
          </w:rPr>
          <w:t xml:space="preserve">A better understanding of the factors that </w:t>
        </w:r>
      </w:ins>
      <w:ins w:id="104" w:author="Patrick" w:date="2020-11-20T11:00:00Z">
        <w:r w:rsidR="00CB74D9">
          <w:rPr>
            <w:rFonts w:ascii="Times New Roman" w:eastAsia="Times New Roman" w:hAnsi="Times New Roman" w:cs="Times New Roman"/>
            <w:sz w:val="24"/>
            <w:szCs w:val="24"/>
          </w:rPr>
          <w:t>influence</w:t>
        </w:r>
      </w:ins>
      <w:ins w:id="105" w:author="Patrick" w:date="2020-11-20T10:59:00Z">
        <w:r w:rsidR="00CB74D9">
          <w:rPr>
            <w:rFonts w:ascii="Times New Roman" w:eastAsia="Times New Roman" w:hAnsi="Times New Roman" w:cs="Times New Roman"/>
            <w:sz w:val="24"/>
            <w:szCs w:val="24"/>
          </w:rPr>
          <w:t xml:space="preserve"> temporal change sin genetic diversity through time and i</w:t>
        </w:r>
      </w:ins>
      <w:ins w:id="106" w:author="Patrick" w:date="2020-11-20T11:00:00Z">
        <w:r w:rsidR="00CB74D9">
          <w:rPr>
            <w:rFonts w:ascii="Times New Roman" w:eastAsia="Times New Roman" w:hAnsi="Times New Roman" w:cs="Times New Roman"/>
            <w:sz w:val="24"/>
            <w:szCs w:val="24"/>
          </w:rPr>
          <w:t>m</w:t>
        </w:r>
      </w:ins>
      <w:ins w:id="107" w:author="Patrick" w:date="2020-11-20T10:59:00Z">
        <w:r w:rsidR="00CB74D9">
          <w:rPr>
            <w:rFonts w:ascii="Times New Roman" w:eastAsia="Times New Roman" w:hAnsi="Times New Roman" w:cs="Times New Roman"/>
            <w:sz w:val="24"/>
            <w:szCs w:val="24"/>
          </w:rPr>
          <w:t xml:space="preserve">proved techniques to monitor these changes is essential to … </w:t>
        </w:r>
        <w:commentRangeEnd w:id="103"/>
        <w:r w:rsidR="00CB74D9">
          <w:rPr>
            <w:rStyle w:val="CommentReference"/>
          </w:rPr>
          <w:commentReference w:id="103"/>
        </w:r>
      </w:ins>
    </w:p>
    <w:p w14:paraId="64DF7CEF" w14:textId="79DA98A7" w:rsidR="00760250" w:rsidRDefault="00760250" w:rsidP="00182E94">
      <w:pPr>
        <w:pStyle w:val="Heading1"/>
        <w:spacing w:after="240" w:line="276" w:lineRule="auto"/>
      </w:pPr>
      <w:r w:rsidRPr="00E244CD">
        <w:t>METHODS</w:t>
      </w:r>
    </w:p>
    <w:p w14:paraId="6CC8C5A6" w14:textId="0C7A97A1" w:rsidR="00760250" w:rsidRPr="00B04106" w:rsidRDefault="00760250" w:rsidP="00182E94">
      <w:pPr>
        <w:pStyle w:val="Heading2"/>
        <w:spacing w:after="240" w:line="276" w:lineRule="auto"/>
      </w:pPr>
      <w:r w:rsidRPr="00E244CD">
        <w:rPr>
          <w:lang w:val="en-US"/>
        </w:rPr>
        <w:t xml:space="preserve">Adapting </w:t>
      </w:r>
      <w:r w:rsidR="00C66A6C" w:rsidRPr="00E244CD">
        <w:rPr>
          <w:lang w:val="en-US"/>
        </w:rPr>
        <w:t xml:space="preserve">TBI </w:t>
      </w:r>
      <w:r w:rsidRPr="00B04106">
        <w:rPr>
          <w:lang w:val="en-US"/>
        </w:rPr>
        <w:t>for genetic data</w:t>
      </w:r>
    </w:p>
    <w:p w14:paraId="6D534F90" w14:textId="41C1B4BE"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T</w:t>
      </w:r>
      <w:r w:rsidR="00FC726D" w:rsidRPr="00E244CD">
        <w:rPr>
          <w:rFonts w:ascii="Times New Roman" w:eastAsia="Times New Roman" w:hAnsi="Times New Roman" w:cs="Times New Roman"/>
          <w:sz w:val="24"/>
          <w:szCs w:val="24"/>
        </w:rPr>
        <w:t xml:space="preserve">emporal </w:t>
      </w:r>
      <w:r w:rsidR="001C7C1F" w:rsidRPr="00E244CD">
        <w:rPr>
          <w:rFonts w:ascii="Times New Roman" w:eastAsia="Times New Roman" w:hAnsi="Times New Roman" w:cs="Times New Roman"/>
          <w:sz w:val="24"/>
          <w:szCs w:val="24"/>
        </w:rPr>
        <w:t>beta-</w:t>
      </w:r>
      <w:r w:rsidR="00FC726D" w:rsidRPr="00E244CD">
        <w:rPr>
          <w:rFonts w:ascii="Times New Roman" w:eastAsia="Times New Roman" w:hAnsi="Times New Roman" w:cs="Times New Roman"/>
          <w:sz w:val="24"/>
          <w:szCs w:val="24"/>
        </w:rPr>
        <w:t xml:space="preserve">diversity </w:t>
      </w:r>
      <w:r w:rsidR="001C7C1F" w:rsidRPr="00E244CD">
        <w:rPr>
          <w:rFonts w:ascii="Times New Roman" w:eastAsia="Times New Roman" w:hAnsi="Times New Roman" w:cs="Times New Roman"/>
          <w:sz w:val="24"/>
          <w:szCs w:val="24"/>
        </w:rPr>
        <w:t xml:space="preserve">indices </w:t>
      </w:r>
      <w:r w:rsidR="009360E2">
        <w:rPr>
          <w:rFonts w:ascii="Times New Roman" w:eastAsia="Times New Roman" w:hAnsi="Times New Roman" w:cs="Times New Roman"/>
          <w:sz w:val="24"/>
          <w:szCs w:val="24"/>
        </w:rPr>
        <w:t xml:space="preserve">(TBI) </w:t>
      </w:r>
      <w:r w:rsidR="00FC726D" w:rsidRPr="00E244CD">
        <w:rPr>
          <w:rFonts w:ascii="Times New Roman" w:eastAsia="Times New Roman" w:hAnsi="Times New Roman" w:cs="Times New Roman"/>
          <w:sz w:val="24"/>
          <w:szCs w:val="24"/>
        </w:rPr>
        <w:t xml:space="preserve">are calculated by </w:t>
      </w:r>
      <w:r w:rsidRPr="00E244CD">
        <w:rPr>
          <w:rFonts w:ascii="Times New Roman" w:eastAsia="Times New Roman" w:hAnsi="Times New Roman" w:cs="Times New Roman"/>
          <w:sz w:val="24"/>
          <w:szCs w:val="24"/>
        </w:rPr>
        <w:t xml:space="preserve">computing dissimilarities in species composition between data sampled at two different times at all sampling </w:t>
      </w:r>
      <w:commentRangeStart w:id="108"/>
      <w:r w:rsidRPr="00E244CD">
        <w:rPr>
          <w:rFonts w:ascii="Times New Roman" w:eastAsia="Times New Roman" w:hAnsi="Times New Roman" w:cs="Times New Roman"/>
          <w:sz w:val="24"/>
          <w:szCs w:val="24"/>
        </w:rPr>
        <w:t>sites</w:t>
      </w:r>
      <w:commentRangeEnd w:id="108"/>
      <w:r w:rsidR="000D5772">
        <w:rPr>
          <w:rStyle w:val="CommentReference"/>
        </w:rPr>
        <w:commentReference w:id="108"/>
      </w:r>
      <w:r w:rsidR="00B2536B">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B2536B">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significance of these indices </w:t>
      </w:r>
      <w:r w:rsidR="00B2536B">
        <w:rPr>
          <w:rFonts w:ascii="Times New Roman" w:eastAsia="Times New Roman" w:hAnsi="Times New Roman" w:cs="Times New Roman"/>
          <w:sz w:val="24"/>
          <w:szCs w:val="24"/>
        </w:rPr>
        <w:t xml:space="preserve">is then tested </w:t>
      </w:r>
      <w:r w:rsidRPr="00E244CD">
        <w:rPr>
          <w:rFonts w:ascii="Times New Roman" w:eastAsia="Times New Roman" w:hAnsi="Times New Roman" w:cs="Times New Roman"/>
          <w:sz w:val="24"/>
          <w:szCs w:val="24"/>
        </w:rPr>
        <w:t xml:space="preserve">through simultaneous permutations of the two site-by-species input matrices. </w:t>
      </w:r>
      <w:r w:rsidR="00FC726D" w:rsidRPr="00E244CD">
        <w:rPr>
          <w:rFonts w:ascii="Times New Roman" w:eastAsia="Times New Roman" w:hAnsi="Times New Roman" w:cs="Times New Roman"/>
          <w:sz w:val="24"/>
          <w:szCs w:val="24"/>
        </w:rPr>
        <w:t>To</w:t>
      </w:r>
      <w:r w:rsidRPr="00E244CD">
        <w:rPr>
          <w:rFonts w:ascii="Times New Roman" w:eastAsia="Times New Roman" w:hAnsi="Times New Roman" w:cs="Times New Roman"/>
          <w:sz w:val="24"/>
          <w:szCs w:val="24"/>
        </w:rPr>
        <w:t xml:space="preserve"> extend TBI to TGI, we </w:t>
      </w:r>
      <w:r w:rsidR="00FC726D" w:rsidRPr="00E244CD">
        <w:rPr>
          <w:rFonts w:ascii="Times New Roman" w:eastAsia="Times New Roman" w:hAnsi="Times New Roman" w:cs="Times New Roman"/>
          <w:sz w:val="24"/>
          <w:szCs w:val="24"/>
        </w:rPr>
        <w:t>substituted community dissimilarities</w:t>
      </w:r>
      <w:r w:rsidR="006A6EC4" w:rsidRPr="00E244CD">
        <w:rPr>
          <w:rFonts w:ascii="Times New Roman" w:eastAsia="Times New Roman" w:hAnsi="Times New Roman" w:cs="Times New Roman"/>
          <w:sz w:val="24"/>
          <w:szCs w:val="24"/>
        </w:rPr>
        <w:t xml:space="preserve"> with</w:t>
      </w:r>
      <w:r w:rsidR="00FC726D"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genetic distances </w:t>
      </w:r>
      <w:r w:rsidR="006A6EC4" w:rsidRPr="00E244CD">
        <w:rPr>
          <w:rFonts w:ascii="Times New Roman" w:eastAsia="Times New Roman" w:hAnsi="Times New Roman" w:cs="Times New Roman"/>
          <w:sz w:val="24"/>
          <w:szCs w:val="24"/>
        </w:rPr>
        <w:t xml:space="preserve">calculated from site-level allele frequencies in order </w:t>
      </w:r>
      <w:r w:rsidRPr="00E244CD">
        <w:rPr>
          <w:rFonts w:ascii="Times New Roman" w:eastAsia="Times New Roman" w:hAnsi="Times New Roman" w:cs="Times New Roman"/>
          <w:sz w:val="24"/>
          <w:szCs w:val="24"/>
        </w:rPr>
        <w:t>to compare two different temporal samples</w:t>
      </w:r>
      <w:r w:rsidR="007C1503" w:rsidRPr="00E244CD">
        <w:rPr>
          <w:rFonts w:ascii="Times New Roman" w:eastAsia="Times New Roman" w:hAnsi="Times New Roman" w:cs="Times New Roman"/>
          <w:sz w:val="24"/>
          <w:szCs w:val="24"/>
        </w:rPr>
        <w:t xml:space="preserve"> (see Fig. 1A for a simple example showing how we transformed two temporal samples into a genetic distance, for a two-site landscape)</w:t>
      </w:r>
      <w:r w:rsidRPr="00E244CD">
        <w:rPr>
          <w:rFonts w:ascii="Times New Roman" w:eastAsia="Times New Roman" w:hAnsi="Times New Roman" w:cs="Times New Roman"/>
          <w:sz w:val="24"/>
          <w:szCs w:val="24"/>
        </w:rPr>
        <w:t xml:space="preserve">. </w:t>
      </w:r>
      <w:r w:rsidR="006A6EC4" w:rsidRPr="00E244CD">
        <w:rPr>
          <w:rFonts w:ascii="Times New Roman" w:eastAsia="Times New Roman" w:hAnsi="Times New Roman" w:cs="Times New Roman"/>
          <w:sz w:val="24"/>
          <w:szCs w:val="24"/>
        </w:rPr>
        <w:t>T</w:t>
      </w:r>
      <w:r w:rsidRPr="00E244CD">
        <w:rPr>
          <w:rFonts w:ascii="Times New Roman" w:eastAsia="Times New Roman" w:hAnsi="Times New Roman" w:cs="Times New Roman"/>
          <w:sz w:val="24"/>
          <w:szCs w:val="24"/>
        </w:rPr>
        <w:t xml:space="preserve">he null hypothesis </w:t>
      </w:r>
      <w:r w:rsidR="006A6EC4" w:rsidRPr="00E244CD">
        <w:rPr>
          <w:rFonts w:ascii="Times New Roman" w:eastAsia="Times New Roman" w:hAnsi="Times New Roman" w:cs="Times New Roman"/>
          <w:sz w:val="24"/>
          <w:szCs w:val="24"/>
        </w:rPr>
        <w:t xml:space="preserve">in this case </w:t>
      </w:r>
      <w:r w:rsidRPr="00E244CD">
        <w:rPr>
          <w:rFonts w:ascii="Times New Roman" w:eastAsia="Times New Roman" w:hAnsi="Times New Roman" w:cs="Times New Roman"/>
          <w:sz w:val="24"/>
          <w:szCs w:val="24"/>
        </w:rPr>
        <w:t xml:space="preserve">is that genetic composition </w:t>
      </w:r>
      <w:r w:rsidR="006A6EC4" w:rsidRPr="00E244CD">
        <w:rPr>
          <w:rFonts w:ascii="Times New Roman" w:eastAsia="Times New Roman" w:hAnsi="Times New Roman" w:cs="Times New Roman"/>
          <w:sz w:val="24"/>
          <w:szCs w:val="24"/>
        </w:rPr>
        <w:t xml:space="preserve">between the two time points </w:t>
      </w:r>
      <w:r w:rsidRPr="00E244CD">
        <w:rPr>
          <w:rFonts w:ascii="Times New Roman" w:eastAsia="Times New Roman" w:hAnsi="Times New Roman" w:cs="Times New Roman"/>
          <w:sz w:val="24"/>
          <w:szCs w:val="24"/>
        </w:rPr>
        <w:t xml:space="preserve">does not differ more than </w:t>
      </w:r>
      <w:r w:rsidR="006A6EC4" w:rsidRPr="00E244CD">
        <w:rPr>
          <w:rFonts w:ascii="Times New Roman" w:eastAsia="Times New Roman" w:hAnsi="Times New Roman" w:cs="Times New Roman"/>
          <w:sz w:val="24"/>
          <w:szCs w:val="24"/>
        </w:rPr>
        <w:t xml:space="preserve">would be </w:t>
      </w:r>
      <w:r w:rsidRPr="00E244CD">
        <w:rPr>
          <w:rFonts w:ascii="Times New Roman" w:eastAsia="Times New Roman" w:hAnsi="Times New Roman" w:cs="Times New Roman"/>
          <w:sz w:val="24"/>
          <w:szCs w:val="24"/>
        </w:rPr>
        <w:t xml:space="preserve">expected </w:t>
      </w:r>
      <w:r w:rsidR="006A6EC4" w:rsidRPr="00E244CD">
        <w:rPr>
          <w:rFonts w:ascii="Times New Roman" w:eastAsia="Times New Roman" w:hAnsi="Times New Roman" w:cs="Times New Roman"/>
          <w:sz w:val="24"/>
          <w:szCs w:val="24"/>
        </w:rPr>
        <w:t xml:space="preserve">due to background </w:t>
      </w:r>
      <w:r w:rsidRPr="00E244CD">
        <w:rPr>
          <w:rFonts w:ascii="Times New Roman" w:eastAsia="Times New Roman" w:hAnsi="Times New Roman" w:cs="Times New Roman"/>
          <w:sz w:val="24"/>
          <w:szCs w:val="24"/>
        </w:rPr>
        <w:t>processes typical to the landscape.</w:t>
      </w:r>
    </w:p>
    <w:p w14:paraId="5E90054A" w14:textId="379E266A"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Indeed, </w:t>
      </w:r>
      <w:r w:rsidR="006A6EC4" w:rsidRPr="00E244CD">
        <w:rPr>
          <w:rFonts w:ascii="Times New Roman" w:eastAsia="Times New Roman" w:hAnsi="Times New Roman" w:cs="Times New Roman"/>
          <w:sz w:val="24"/>
          <w:szCs w:val="24"/>
        </w:rPr>
        <w:t xml:space="preserve">background </w:t>
      </w:r>
      <w:r w:rsidRPr="00E244CD">
        <w:rPr>
          <w:rFonts w:ascii="Times New Roman" w:eastAsia="Times New Roman" w:hAnsi="Times New Roman" w:cs="Times New Roman"/>
          <w:sz w:val="24"/>
          <w:szCs w:val="24"/>
        </w:rPr>
        <w:t>genetic processes</w:t>
      </w:r>
      <w:r w:rsidR="006A6EC4"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such as drift</w:t>
      </w:r>
      <w:r w:rsidR="006A6EC4"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can also </w:t>
      </w:r>
      <w:r w:rsidR="006A6EC4" w:rsidRPr="00E244CD">
        <w:rPr>
          <w:rFonts w:ascii="Times New Roman" w:eastAsia="Times New Roman" w:hAnsi="Times New Roman" w:cs="Times New Roman"/>
          <w:sz w:val="24"/>
          <w:szCs w:val="24"/>
        </w:rPr>
        <w:t>produce</w:t>
      </w:r>
      <w:r w:rsidRPr="00E244CD">
        <w:rPr>
          <w:rFonts w:ascii="Times New Roman" w:eastAsia="Times New Roman" w:hAnsi="Times New Roman" w:cs="Times New Roman"/>
          <w:sz w:val="24"/>
          <w:szCs w:val="24"/>
        </w:rPr>
        <w:t xml:space="preserve"> temporal differences in genetic structure</w:t>
      </w:r>
      <w:r w:rsidR="00571DB9" w:rsidRPr="00E244CD">
        <w:rPr>
          <w:rFonts w:ascii="Times New Roman" w:eastAsia="Times New Roman" w:hAnsi="Times New Roman" w:cs="Times New Roman"/>
          <w:sz w:val="24"/>
          <w:szCs w:val="24"/>
        </w:rPr>
        <w:t>, and so</w:t>
      </w:r>
      <w:r w:rsidRPr="00E244CD">
        <w:rPr>
          <w:rFonts w:ascii="Times New Roman" w:eastAsia="Times New Roman" w:hAnsi="Times New Roman" w:cs="Times New Roman"/>
          <w:sz w:val="24"/>
          <w:szCs w:val="24"/>
        </w:rPr>
        <w:t xml:space="preserve"> </w:t>
      </w:r>
      <w:r w:rsidR="00571DB9"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challenge </w:t>
      </w:r>
      <w:r w:rsidR="006A6EC4" w:rsidRPr="00E244CD">
        <w:rPr>
          <w:rFonts w:ascii="Times New Roman" w:eastAsia="Times New Roman" w:hAnsi="Times New Roman" w:cs="Times New Roman"/>
          <w:sz w:val="24"/>
          <w:szCs w:val="24"/>
        </w:rPr>
        <w:t xml:space="preserve">in designing TGI was </w:t>
      </w:r>
      <w:r w:rsidRPr="00E244CD">
        <w:rPr>
          <w:rFonts w:ascii="Times New Roman" w:eastAsia="Times New Roman" w:hAnsi="Times New Roman" w:cs="Times New Roman"/>
          <w:sz w:val="24"/>
          <w:szCs w:val="24"/>
        </w:rPr>
        <w:t xml:space="preserve">to identify temporal changes that are significantly different from what would </w:t>
      </w:r>
      <w:r w:rsidR="006A6EC4" w:rsidRPr="00E244CD">
        <w:rPr>
          <w:rFonts w:ascii="Times New Roman" w:eastAsia="Times New Roman" w:hAnsi="Times New Roman" w:cs="Times New Roman"/>
          <w:sz w:val="24"/>
          <w:szCs w:val="24"/>
        </w:rPr>
        <w:t xml:space="preserve">be </w:t>
      </w:r>
      <w:r w:rsidRPr="00E244CD">
        <w:rPr>
          <w:rFonts w:ascii="Times New Roman" w:eastAsia="Times New Roman" w:hAnsi="Times New Roman" w:cs="Times New Roman"/>
          <w:sz w:val="24"/>
          <w:szCs w:val="24"/>
        </w:rPr>
        <w:t>expect</w:t>
      </w:r>
      <w:r w:rsidR="006A6EC4" w:rsidRPr="00E244CD">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under a scenario</w:t>
      </w:r>
      <w:r w:rsidR="00793678">
        <w:rPr>
          <w:rFonts w:ascii="Times New Roman" w:eastAsia="Times New Roman" w:hAnsi="Times New Roman" w:cs="Times New Roman"/>
          <w:sz w:val="24"/>
          <w:szCs w:val="24"/>
        </w:rPr>
        <w:t xml:space="preserve"> with drift and other </w:t>
      </w:r>
      <w:r w:rsidR="00793678">
        <w:rPr>
          <w:rFonts w:ascii="Times New Roman" w:eastAsia="Times New Roman" w:hAnsi="Times New Roman" w:cs="Times New Roman"/>
          <w:sz w:val="24"/>
          <w:szCs w:val="24"/>
        </w:rPr>
        <w:lastRenderedPageBreak/>
        <w:t>common sources of variation</w:t>
      </w:r>
      <w:r w:rsidRPr="00E244CD">
        <w:rPr>
          <w:rFonts w:ascii="Times New Roman" w:eastAsia="Times New Roman" w:hAnsi="Times New Roman" w:cs="Times New Roman"/>
          <w:sz w:val="24"/>
          <w:szCs w:val="24"/>
        </w:rPr>
        <w:t xml:space="preserve">. </w:t>
      </w:r>
      <w:r w:rsidR="00EE5414" w:rsidRPr="00EE5414">
        <w:rPr>
          <w:rFonts w:ascii="Times New Roman" w:eastAsia="Times New Roman" w:hAnsi="Times New Roman" w:cs="Times New Roman"/>
          <w:sz w:val="24"/>
          <w:szCs w:val="24"/>
        </w:rPr>
        <w:t>Because there are</w:t>
      </w:r>
      <w:r w:rsidR="00EE5414">
        <w:rPr>
          <w:rFonts w:ascii="Times New Roman" w:eastAsia="Times New Roman" w:hAnsi="Times New Roman" w:cs="Times New Roman"/>
          <w:sz w:val="24"/>
          <w:szCs w:val="24"/>
        </w:rPr>
        <w:t xml:space="preserve"> no reference criteria for the changes in genetic diversity</w:t>
      </w:r>
      <w:r w:rsidR="00EE5414" w:rsidRPr="00EE5414">
        <w:rPr>
          <w:rFonts w:ascii="Times New Roman" w:eastAsia="Times New Roman" w:hAnsi="Times New Roman" w:cs="Times New Roman"/>
          <w:sz w:val="24"/>
          <w:szCs w:val="24"/>
        </w:rPr>
        <w:t xml:space="preserve"> that would constitute a significant temporal genetic change, we used a permutation-based approach to generate a </w:t>
      </w:r>
      <w:commentRangeStart w:id="109"/>
      <w:r w:rsidR="00EE5414" w:rsidRPr="00EE5414">
        <w:rPr>
          <w:rFonts w:ascii="Times New Roman" w:eastAsia="Times New Roman" w:hAnsi="Times New Roman" w:cs="Times New Roman"/>
          <w:sz w:val="24"/>
          <w:szCs w:val="24"/>
        </w:rPr>
        <w:t xml:space="preserve">distribution of </w:t>
      </w:r>
      <w:r w:rsidR="00EE5414">
        <w:rPr>
          <w:rFonts w:ascii="Times New Roman" w:eastAsia="Times New Roman" w:hAnsi="Times New Roman" w:cs="Times New Roman"/>
          <w:sz w:val="24"/>
          <w:szCs w:val="24"/>
        </w:rPr>
        <w:t>genetic distances</w:t>
      </w:r>
      <w:r w:rsidR="00EE5414" w:rsidRPr="00EE5414">
        <w:rPr>
          <w:rFonts w:ascii="Times New Roman" w:eastAsia="Times New Roman" w:hAnsi="Times New Roman" w:cs="Times New Roman"/>
          <w:sz w:val="24"/>
          <w:szCs w:val="24"/>
        </w:rPr>
        <w:t xml:space="preserve"> </w:t>
      </w:r>
      <w:commentRangeEnd w:id="109"/>
      <w:r w:rsidR="000D5772">
        <w:rPr>
          <w:rStyle w:val="CommentReference"/>
        </w:rPr>
        <w:commentReference w:id="109"/>
      </w:r>
      <w:r w:rsidR="00EE5414" w:rsidRPr="00EE5414">
        <w:rPr>
          <w:rFonts w:ascii="Times New Roman" w:eastAsia="Times New Roman" w:hAnsi="Times New Roman" w:cs="Times New Roman"/>
          <w:sz w:val="24"/>
          <w:szCs w:val="24"/>
        </w:rPr>
        <w:t xml:space="preserve">to which an observed </w:t>
      </w:r>
      <w:r w:rsidR="00EE5414">
        <w:rPr>
          <w:rFonts w:ascii="Times New Roman" w:eastAsia="Times New Roman" w:hAnsi="Times New Roman" w:cs="Times New Roman"/>
          <w:sz w:val="24"/>
          <w:szCs w:val="24"/>
        </w:rPr>
        <w:t>genetic distance</w:t>
      </w:r>
      <w:r w:rsidR="00EE5414" w:rsidRPr="00EE5414">
        <w:rPr>
          <w:rFonts w:ascii="Times New Roman" w:eastAsia="Times New Roman" w:hAnsi="Times New Roman" w:cs="Times New Roman"/>
          <w:sz w:val="24"/>
          <w:szCs w:val="24"/>
        </w:rPr>
        <w:t xml:space="preserve"> can be compared.</w:t>
      </w:r>
      <w:r w:rsidR="002E5FED" w:rsidRPr="00E244CD">
        <w:rPr>
          <w:rFonts w:ascii="Times New Roman" w:eastAsia="Times New Roman" w:hAnsi="Times New Roman" w:cs="Times New Roman"/>
          <w:sz w:val="24"/>
          <w:szCs w:val="24"/>
        </w:rPr>
        <w:t xml:space="preserve"> For each of the two input genotypic matrices</w:t>
      </w:r>
      <w:r w:rsidR="00F94105" w:rsidRPr="00E244CD">
        <w:rPr>
          <w:rFonts w:ascii="Times New Roman" w:eastAsia="Times New Roman" w:hAnsi="Times New Roman" w:cs="Times New Roman"/>
          <w:sz w:val="24"/>
          <w:szCs w:val="24"/>
        </w:rPr>
        <w:t>, which were</w:t>
      </w:r>
      <w:r w:rsidR="002E5FED" w:rsidRPr="00E244CD">
        <w:rPr>
          <w:rFonts w:ascii="Times New Roman" w:eastAsia="Times New Roman" w:hAnsi="Times New Roman" w:cs="Times New Roman"/>
          <w:sz w:val="24"/>
          <w:szCs w:val="24"/>
        </w:rPr>
        <w:t xml:space="preserve"> </w:t>
      </w:r>
      <w:r w:rsidR="00F94105" w:rsidRPr="00E244CD">
        <w:rPr>
          <w:rFonts w:ascii="Times New Roman" w:eastAsia="Times New Roman" w:hAnsi="Times New Roman" w:cs="Times New Roman"/>
          <w:sz w:val="24"/>
          <w:szCs w:val="24"/>
        </w:rPr>
        <w:t>obtained</w:t>
      </w:r>
      <w:r w:rsidR="002E5FED" w:rsidRPr="00E244CD">
        <w:rPr>
          <w:rFonts w:ascii="Times New Roman" w:eastAsia="Times New Roman" w:hAnsi="Times New Roman" w:cs="Times New Roman"/>
          <w:sz w:val="24"/>
          <w:szCs w:val="24"/>
        </w:rPr>
        <w:t xml:space="preserve"> from </w:t>
      </w:r>
      <w:r w:rsidR="00F94105" w:rsidRPr="00E244CD">
        <w:rPr>
          <w:rFonts w:ascii="Times New Roman" w:eastAsia="Times New Roman" w:hAnsi="Times New Roman" w:cs="Times New Roman"/>
          <w:sz w:val="24"/>
          <w:szCs w:val="24"/>
        </w:rPr>
        <w:t xml:space="preserve">two </w:t>
      </w:r>
      <w:r w:rsidR="002E5FED" w:rsidRPr="00E244CD">
        <w:rPr>
          <w:rFonts w:ascii="Times New Roman" w:eastAsia="Times New Roman" w:hAnsi="Times New Roman" w:cs="Times New Roman"/>
          <w:sz w:val="24"/>
          <w:szCs w:val="24"/>
        </w:rPr>
        <w:t xml:space="preserve">temporally distinct samples, we permuted the genotypes at each locus (see Fig. 1B for a simple example showing how we conducted </w:t>
      </w:r>
      <w:r w:rsidR="00436FC5">
        <w:rPr>
          <w:rFonts w:ascii="Times New Roman" w:eastAsia="Times New Roman" w:hAnsi="Times New Roman" w:cs="Times New Roman"/>
          <w:sz w:val="24"/>
          <w:szCs w:val="24"/>
        </w:rPr>
        <w:t>the permutations, for a two-population</w:t>
      </w:r>
      <w:r w:rsidR="002E5FED" w:rsidRPr="00E244CD">
        <w:rPr>
          <w:rFonts w:ascii="Times New Roman" w:eastAsia="Times New Roman" w:hAnsi="Times New Roman" w:cs="Times New Roman"/>
          <w:sz w:val="24"/>
          <w:szCs w:val="24"/>
        </w:rPr>
        <w:t xml:space="preserve"> landscape). Permutations were performed using the </w:t>
      </w:r>
      <w:proofErr w:type="spellStart"/>
      <w:r w:rsidR="002E5FED" w:rsidRPr="00E244CD">
        <w:rPr>
          <w:rFonts w:ascii="Times New Roman" w:eastAsia="Times New Roman" w:hAnsi="Times New Roman" w:cs="Times New Roman"/>
          <w:i/>
          <w:sz w:val="24"/>
          <w:szCs w:val="24"/>
        </w:rPr>
        <w:t>poppr</w:t>
      </w:r>
      <w:proofErr w:type="spellEnd"/>
      <w:r w:rsidR="002E5FED" w:rsidRPr="00E244CD">
        <w:rPr>
          <w:rFonts w:ascii="Times New Roman" w:eastAsia="Times New Roman" w:hAnsi="Times New Roman" w:cs="Times New Roman"/>
          <w:sz w:val="24"/>
          <w:szCs w:val="24"/>
        </w:rPr>
        <w:t xml:space="preserve"> R package (see </w:t>
      </w:r>
      <w:r w:rsidR="002E5FED" w:rsidRPr="00E244CD">
        <w:rPr>
          <w:rFonts w:ascii="Times New Roman" w:eastAsia="Times New Roman" w:hAnsi="Times New Roman" w:cs="Times New Roman"/>
          <w:i/>
          <w:sz w:val="24"/>
          <w:szCs w:val="24"/>
        </w:rPr>
        <w:t>Software</w:t>
      </w:r>
      <w:r w:rsidR="002E5FED" w:rsidRPr="00E244CD">
        <w:rPr>
          <w:rFonts w:ascii="Times New Roman" w:eastAsia="Times New Roman" w:hAnsi="Times New Roman" w:cs="Times New Roman"/>
          <w:sz w:val="24"/>
          <w:szCs w:val="24"/>
        </w:rPr>
        <w:t xml:space="preserve">) </w:t>
      </w:r>
      <w:r w:rsidR="00F94105" w:rsidRPr="00E244CD">
        <w:rPr>
          <w:rFonts w:ascii="Times New Roman" w:eastAsia="Times New Roman" w:hAnsi="Times New Roman" w:cs="Times New Roman"/>
          <w:sz w:val="24"/>
          <w:szCs w:val="24"/>
        </w:rPr>
        <w:t>to</w:t>
      </w:r>
      <w:r w:rsidR="002E5FED" w:rsidRPr="00E244CD">
        <w:rPr>
          <w:rFonts w:ascii="Times New Roman" w:eastAsia="Times New Roman" w:hAnsi="Times New Roman" w:cs="Times New Roman"/>
          <w:sz w:val="24"/>
          <w:szCs w:val="24"/>
        </w:rPr>
        <w:t xml:space="preserve"> maintain allelic structure and heterozygosity </w:t>
      </w:r>
      <w:r w:rsidR="002E5FED"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r w:rsidR="002E5FED"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(Agapow &amp; Burt, 2001)</w:t>
      </w:r>
      <w:r w:rsidR="002E5FED" w:rsidRPr="00E244CD">
        <w:rPr>
          <w:rFonts w:ascii="Times New Roman" w:eastAsia="Times New Roman" w:hAnsi="Times New Roman" w:cs="Times New Roman"/>
          <w:sz w:val="24"/>
          <w:szCs w:val="24"/>
        </w:rPr>
        <w:fldChar w:fldCharType="end"/>
      </w:r>
      <w:r w:rsidR="002E5FED"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We used 999 permutations </w:t>
      </w:r>
      <w:r w:rsidR="00B75611" w:rsidRPr="00E244CD">
        <w:rPr>
          <w:rFonts w:ascii="Times New Roman" w:eastAsia="Times New Roman" w:hAnsi="Times New Roman" w:cs="Times New Roman"/>
          <w:sz w:val="24"/>
          <w:szCs w:val="24"/>
        </w:rPr>
        <w:t xml:space="preserve">for </w:t>
      </w:r>
      <w:r w:rsidRPr="00E244CD">
        <w:rPr>
          <w:rFonts w:ascii="Times New Roman" w:eastAsia="Times New Roman" w:hAnsi="Times New Roman" w:cs="Times New Roman"/>
          <w:sz w:val="24"/>
          <w:szCs w:val="24"/>
        </w:rPr>
        <w:t>all analyses.</w:t>
      </w:r>
    </w:p>
    <w:p w14:paraId="4FA137F9" w14:textId="77777777" w:rsidR="00760250" w:rsidRPr="00E244CD" w:rsidRDefault="00760250" w:rsidP="00182E94">
      <w:pPr>
        <w:pStyle w:val="Heading2"/>
        <w:spacing w:after="240" w:line="276" w:lineRule="auto"/>
      </w:pPr>
      <w:r w:rsidRPr="00E244CD">
        <w:rPr>
          <w:lang w:val="en-US"/>
        </w:rPr>
        <w:t>Genetic distance</w:t>
      </w:r>
    </w:p>
    <w:p w14:paraId="76ED1CAD" w14:textId="19467D58" w:rsidR="00760250" w:rsidRPr="00E244CD" w:rsidRDefault="00760250" w:rsidP="00182E94">
      <w:pPr>
        <w:spacing w:after="240" w:line="276" w:lineRule="auto"/>
        <w:rPr>
          <w:rFonts w:ascii="Times New Roman" w:eastAsia="Times New Roman" w:hAnsi="Times New Roman" w:cs="Times New Roman"/>
          <w:i/>
          <w:sz w:val="24"/>
          <w:szCs w:val="24"/>
        </w:rPr>
      </w:pPr>
      <w:r w:rsidRPr="00E244CD">
        <w:rPr>
          <w:rFonts w:ascii="Times New Roman" w:eastAsia="Times New Roman" w:hAnsi="Times New Roman" w:cs="Times New Roman"/>
          <w:sz w:val="24"/>
          <w:szCs w:val="24"/>
        </w:rPr>
        <w:t xml:space="preserve">Genetic distances between </w:t>
      </w:r>
      <w:r w:rsidR="006A6EC4" w:rsidRPr="00E244CD">
        <w:rPr>
          <w:rFonts w:ascii="Times New Roman" w:eastAsia="Times New Roman" w:hAnsi="Times New Roman" w:cs="Times New Roman"/>
          <w:sz w:val="24"/>
          <w:szCs w:val="24"/>
        </w:rPr>
        <w:t xml:space="preserve">time </w:t>
      </w:r>
      <w:r w:rsidRPr="00E244CD">
        <w:rPr>
          <w:rFonts w:ascii="Times New Roman" w:eastAsia="Times New Roman" w:hAnsi="Times New Roman" w:cs="Times New Roman"/>
          <w:sz w:val="24"/>
          <w:szCs w:val="24"/>
        </w:rPr>
        <w:t xml:space="preserve">points for a given location were calculated using Rogers’ genetic distance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distances","type":"chapter"},"uris":["http://www.mendeley.com/documents/?uuid=e2f47413-304f-48e0-970f-b95fba975af9"]}],"mendeley":{"formattedCitation":"(Rogers, 1972)","plainTextFormattedCitation":"(Rogers, 1972)","previouslyFormattedCitation":"(Rogers, 1972)"},"properties":{"noteIndex":0},"schema":"https://github.com/citation-style-language/schema/raw/master/csl-citation.json"}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(Rogers, 1972)</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which is similar to the Euclidean genetic distance (see Annex A). </w:t>
      </w:r>
      <w:r w:rsidR="006A6EC4" w:rsidRPr="00E244CD">
        <w:rPr>
          <w:rFonts w:ascii="Times New Roman" w:eastAsia="Times New Roman" w:hAnsi="Times New Roman" w:cs="Times New Roman"/>
          <w:sz w:val="24"/>
          <w:szCs w:val="24"/>
        </w:rPr>
        <w:t xml:space="preserve">Rogers’ distance </w:t>
      </w:r>
      <w:r w:rsidRPr="00E244CD">
        <w:rPr>
          <w:rFonts w:ascii="Times New Roman" w:eastAsia="Times New Roman" w:hAnsi="Times New Roman" w:cs="Times New Roman"/>
          <w:sz w:val="24"/>
          <w:szCs w:val="24"/>
        </w:rPr>
        <w:t xml:space="preserve">makes no assumptions about base-pair substitutions or time since separation and is </w:t>
      </w:r>
      <w:r w:rsidR="007C1503" w:rsidRPr="00E244CD">
        <w:rPr>
          <w:rFonts w:ascii="Times New Roman" w:eastAsia="Times New Roman" w:hAnsi="Times New Roman" w:cs="Times New Roman"/>
          <w:sz w:val="24"/>
          <w:szCs w:val="24"/>
        </w:rPr>
        <w:t xml:space="preserve">therefore </w:t>
      </w:r>
      <w:r w:rsidRPr="00E244CD">
        <w:rPr>
          <w:rFonts w:ascii="Times New Roman" w:eastAsia="Times New Roman" w:hAnsi="Times New Roman" w:cs="Times New Roman"/>
          <w:sz w:val="24"/>
          <w:szCs w:val="24"/>
        </w:rPr>
        <w:t xml:space="preserve">suitable to study short-term dynamics. It has </w:t>
      </w:r>
      <w:r w:rsidR="006A6EC4" w:rsidRPr="00E244CD">
        <w:rPr>
          <w:rFonts w:ascii="Times New Roman" w:eastAsia="Times New Roman" w:hAnsi="Times New Roman" w:cs="Times New Roman"/>
          <w:sz w:val="24"/>
          <w:szCs w:val="24"/>
        </w:rPr>
        <w:t xml:space="preserve">most </w:t>
      </w:r>
      <w:r w:rsidRPr="00E244CD">
        <w:rPr>
          <w:rFonts w:ascii="Times New Roman" w:eastAsia="Times New Roman" w:hAnsi="Times New Roman" w:cs="Times New Roman"/>
          <w:sz w:val="24"/>
          <w:szCs w:val="24"/>
        </w:rPr>
        <w:t xml:space="preserve">recently been used to investigate genetic </w:t>
      </w:r>
      <w:r w:rsidR="006D3730">
        <w:rPr>
          <w:rFonts w:ascii="Times New Roman" w:eastAsia="Times New Roman" w:hAnsi="Times New Roman" w:cs="Times New Roman"/>
          <w:sz w:val="24"/>
          <w:szCs w:val="24"/>
        </w:rPr>
        <w:t>diversity</w:t>
      </w:r>
      <w:r w:rsidRPr="00E244CD">
        <w:rPr>
          <w:rFonts w:ascii="Times New Roman" w:eastAsia="Times New Roman" w:hAnsi="Times New Roman" w:cs="Times New Roman"/>
          <w:sz w:val="24"/>
          <w:szCs w:val="24"/>
        </w:rPr>
        <w:t xml:space="preserve"> in a pond turtle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Africa","type":"article-journal","volume":"45"},"uris":["http://www.mendeley.com/documents/?uuid=38e02322-6ed5-476e-a0fe-17097992713c"]}],"mendeley":{"formattedCitation":"(Pereira, Teixeira, &amp; Velo-Antón, 2018)","plainTextFormattedCitation":"(Pereira, Teixeira, &amp; Velo-Antón, 2018)","previouslyFormattedCitation":"(Pereira, Teixeira, &amp; Velo-Antón, 2018)"},"properties":{"noteIndex":0},"schema":"https://github.com/citation-style-language/schema/raw/master/csl-citation.json"}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(Pereira, Teixeira, &amp; Velo-Antón, 2018)</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and a fungus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2019)","plainTextFormattedCitation":"(Bennett &amp; Stone, 2019)","previouslyFormattedCitation":"(Bennett &amp; Stone,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(Bennett &amp; Stone,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We computed </w:t>
      </w:r>
      <w:r w:rsidR="006A6EC4" w:rsidRPr="00E244CD">
        <w:rPr>
          <w:rFonts w:ascii="Times New Roman" w:eastAsia="Times New Roman" w:hAnsi="Times New Roman" w:cs="Times New Roman"/>
          <w:sz w:val="24"/>
          <w:szCs w:val="24"/>
        </w:rPr>
        <w:t xml:space="preserve">Rogers’ </w:t>
      </w:r>
      <w:r w:rsidRPr="00E244CD">
        <w:rPr>
          <w:rFonts w:ascii="Times New Roman" w:eastAsia="Times New Roman" w:hAnsi="Times New Roman" w:cs="Times New Roman"/>
          <w:sz w:val="24"/>
          <w:szCs w:val="24"/>
        </w:rPr>
        <w:t xml:space="preserve">distance using the </w:t>
      </w:r>
      <w:proofErr w:type="spellStart"/>
      <w:r w:rsidRPr="00E244CD">
        <w:rPr>
          <w:rFonts w:ascii="Times New Roman" w:eastAsia="Times New Roman" w:hAnsi="Times New Roman" w:cs="Times New Roman"/>
          <w:i/>
          <w:sz w:val="24"/>
          <w:szCs w:val="24"/>
        </w:rPr>
        <w:t>dist.genpop</w:t>
      </w:r>
      <w:proofErr w:type="spellEnd"/>
      <w:r w:rsidRPr="00E244CD">
        <w:rPr>
          <w:rFonts w:ascii="Times New Roman" w:eastAsia="Times New Roman" w:hAnsi="Times New Roman" w:cs="Times New Roman"/>
          <w:sz w:val="24"/>
          <w:szCs w:val="24"/>
        </w:rPr>
        <w:t xml:space="preserve"> function from the </w:t>
      </w:r>
      <w:proofErr w:type="spellStart"/>
      <w:r w:rsidRPr="00E244CD">
        <w:rPr>
          <w:rFonts w:ascii="Times New Roman" w:eastAsia="Times New Roman" w:hAnsi="Times New Roman" w:cs="Times New Roman"/>
          <w:i/>
          <w:sz w:val="24"/>
          <w:szCs w:val="24"/>
        </w:rPr>
        <w:t>adegenet</w:t>
      </w:r>
      <w:proofErr w:type="spellEnd"/>
      <w:r w:rsidRPr="00E244CD">
        <w:rPr>
          <w:rFonts w:ascii="Times New Roman" w:eastAsia="Times New Roman" w:hAnsi="Times New Roman" w:cs="Times New Roman"/>
          <w:i/>
          <w:sz w:val="24"/>
          <w:szCs w:val="24"/>
        </w:rPr>
        <w:t xml:space="preserve"> </w:t>
      </w:r>
      <w:r w:rsidRPr="00E244CD">
        <w:rPr>
          <w:rFonts w:ascii="Times New Roman" w:eastAsia="Times New Roman" w:hAnsi="Times New Roman" w:cs="Times New Roman"/>
          <w:sz w:val="24"/>
          <w:szCs w:val="24"/>
        </w:rPr>
        <w:t xml:space="preserve">R package (see </w:t>
      </w:r>
      <w:r w:rsidRPr="00E244CD">
        <w:rPr>
          <w:rFonts w:ascii="Times New Roman" w:eastAsia="Times New Roman" w:hAnsi="Times New Roman" w:cs="Times New Roman"/>
          <w:i/>
          <w:sz w:val="24"/>
          <w:szCs w:val="24"/>
        </w:rPr>
        <w:t>Software</w:t>
      </w:r>
      <w:r w:rsidRPr="00E244CD">
        <w:rPr>
          <w:rFonts w:ascii="Times New Roman" w:eastAsia="Times New Roman" w:hAnsi="Times New Roman" w:cs="Times New Roman"/>
          <w:sz w:val="24"/>
          <w:szCs w:val="24"/>
        </w:rPr>
        <w:t>).</w:t>
      </w:r>
    </w:p>
    <w:p w14:paraId="10A26033" w14:textId="77777777" w:rsidR="00760250" w:rsidRPr="00E244CD" w:rsidRDefault="00760250" w:rsidP="00182E94">
      <w:pPr>
        <w:pStyle w:val="Heading2"/>
        <w:spacing w:after="240" w:line="276" w:lineRule="auto"/>
      </w:pPr>
      <w:bookmarkStart w:id="110" w:name="_Toc471728242"/>
      <w:bookmarkStart w:id="111" w:name="_Toc479591296"/>
      <w:r w:rsidRPr="00E244CD">
        <w:rPr>
          <w:lang w:val="en-US"/>
        </w:rPr>
        <w:t>Simulation framework</w:t>
      </w:r>
      <w:bookmarkEnd w:id="110"/>
      <w:bookmarkEnd w:id="111"/>
    </w:p>
    <w:p w14:paraId="40512EA3" w14:textId="0041DDFB"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To simulate the dynamics of population genetic changes through time and test the performance of TGI, we used the spatially-explicit gene flow simulator </w:t>
      </w:r>
      <w:proofErr w:type="spellStart"/>
      <w:r w:rsidRPr="00E244CD">
        <w:rPr>
          <w:rFonts w:ascii="Times New Roman" w:eastAsia="Times New Roman" w:hAnsi="Times New Roman" w:cs="Times New Roman"/>
          <w:i/>
          <w:sz w:val="24"/>
          <w:szCs w:val="24"/>
        </w:rPr>
        <w:t>CDMetaPOP</w:t>
      </w:r>
      <w:proofErr w:type="spellEnd"/>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Day, &amp; Dunham,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proofErr w:type="spellStart"/>
      <w:r w:rsidRPr="00E244CD">
        <w:rPr>
          <w:rFonts w:ascii="Times New Roman" w:eastAsia="Times New Roman" w:hAnsi="Times New Roman" w:cs="Times New Roman"/>
          <w:i/>
          <w:sz w:val="24"/>
          <w:szCs w:val="24"/>
        </w:rPr>
        <w:t>CDMetaPOP</w:t>
      </w:r>
      <w:proofErr w:type="spellEnd"/>
      <w:r w:rsidRPr="00E244CD">
        <w:rPr>
          <w:rFonts w:ascii="Times New Roman" w:eastAsia="Times New Roman" w:hAnsi="Times New Roman" w:cs="Times New Roman"/>
          <w:sz w:val="24"/>
          <w:szCs w:val="24"/>
        </w:rPr>
        <w:t xml:space="preserve"> simulates dispersal and mating of individuals across a landscape and allows the user to define </w:t>
      </w:r>
      <w:r w:rsidR="00F94105"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initial genetic structure, spatial distribution of individuals, dispersal characteristics, and life</w:t>
      </w:r>
      <w:r w:rsidR="001C7C1F"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history traits of the population. The physical landscape we simulated was a homogeneous</w:t>
      </w:r>
      <w:r w:rsidR="00E40D21"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interconnected </w:t>
      </w:r>
      <w:r w:rsidR="00E40D21" w:rsidRPr="00E244CD">
        <w:rPr>
          <w:rFonts w:ascii="Times New Roman" w:eastAsia="Times New Roman" w:hAnsi="Times New Roman" w:cs="Times New Roman"/>
          <w:sz w:val="24"/>
          <w:szCs w:val="24"/>
        </w:rPr>
        <w:t xml:space="preserve">5 </w:t>
      </w:r>
      <w:r w:rsidR="00E40D21" w:rsidRPr="00E244CD">
        <w:rPr>
          <w:rFonts w:ascii="Times New Roman" w:eastAsia="Times New Roman" w:hAnsi="Times New Roman" w:cs="Times New Roman"/>
          <w:sz w:val="24"/>
          <w:szCs w:val="24"/>
        </w:rPr>
        <w:sym w:font="Symbol" w:char="F0B4"/>
      </w:r>
      <w:r w:rsidR="00E40D21" w:rsidRPr="00E244CD">
        <w:rPr>
          <w:rFonts w:ascii="Times New Roman" w:eastAsia="Times New Roman" w:hAnsi="Times New Roman" w:cs="Times New Roman"/>
          <w:sz w:val="24"/>
          <w:szCs w:val="24"/>
        </w:rPr>
        <w:t xml:space="preserve"> 5 </w:t>
      </w:r>
      <w:r w:rsidRPr="00E244CD">
        <w:rPr>
          <w:rFonts w:ascii="Times New Roman" w:eastAsia="Times New Roman" w:hAnsi="Times New Roman" w:cs="Times New Roman"/>
          <w:sz w:val="24"/>
          <w:szCs w:val="24"/>
        </w:rPr>
        <w:t>square grid</w:t>
      </w:r>
      <w:r w:rsidR="00E40D21"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F94105" w:rsidRPr="00E244CD">
        <w:rPr>
          <w:rFonts w:ascii="Times New Roman" w:eastAsia="Times New Roman" w:hAnsi="Times New Roman" w:cs="Times New Roman"/>
          <w:sz w:val="24"/>
          <w:szCs w:val="24"/>
        </w:rPr>
        <w:t xml:space="preserve">with </w:t>
      </w:r>
      <w:r w:rsidRPr="00E244CD">
        <w:rPr>
          <w:rFonts w:ascii="Times New Roman" w:eastAsia="Times New Roman" w:hAnsi="Times New Roman" w:cs="Times New Roman"/>
          <w:sz w:val="24"/>
          <w:szCs w:val="24"/>
        </w:rPr>
        <w:t xml:space="preserve">each </w:t>
      </w:r>
      <w:r w:rsidR="00E40D21" w:rsidRPr="00E244CD">
        <w:rPr>
          <w:rFonts w:ascii="Times New Roman" w:eastAsia="Times New Roman" w:hAnsi="Times New Roman" w:cs="Times New Roman"/>
          <w:sz w:val="24"/>
          <w:szCs w:val="24"/>
        </w:rPr>
        <w:t xml:space="preserve">of the 25 </w:t>
      </w:r>
      <w:r w:rsidRPr="00E244CD">
        <w:rPr>
          <w:rFonts w:ascii="Times New Roman" w:eastAsia="Times New Roman" w:hAnsi="Times New Roman" w:cs="Times New Roman"/>
          <w:sz w:val="24"/>
          <w:szCs w:val="24"/>
        </w:rPr>
        <w:t>cell</w:t>
      </w:r>
      <w:r w:rsidR="00E40D21" w:rsidRPr="00E244CD">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representing a population. Each population had a maximum carrying capacity of 50</w:t>
      </w:r>
      <w:r w:rsidR="00312DA7">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individuals</w:t>
      </w:r>
      <w:r w:rsidR="00E40D21" w:rsidRPr="00E244CD">
        <w:rPr>
          <w:rFonts w:ascii="Times New Roman" w:eastAsia="Times New Roman" w:hAnsi="Times New Roman" w:cs="Times New Roman"/>
          <w:sz w:val="24"/>
          <w:szCs w:val="24"/>
        </w:rPr>
        <w:t>, and</w:t>
      </w:r>
      <w:r w:rsidRPr="00E244CD">
        <w:rPr>
          <w:rFonts w:ascii="Times New Roman" w:eastAsia="Times New Roman" w:hAnsi="Times New Roman" w:cs="Times New Roman"/>
          <w:sz w:val="24"/>
          <w:szCs w:val="24"/>
        </w:rPr>
        <w:t xml:space="preserve"> </w:t>
      </w:r>
      <w:r w:rsidR="00E40D21" w:rsidRPr="00E244CD">
        <w:rPr>
          <w:rFonts w:ascii="Times New Roman" w:eastAsia="Times New Roman" w:hAnsi="Times New Roman" w:cs="Times New Roman"/>
          <w:sz w:val="24"/>
          <w:szCs w:val="24"/>
        </w:rPr>
        <w:t>t</w:t>
      </w:r>
      <w:r w:rsidR="00813CD6" w:rsidRPr="00E244CD">
        <w:rPr>
          <w:rFonts w:ascii="Times New Roman" w:eastAsia="Times New Roman" w:hAnsi="Times New Roman" w:cs="Times New Roman"/>
          <w:sz w:val="24"/>
          <w:szCs w:val="24"/>
        </w:rPr>
        <w:t>he populated landscape therefore contained a maximum of 1</w:t>
      </w:r>
      <w:r w:rsidR="00F94105" w:rsidRPr="00E244CD">
        <w:rPr>
          <w:rFonts w:ascii="Times New Roman" w:eastAsia="Times New Roman" w:hAnsi="Times New Roman" w:cs="Times New Roman"/>
          <w:sz w:val="24"/>
          <w:szCs w:val="24"/>
        </w:rPr>
        <w:t>,</w:t>
      </w:r>
      <w:r w:rsidR="00813CD6" w:rsidRPr="00E244CD">
        <w:rPr>
          <w:rFonts w:ascii="Times New Roman" w:eastAsia="Times New Roman" w:hAnsi="Times New Roman" w:cs="Times New Roman"/>
          <w:sz w:val="24"/>
          <w:szCs w:val="24"/>
        </w:rPr>
        <w:t>250</w:t>
      </w:r>
      <w:r w:rsidR="00BD5B94">
        <w:rPr>
          <w:rFonts w:ascii="Times New Roman" w:eastAsia="Times New Roman" w:hAnsi="Times New Roman" w:cs="Times New Roman"/>
          <w:sz w:val="24"/>
          <w:szCs w:val="24"/>
        </w:rPr>
        <w:t xml:space="preserve"> </w:t>
      </w:r>
      <w:r w:rsidR="00BD5B94" w:rsidRPr="00E244CD">
        <w:rPr>
          <w:rFonts w:ascii="Times New Roman" w:hAnsi="Times New Roman" w:cs="Times New Roman"/>
          <w:sz w:val="24"/>
          <w:szCs w:val="24"/>
        </w:rPr>
        <w:t>(</w:t>
      </w:r>
      <w:r w:rsidR="00BD5B94">
        <w:rPr>
          <w:rFonts w:ascii="Times New Roman" w:hAnsi="Times New Roman" w:cs="Times New Roman"/>
          <w:sz w:val="24"/>
          <w:szCs w:val="24"/>
        </w:rPr>
        <w:t>25</w:t>
      </w:r>
      <w:r w:rsidR="00BD5B94" w:rsidRPr="00E244CD">
        <w:rPr>
          <w:rFonts w:ascii="Times New Roman" w:hAnsi="Times New Roman" w:cs="Times New Roman"/>
          <w:sz w:val="24"/>
          <w:szCs w:val="24"/>
        </w:rPr>
        <w:t xml:space="preserve"> × </w:t>
      </w:r>
      <w:r w:rsidR="00BD5B94">
        <w:rPr>
          <w:rFonts w:ascii="Times New Roman" w:hAnsi="Times New Roman" w:cs="Times New Roman"/>
          <w:sz w:val="24"/>
          <w:szCs w:val="24"/>
        </w:rPr>
        <w:t>50</w:t>
      </w:r>
      <w:r w:rsidR="00312DA7">
        <w:rPr>
          <w:rFonts w:ascii="Times New Roman" w:hAnsi="Times New Roman" w:cs="Times New Roman"/>
          <w:sz w:val="24"/>
          <w:szCs w:val="24"/>
        </w:rPr>
        <w:t xml:space="preserve">) </w:t>
      </w:r>
      <w:r w:rsidR="00813CD6" w:rsidRPr="00E244CD">
        <w:rPr>
          <w:rFonts w:ascii="Times New Roman" w:eastAsia="Times New Roman" w:hAnsi="Times New Roman" w:cs="Times New Roman"/>
          <w:sz w:val="24"/>
          <w:szCs w:val="24"/>
        </w:rPr>
        <w:t xml:space="preserve">individuals. </w:t>
      </w:r>
      <w:r w:rsidRPr="00E244CD">
        <w:rPr>
          <w:rFonts w:ascii="Times New Roman" w:eastAsia="Times New Roman" w:hAnsi="Times New Roman" w:cs="Times New Roman"/>
          <w:sz w:val="24"/>
          <w:szCs w:val="24"/>
        </w:rPr>
        <w:t xml:space="preserve">Distance between populations was set as the Euclidean geographic distance. The genotypic information of each </w:t>
      </w:r>
      <w:r w:rsidR="00E40D21" w:rsidRPr="00E244CD">
        <w:rPr>
          <w:rFonts w:ascii="Times New Roman" w:eastAsia="Times New Roman" w:hAnsi="Times New Roman" w:cs="Times New Roman"/>
          <w:sz w:val="24"/>
          <w:szCs w:val="24"/>
        </w:rPr>
        <w:t xml:space="preserve">individual </w:t>
      </w:r>
      <w:r w:rsidRPr="00E244CD">
        <w:rPr>
          <w:rFonts w:ascii="Times New Roman" w:eastAsia="Times New Roman" w:hAnsi="Times New Roman" w:cs="Times New Roman"/>
          <w:sz w:val="24"/>
          <w:szCs w:val="24"/>
        </w:rPr>
        <w:t xml:space="preserve">consisted of 100 neutral, unlinked, bi-allelic </w:t>
      </w:r>
      <w:r w:rsidR="00F94105" w:rsidRPr="00E244CD">
        <w:rPr>
          <w:rFonts w:ascii="Times New Roman" w:eastAsia="Times New Roman" w:hAnsi="Times New Roman" w:cs="Times New Roman"/>
          <w:sz w:val="24"/>
          <w:szCs w:val="24"/>
        </w:rPr>
        <w:t xml:space="preserve">single nucleotide polymorphism (SNP) </w:t>
      </w:r>
      <w:r w:rsidRPr="00E244CD">
        <w:rPr>
          <w:rFonts w:ascii="Times New Roman" w:eastAsia="Times New Roman" w:hAnsi="Times New Roman" w:cs="Times New Roman"/>
          <w:sz w:val="24"/>
          <w:szCs w:val="24"/>
        </w:rPr>
        <w:t xml:space="preserve">loci. The </w:t>
      </w:r>
      <w:r w:rsidR="00436FC5">
        <w:rPr>
          <w:rFonts w:ascii="Times New Roman" w:eastAsia="Times New Roman" w:hAnsi="Times New Roman" w:cs="Times New Roman"/>
          <w:sz w:val="24"/>
          <w:szCs w:val="24"/>
        </w:rPr>
        <w:t xml:space="preserve">nuclear </w:t>
      </w:r>
      <w:r w:rsidRPr="00E244CD">
        <w:rPr>
          <w:rFonts w:ascii="Times New Roman" w:eastAsia="Times New Roman" w:hAnsi="Times New Roman" w:cs="Times New Roman"/>
          <w:sz w:val="24"/>
          <w:szCs w:val="24"/>
        </w:rPr>
        <w:t xml:space="preserve">mutation rate </w:t>
      </w:r>
      <w:r w:rsidR="00436FC5">
        <w:rPr>
          <w:rFonts w:ascii="Times New Roman" w:eastAsia="Times New Roman" w:hAnsi="Times New Roman" w:cs="Times New Roman"/>
          <w:sz w:val="24"/>
          <w:szCs w:val="24"/>
        </w:rPr>
        <w:t xml:space="preserve">(per base pair per generation) </w:t>
      </w:r>
      <w:r w:rsidRPr="00E244CD">
        <w:rPr>
          <w:rFonts w:ascii="Times New Roman" w:eastAsia="Times New Roman" w:hAnsi="Times New Roman" w:cs="Times New Roman"/>
          <w:sz w:val="24"/>
          <w:szCs w:val="24"/>
        </w:rPr>
        <w:t>was set at 10</w:t>
      </w:r>
      <w:r w:rsidRPr="00E244CD">
        <w:rPr>
          <w:rFonts w:ascii="Times New Roman" w:eastAsia="Times New Roman" w:hAnsi="Times New Roman" w:cs="Times New Roman"/>
          <w:sz w:val="24"/>
          <w:szCs w:val="24"/>
          <w:vertAlign w:val="superscript"/>
        </w:rPr>
        <w:t>-8</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(Allio, Donega, Galtier, &amp; Nabholz,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w:t>
      </w:r>
    </w:p>
    <w:p w14:paraId="5A6B797C" w14:textId="77777777" w:rsidR="0097250E" w:rsidRDefault="00760250" w:rsidP="00182E94">
      <w:pPr>
        <w:autoSpaceDE w:val="0"/>
        <w:autoSpaceDN w:val="0"/>
        <w:adjustRightInd w:val="0"/>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Multiple demographic processes affect the spatial apportionment of genetic variation. For this study, we investigate</w:t>
      </w:r>
      <w:r w:rsidR="00F94105" w:rsidRPr="00E244CD">
        <w:rPr>
          <w:rFonts w:ascii="Times New Roman" w:eastAsia="Times New Roman" w:hAnsi="Times New Roman" w:cs="Times New Roman"/>
          <w:sz w:val="24"/>
          <w:szCs w:val="24"/>
        </w:rPr>
        <w:t>d</w:t>
      </w:r>
      <w:r w:rsidRPr="00E244CD">
        <w:rPr>
          <w:rFonts w:ascii="Times New Roman" w:eastAsia="Times New Roman" w:hAnsi="Times New Roman" w:cs="Times New Roman"/>
          <w:sz w:val="24"/>
          <w:szCs w:val="24"/>
        </w:rPr>
        <w:t xml:space="preserve"> the influence of </w:t>
      </w:r>
      <w:r w:rsidR="00996F04" w:rsidRPr="00E244CD">
        <w:rPr>
          <w:rFonts w:ascii="Times New Roman" w:eastAsia="Times New Roman" w:hAnsi="Times New Roman" w:cs="Times New Roman"/>
          <w:sz w:val="24"/>
          <w:szCs w:val="24"/>
        </w:rPr>
        <w:t xml:space="preserve">a single demographic event: </w:t>
      </w:r>
      <w:r w:rsidRPr="00E244CD">
        <w:rPr>
          <w:rFonts w:ascii="Times New Roman" w:eastAsia="Times New Roman" w:hAnsi="Times New Roman" w:cs="Times New Roman"/>
          <w:sz w:val="24"/>
          <w:szCs w:val="24"/>
        </w:rPr>
        <w:t xml:space="preserve">immigration from a previously isolated population. </w:t>
      </w:r>
      <w:r w:rsidR="00F94105" w:rsidRPr="00E244CD">
        <w:rPr>
          <w:rFonts w:ascii="Times New Roman" w:eastAsia="Times New Roman" w:hAnsi="Times New Roman" w:cs="Times New Roman"/>
          <w:sz w:val="24"/>
          <w:szCs w:val="24"/>
        </w:rPr>
        <w:t>W</w:t>
      </w:r>
      <w:r w:rsidRPr="00E244CD">
        <w:rPr>
          <w:rFonts w:ascii="Times New Roman" w:eastAsia="Times New Roman" w:hAnsi="Times New Roman" w:cs="Times New Roman"/>
          <w:sz w:val="24"/>
          <w:szCs w:val="24"/>
        </w:rPr>
        <w:t>e simulated immigration from a population that was separate from our 5</w:t>
      </w:r>
      <w:r w:rsidR="00E40D21"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sym w:font="Symbol" w:char="F0B4"/>
      </w:r>
      <w:r w:rsidR="00E40D21"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5 grid (i.e., population #26</w:t>
      </w:r>
      <w:r w:rsidR="00F94105" w:rsidRPr="00E244CD">
        <w:rPr>
          <w:rFonts w:ascii="Times New Roman" w:eastAsia="Times New Roman" w:hAnsi="Times New Roman" w:cs="Times New Roman"/>
          <w:sz w:val="24"/>
          <w:szCs w:val="24"/>
        </w:rPr>
        <w:t>), with the goal of</w:t>
      </w:r>
      <w:r w:rsidRPr="00E244CD">
        <w:rPr>
          <w:rFonts w:ascii="Times New Roman" w:eastAsia="Times New Roman" w:hAnsi="Times New Roman" w:cs="Times New Roman"/>
          <w:sz w:val="24"/>
          <w:szCs w:val="24"/>
        </w:rPr>
        <w:t xml:space="preserve"> apply</w:t>
      </w:r>
      <w:r w:rsidR="00F94105" w:rsidRPr="00E244CD">
        <w:rPr>
          <w:rFonts w:ascii="Times New Roman" w:eastAsia="Times New Roman" w:hAnsi="Times New Roman" w:cs="Times New Roman"/>
          <w:sz w:val="24"/>
          <w:szCs w:val="24"/>
        </w:rPr>
        <w:t>ing</w:t>
      </w:r>
      <w:r w:rsidRPr="00E244CD">
        <w:rPr>
          <w:rFonts w:ascii="Times New Roman" w:eastAsia="Times New Roman" w:hAnsi="Times New Roman" w:cs="Times New Roman"/>
          <w:sz w:val="24"/>
          <w:szCs w:val="24"/>
        </w:rPr>
        <w:t xml:space="preserve"> the TGI approach to detect historical changes in </w:t>
      </w:r>
      <w:r w:rsidR="001B6501" w:rsidRPr="00E244CD">
        <w:rPr>
          <w:rFonts w:ascii="Times New Roman" w:eastAsia="Times New Roman" w:hAnsi="Times New Roman" w:cs="Times New Roman"/>
          <w:sz w:val="24"/>
          <w:szCs w:val="24"/>
        </w:rPr>
        <w:t xml:space="preserve">population </w:t>
      </w:r>
      <w:r w:rsidRPr="00E244CD">
        <w:rPr>
          <w:rFonts w:ascii="Times New Roman" w:eastAsia="Times New Roman" w:hAnsi="Times New Roman" w:cs="Times New Roman"/>
          <w:sz w:val="24"/>
          <w:szCs w:val="24"/>
        </w:rPr>
        <w:t>genetic data</w:t>
      </w:r>
      <w:r w:rsidRPr="00E244CD">
        <w:rPr>
          <w:rFonts w:ascii="Times New Roman" w:hAnsi="Times New Roman" w:cs="Times New Roman"/>
          <w:sz w:val="24"/>
          <w:szCs w:val="24"/>
        </w:rPr>
        <w:t xml:space="preserve"> due to immigration</w:t>
      </w:r>
      <w:r w:rsidRPr="00E244CD">
        <w:rPr>
          <w:rFonts w:ascii="Times New Roman" w:eastAsia="Times New Roman" w:hAnsi="Times New Roman" w:cs="Times New Roman"/>
          <w:sz w:val="24"/>
          <w:szCs w:val="24"/>
        </w:rPr>
        <w:t>. This independent source population shared the same attributes as other populations in our simulated landscape</w:t>
      </w:r>
      <w:r w:rsidR="001B6501" w:rsidRPr="00E244CD">
        <w:rPr>
          <w:rFonts w:ascii="Times New Roman" w:eastAsia="Times New Roman" w:hAnsi="Times New Roman" w:cs="Times New Roman"/>
          <w:sz w:val="24"/>
          <w:szCs w:val="24"/>
        </w:rPr>
        <w:t xml:space="preserve"> and was only allowed to disperse into the 5</w:t>
      </w:r>
      <w:r w:rsidR="00996F04" w:rsidRPr="00E244CD">
        <w:rPr>
          <w:rFonts w:ascii="Times New Roman" w:eastAsia="Times New Roman" w:hAnsi="Times New Roman" w:cs="Times New Roman"/>
          <w:sz w:val="24"/>
          <w:szCs w:val="24"/>
        </w:rPr>
        <w:t xml:space="preserve"> </w:t>
      </w:r>
      <w:r w:rsidR="00996F04" w:rsidRPr="00E244CD">
        <w:rPr>
          <w:rFonts w:ascii="Times New Roman" w:eastAsia="Times New Roman" w:hAnsi="Times New Roman" w:cs="Times New Roman"/>
          <w:sz w:val="24"/>
          <w:szCs w:val="24"/>
        </w:rPr>
        <w:sym w:font="Symbol" w:char="F0B4"/>
      </w:r>
      <w:r w:rsidR="00996F04" w:rsidRPr="00E244CD">
        <w:rPr>
          <w:rFonts w:ascii="Times New Roman" w:eastAsia="Times New Roman" w:hAnsi="Times New Roman" w:cs="Times New Roman"/>
          <w:sz w:val="24"/>
          <w:szCs w:val="24"/>
        </w:rPr>
        <w:t xml:space="preserve"> </w:t>
      </w:r>
      <w:r w:rsidR="001B6501" w:rsidRPr="00E244CD">
        <w:rPr>
          <w:rFonts w:ascii="Times New Roman" w:eastAsia="Times New Roman" w:hAnsi="Times New Roman" w:cs="Times New Roman"/>
          <w:sz w:val="24"/>
          <w:szCs w:val="24"/>
        </w:rPr>
        <w:t xml:space="preserve">5 simulation grid </w:t>
      </w:r>
      <w:r w:rsidRPr="00E244CD">
        <w:rPr>
          <w:rFonts w:ascii="Times New Roman" w:eastAsia="Times New Roman" w:hAnsi="Times New Roman" w:cs="Times New Roman"/>
          <w:sz w:val="24"/>
          <w:szCs w:val="24"/>
        </w:rPr>
        <w:t>during simulated demographic events.</w:t>
      </w:r>
    </w:p>
    <w:p w14:paraId="434DE06D" w14:textId="7F5C068D" w:rsidR="00760250" w:rsidRPr="00E244CD" w:rsidRDefault="00760250" w:rsidP="00182E94">
      <w:pPr>
        <w:autoSpaceDE w:val="0"/>
        <w:autoSpaceDN w:val="0"/>
        <w:adjustRightInd w:val="0"/>
        <w:spacing w:after="240" w:line="276" w:lineRule="auto"/>
        <w:rPr>
          <w:rFonts w:ascii="Times New Roman" w:hAnsi="Times New Roman" w:cs="Times New Roman"/>
          <w:sz w:val="24"/>
          <w:szCs w:val="24"/>
        </w:rPr>
      </w:pPr>
      <w:r w:rsidRPr="00E244CD">
        <w:rPr>
          <w:rFonts w:ascii="Times New Roman" w:hAnsi="Times New Roman" w:cs="Times New Roman"/>
          <w:sz w:val="24"/>
          <w:szCs w:val="24"/>
        </w:rPr>
        <w:lastRenderedPageBreak/>
        <w:t xml:space="preserve">Using this model, we examined the influence of dispersal </w:t>
      </w:r>
      <w:r w:rsidR="00996F04" w:rsidRPr="00E244CD">
        <w:rPr>
          <w:rFonts w:ascii="Times New Roman" w:hAnsi="Times New Roman" w:cs="Times New Roman"/>
          <w:sz w:val="24"/>
          <w:szCs w:val="24"/>
        </w:rPr>
        <w:t xml:space="preserve">(movement among our 25 populations) </w:t>
      </w:r>
      <w:r w:rsidRPr="00E244CD">
        <w:rPr>
          <w:rFonts w:ascii="Times New Roman" w:hAnsi="Times New Roman" w:cs="Times New Roman"/>
          <w:sz w:val="24"/>
          <w:szCs w:val="24"/>
        </w:rPr>
        <w:t>and the spatial extent of demographic events (number of populations</w:t>
      </w:r>
      <w:r w:rsidR="00996F04" w:rsidRPr="00E244CD">
        <w:rPr>
          <w:rFonts w:ascii="Times New Roman" w:hAnsi="Times New Roman" w:cs="Times New Roman"/>
          <w:sz w:val="24"/>
          <w:szCs w:val="24"/>
        </w:rPr>
        <w:t xml:space="preserve"> that received immigrants from population #26</w:t>
      </w:r>
      <w:r w:rsidRPr="00E244CD">
        <w:rPr>
          <w:rFonts w:ascii="Times New Roman" w:hAnsi="Times New Roman" w:cs="Times New Roman"/>
          <w:sz w:val="24"/>
          <w:szCs w:val="24"/>
        </w:rPr>
        <w:t xml:space="preserve">) on the persistence of </w:t>
      </w:r>
      <w:r w:rsidR="001B6501" w:rsidRPr="00E244CD">
        <w:rPr>
          <w:rFonts w:ascii="Times New Roman" w:hAnsi="Times New Roman" w:cs="Times New Roman"/>
          <w:sz w:val="24"/>
          <w:szCs w:val="24"/>
        </w:rPr>
        <w:t xml:space="preserve">spatial </w:t>
      </w:r>
      <w:r w:rsidRPr="00E244CD">
        <w:rPr>
          <w:rFonts w:ascii="Times New Roman" w:hAnsi="Times New Roman" w:cs="Times New Roman"/>
          <w:sz w:val="24"/>
          <w:szCs w:val="24"/>
        </w:rPr>
        <w:t xml:space="preserve">genetic legacies. We examined three levels of dispersal </w:t>
      </w:r>
      <w:r w:rsidR="00E40D21" w:rsidRPr="00E244CD">
        <w:rPr>
          <w:rFonts w:ascii="Times New Roman" w:hAnsi="Times New Roman" w:cs="Times New Roman"/>
          <w:sz w:val="24"/>
          <w:szCs w:val="24"/>
        </w:rPr>
        <w:t xml:space="preserve">capacity </w:t>
      </w:r>
      <w:r w:rsidRPr="00E244CD">
        <w:rPr>
          <w:rFonts w:ascii="Times New Roman" w:hAnsi="Times New Roman" w:cs="Times New Roman"/>
          <w:sz w:val="24"/>
          <w:szCs w:val="24"/>
        </w:rPr>
        <w:t>(</w:t>
      </w:r>
      <w:r w:rsidR="00E40D21" w:rsidRPr="00E244CD">
        <w:rPr>
          <w:rFonts w:ascii="Times New Roman" w:hAnsi="Times New Roman" w:cs="Times New Roman"/>
          <w:sz w:val="24"/>
          <w:szCs w:val="24"/>
        </w:rPr>
        <w:t xml:space="preserve">described </w:t>
      </w:r>
      <w:r w:rsidRPr="00E244CD">
        <w:rPr>
          <w:rFonts w:ascii="Times New Roman" w:hAnsi="Times New Roman" w:cs="Times New Roman"/>
          <w:sz w:val="24"/>
          <w:szCs w:val="24"/>
        </w:rPr>
        <w:t xml:space="preserve">below) and three different numbers of </w:t>
      </w:r>
      <w:r w:rsidR="00E40D21" w:rsidRPr="00E244CD">
        <w:rPr>
          <w:rFonts w:ascii="Times New Roman" w:hAnsi="Times New Roman" w:cs="Times New Roman"/>
          <w:sz w:val="24"/>
          <w:szCs w:val="24"/>
        </w:rPr>
        <w:t xml:space="preserve">affected </w:t>
      </w:r>
      <w:r w:rsidRPr="00E244CD">
        <w:rPr>
          <w:rFonts w:ascii="Times New Roman" w:hAnsi="Times New Roman" w:cs="Times New Roman"/>
          <w:sz w:val="24"/>
          <w:szCs w:val="24"/>
        </w:rPr>
        <w:t xml:space="preserve">populations (1, 2, </w:t>
      </w:r>
      <w:r w:rsidR="00E40D21" w:rsidRPr="00E244CD">
        <w:rPr>
          <w:rFonts w:ascii="Times New Roman" w:hAnsi="Times New Roman" w:cs="Times New Roman"/>
          <w:sz w:val="24"/>
          <w:szCs w:val="24"/>
        </w:rPr>
        <w:t xml:space="preserve">or </w:t>
      </w:r>
      <w:r w:rsidRPr="00E244CD">
        <w:rPr>
          <w:rFonts w:ascii="Times New Roman" w:hAnsi="Times New Roman" w:cs="Times New Roman"/>
          <w:sz w:val="24"/>
          <w:szCs w:val="24"/>
        </w:rPr>
        <w:t xml:space="preserve">3) for a total of </w:t>
      </w:r>
      <w:r w:rsidR="00996F04" w:rsidRPr="00E244CD">
        <w:rPr>
          <w:rFonts w:ascii="Times New Roman" w:hAnsi="Times New Roman" w:cs="Times New Roman"/>
          <w:sz w:val="24"/>
          <w:szCs w:val="24"/>
        </w:rPr>
        <w:t xml:space="preserve">nine </w:t>
      </w:r>
      <w:r w:rsidRPr="00E244CD">
        <w:rPr>
          <w:rFonts w:ascii="Times New Roman" w:hAnsi="Times New Roman" w:cs="Times New Roman"/>
          <w:sz w:val="24"/>
          <w:szCs w:val="24"/>
        </w:rPr>
        <w:t>unique scenarios</w:t>
      </w:r>
      <w:r w:rsidR="004E0547">
        <w:rPr>
          <w:rFonts w:ascii="Times New Roman" w:hAnsi="Times New Roman" w:cs="Times New Roman"/>
          <w:sz w:val="24"/>
          <w:szCs w:val="24"/>
        </w:rPr>
        <w:t xml:space="preserve"> (Table 1)</w:t>
      </w:r>
      <w:r w:rsidR="00996F04" w:rsidRPr="00E244CD">
        <w:rPr>
          <w:rFonts w:ascii="Times New Roman" w:hAnsi="Times New Roman" w:cs="Times New Roman"/>
          <w:sz w:val="24"/>
          <w:szCs w:val="24"/>
        </w:rPr>
        <w:t>. Each scenario</w:t>
      </w:r>
      <w:r w:rsidRPr="00E244CD">
        <w:rPr>
          <w:rFonts w:ascii="Times New Roman" w:hAnsi="Times New Roman" w:cs="Times New Roman"/>
          <w:sz w:val="24"/>
          <w:szCs w:val="24"/>
        </w:rPr>
        <w:t xml:space="preserve"> was </w:t>
      </w:r>
      <w:r w:rsidR="00996F04" w:rsidRPr="00E244CD">
        <w:rPr>
          <w:rFonts w:ascii="Times New Roman" w:hAnsi="Times New Roman" w:cs="Times New Roman"/>
          <w:sz w:val="24"/>
          <w:szCs w:val="24"/>
        </w:rPr>
        <w:t xml:space="preserve">then simulated </w:t>
      </w:r>
      <w:r w:rsidRPr="00E244CD">
        <w:rPr>
          <w:rFonts w:ascii="Times New Roman" w:hAnsi="Times New Roman" w:cs="Times New Roman"/>
          <w:sz w:val="24"/>
          <w:szCs w:val="24"/>
        </w:rPr>
        <w:t>180 times, for a total of 1</w:t>
      </w:r>
      <w:r w:rsidR="00B2536B">
        <w:rPr>
          <w:rFonts w:ascii="Times New Roman" w:hAnsi="Times New Roman" w:cs="Times New Roman"/>
          <w:sz w:val="24"/>
          <w:szCs w:val="24"/>
        </w:rPr>
        <w:t>,</w:t>
      </w:r>
      <w:r w:rsidRPr="00E244CD">
        <w:rPr>
          <w:rFonts w:ascii="Times New Roman" w:hAnsi="Times New Roman" w:cs="Times New Roman"/>
          <w:sz w:val="24"/>
          <w:szCs w:val="24"/>
        </w:rPr>
        <w:t xml:space="preserve">620 (9 × 180) unique </w:t>
      </w:r>
      <w:r w:rsidR="00996F04" w:rsidRPr="00E244CD">
        <w:rPr>
          <w:rFonts w:ascii="Times New Roman" w:hAnsi="Times New Roman" w:cs="Times New Roman"/>
          <w:sz w:val="24"/>
          <w:szCs w:val="24"/>
        </w:rPr>
        <w:t xml:space="preserve">replicates </w:t>
      </w:r>
      <w:r w:rsidRPr="00E244CD">
        <w:rPr>
          <w:rFonts w:ascii="Times New Roman" w:hAnsi="Times New Roman" w:cs="Times New Roman"/>
          <w:sz w:val="24"/>
          <w:szCs w:val="24"/>
        </w:rPr>
        <w:t xml:space="preserve">for this experiment, </w:t>
      </w:r>
      <w:r w:rsidR="00996F04" w:rsidRPr="00E244CD">
        <w:rPr>
          <w:rFonts w:ascii="Times New Roman" w:hAnsi="Times New Roman" w:cs="Times New Roman"/>
          <w:sz w:val="24"/>
          <w:szCs w:val="24"/>
        </w:rPr>
        <w:t>excluding</w:t>
      </w:r>
      <w:r w:rsidRPr="00E244CD">
        <w:rPr>
          <w:rFonts w:ascii="Times New Roman" w:hAnsi="Times New Roman" w:cs="Times New Roman"/>
          <w:sz w:val="24"/>
          <w:szCs w:val="24"/>
        </w:rPr>
        <w:t xml:space="preserve"> the control simulations (Table 1). In the next sections, we detail how we model</w:t>
      </w:r>
      <w:ins w:id="112" w:author="Patrick" w:date="2020-11-20T11:05:00Z">
        <w:r w:rsidR="000D5772">
          <w:rPr>
            <w:rFonts w:ascii="Times New Roman" w:hAnsi="Times New Roman" w:cs="Times New Roman"/>
            <w:sz w:val="24"/>
            <w:szCs w:val="24"/>
          </w:rPr>
          <w:t>l</w:t>
        </w:r>
      </w:ins>
      <w:r w:rsidRPr="00E244CD">
        <w:rPr>
          <w:rFonts w:ascii="Times New Roman" w:hAnsi="Times New Roman" w:cs="Times New Roman"/>
          <w:sz w:val="24"/>
          <w:szCs w:val="24"/>
        </w:rPr>
        <w:t xml:space="preserve">ed </w:t>
      </w:r>
      <w:r w:rsidR="00996F04" w:rsidRPr="00E244CD">
        <w:rPr>
          <w:rFonts w:ascii="Times New Roman" w:hAnsi="Times New Roman" w:cs="Times New Roman"/>
          <w:sz w:val="24"/>
          <w:szCs w:val="24"/>
        </w:rPr>
        <w:t>dispersal and spatial extent</w:t>
      </w:r>
      <w:r w:rsidRPr="00E244CD">
        <w:rPr>
          <w:rFonts w:ascii="Times New Roman" w:hAnsi="Times New Roman" w:cs="Times New Roman"/>
          <w:sz w:val="24"/>
          <w:szCs w:val="24"/>
        </w:rPr>
        <w:t>.</w:t>
      </w:r>
    </w:p>
    <w:p w14:paraId="43AAA457" w14:textId="4A42376C" w:rsidR="00996F04" w:rsidRPr="00E244CD" w:rsidRDefault="00996F04" w:rsidP="00182E94">
      <w:pPr>
        <w:autoSpaceDE w:val="0"/>
        <w:autoSpaceDN w:val="0"/>
        <w:adjustRightInd w:val="0"/>
        <w:spacing w:after="240" w:line="276" w:lineRule="auto"/>
        <w:rPr>
          <w:rFonts w:ascii="Times New Roman" w:hAnsi="Times New Roman" w:cs="Times New Roman"/>
          <w:sz w:val="24"/>
          <w:szCs w:val="24"/>
        </w:rPr>
      </w:pPr>
      <w:r w:rsidRPr="00E244CD">
        <w:rPr>
          <w:rFonts w:ascii="Times New Roman" w:eastAsia="Times New Roman" w:hAnsi="Times New Roman" w:cs="Times New Roman"/>
          <w:sz w:val="24"/>
          <w:szCs w:val="24"/>
        </w:rPr>
        <w:t>For each replicate, we initialized the simulation with random</w:t>
      </w:r>
      <w:r w:rsidR="00B75611"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unique allocations of alleles among individuals, therefore approaching maximum </w:t>
      </w:r>
      <w:r w:rsidR="00B75611" w:rsidRPr="00E244CD">
        <w:rPr>
          <w:rFonts w:ascii="Times New Roman" w:eastAsia="Times New Roman" w:hAnsi="Times New Roman" w:cs="Times New Roman"/>
          <w:sz w:val="24"/>
          <w:szCs w:val="24"/>
        </w:rPr>
        <w:t xml:space="preserve">genetic </w:t>
      </w:r>
      <w:r w:rsidRPr="00E244CD">
        <w:rPr>
          <w:rFonts w:ascii="Times New Roman" w:eastAsia="Times New Roman" w:hAnsi="Times New Roman" w:cs="Times New Roman"/>
          <w:sz w:val="24"/>
          <w:szCs w:val="24"/>
        </w:rPr>
        <w:t xml:space="preserve">diversity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Day, &amp; Dunham, 2016)</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Those parameters were chosen as a compromise between realis</w:t>
      </w:r>
      <w:r w:rsidR="00B75611" w:rsidRPr="00E244CD">
        <w:rPr>
          <w:rFonts w:ascii="Times New Roman" w:eastAsia="Times New Roman" w:hAnsi="Times New Roman" w:cs="Times New Roman"/>
          <w:sz w:val="24"/>
          <w:szCs w:val="24"/>
        </w:rPr>
        <w:t>tic allele distributions</w:t>
      </w:r>
      <w:r w:rsidRPr="00E244CD">
        <w:rPr>
          <w:rFonts w:ascii="Times New Roman" w:eastAsia="Times New Roman" w:hAnsi="Times New Roman" w:cs="Times New Roman"/>
          <w:sz w:val="24"/>
          <w:szCs w:val="24"/>
        </w:rPr>
        <w:t xml:space="preserve"> and computational limitations, and </w:t>
      </w:r>
      <w:r w:rsidR="00B75611" w:rsidRPr="00E244CD">
        <w:rPr>
          <w:rFonts w:ascii="Times New Roman" w:hAnsi="Times New Roman" w:cs="Times New Roman"/>
          <w:sz w:val="24"/>
          <w:szCs w:val="24"/>
        </w:rPr>
        <w:t>were</w:t>
      </w:r>
      <w:r w:rsidRPr="00E244CD">
        <w:rPr>
          <w:rFonts w:ascii="Times New Roman" w:hAnsi="Times New Roman" w:cs="Times New Roman"/>
          <w:sz w:val="24"/>
          <w:szCs w:val="24"/>
        </w:rPr>
        <w:t xml:space="preserve"> appropriate </w:t>
      </w:r>
      <w:r w:rsidR="00E40D21" w:rsidRPr="00E244CD">
        <w:rPr>
          <w:rFonts w:ascii="Times New Roman" w:hAnsi="Times New Roman" w:cs="Times New Roman"/>
          <w:sz w:val="24"/>
          <w:szCs w:val="24"/>
        </w:rPr>
        <w:t>for</w:t>
      </w:r>
      <w:r w:rsidRPr="00E244CD">
        <w:rPr>
          <w:rFonts w:ascii="Times New Roman" w:hAnsi="Times New Roman" w:cs="Times New Roman"/>
          <w:sz w:val="24"/>
          <w:szCs w:val="24"/>
        </w:rPr>
        <w:t xml:space="preserve"> produc</w:t>
      </w:r>
      <w:r w:rsidR="00B75611" w:rsidRPr="00E244CD">
        <w:rPr>
          <w:rFonts w:ascii="Times New Roman" w:hAnsi="Times New Roman" w:cs="Times New Roman"/>
          <w:sz w:val="24"/>
          <w:szCs w:val="24"/>
        </w:rPr>
        <w:t>ing</w:t>
      </w:r>
      <w:r w:rsidRPr="00E244CD">
        <w:rPr>
          <w:rFonts w:ascii="Times New Roman" w:hAnsi="Times New Roman" w:cs="Times New Roman"/>
          <w:sz w:val="24"/>
          <w:szCs w:val="24"/>
        </w:rPr>
        <w:t xml:space="preserve"> </w:t>
      </w:r>
      <w:r w:rsidR="00B75611" w:rsidRPr="00E244CD">
        <w:rPr>
          <w:rFonts w:ascii="Times New Roman" w:hAnsi="Times New Roman" w:cs="Times New Roman"/>
          <w:sz w:val="24"/>
          <w:szCs w:val="24"/>
        </w:rPr>
        <w:t xml:space="preserve">simulated genetic data </w:t>
      </w:r>
      <w:r w:rsidRPr="00E244CD">
        <w:rPr>
          <w:rFonts w:ascii="Times New Roman" w:hAnsi="Times New Roman" w:cs="Times New Roman"/>
          <w:sz w:val="24"/>
          <w:szCs w:val="24"/>
        </w:rPr>
        <w:t>th</w:t>
      </w:r>
      <w:r w:rsidR="0073615E" w:rsidRPr="00E244CD">
        <w:rPr>
          <w:rFonts w:ascii="Times New Roman" w:hAnsi="Times New Roman" w:cs="Times New Roman"/>
          <w:sz w:val="24"/>
          <w:szCs w:val="24"/>
        </w:rPr>
        <w:t>at could reasonably recreate the</w:t>
      </w:r>
      <w:r w:rsidRPr="00E244CD">
        <w:rPr>
          <w:rFonts w:ascii="Times New Roman" w:hAnsi="Times New Roman" w:cs="Times New Roman"/>
          <w:sz w:val="24"/>
          <w:szCs w:val="24"/>
        </w:rPr>
        <w:t xml:space="preserve"> complex evolutionary dynamics </w:t>
      </w:r>
      <w:r w:rsidR="0073615E" w:rsidRPr="00E244CD">
        <w:rPr>
          <w:rFonts w:ascii="Times New Roman" w:hAnsi="Times New Roman" w:cs="Times New Roman"/>
          <w:sz w:val="24"/>
          <w:szCs w:val="24"/>
        </w:rPr>
        <w:t>in real populations</w:t>
      </w:r>
      <w:r w:rsidRPr="00E244CD">
        <w:rPr>
          <w:rFonts w:ascii="Times New Roman" w:hAnsi="Times New Roman" w:cs="Times New Roman"/>
          <w:sz w:val="24"/>
          <w:szCs w:val="24"/>
        </w:rPr>
        <w:t xml:space="preserve">. </w:t>
      </w:r>
      <w:r w:rsidRPr="00E244CD">
        <w:rPr>
          <w:rFonts w:ascii="Times New Roman" w:eastAsia="Times New Roman" w:hAnsi="Times New Roman" w:cs="Times New Roman"/>
          <w:sz w:val="24"/>
          <w:szCs w:val="24"/>
        </w:rPr>
        <w:t>Each simulation was run for 100 generations</w:t>
      </w:r>
      <w:r w:rsidR="006F542F">
        <w:rPr>
          <w:rFonts w:ascii="Times New Roman" w:eastAsia="Times New Roman" w:hAnsi="Times New Roman" w:cs="Times New Roman"/>
          <w:sz w:val="24"/>
          <w:szCs w:val="24"/>
        </w:rPr>
        <w:t xml:space="preserve"> (generation = 1 year)</w:t>
      </w:r>
      <w:r w:rsidRPr="00E244CD">
        <w:rPr>
          <w:rFonts w:ascii="Times New Roman" w:eastAsia="Times New Roman" w:hAnsi="Times New Roman" w:cs="Times New Roman"/>
          <w:sz w:val="24"/>
          <w:szCs w:val="24"/>
        </w:rPr>
        <w:t xml:space="preserve"> before the demographic event was imposed on up to three populations in the landscape. Ten additional generations were simulated after th</w:t>
      </w:r>
      <w:r w:rsidR="00E40D21" w:rsidRPr="00E244CD">
        <w:rPr>
          <w:rFonts w:ascii="Times New Roman" w:eastAsia="Times New Roman" w:hAnsi="Times New Roman" w:cs="Times New Roman"/>
          <w:sz w:val="24"/>
          <w:szCs w:val="24"/>
        </w:rPr>
        <w:t>e</w:t>
      </w:r>
      <w:r w:rsidRPr="00E244CD">
        <w:rPr>
          <w:rFonts w:ascii="Times New Roman" w:eastAsia="Times New Roman" w:hAnsi="Times New Roman" w:cs="Times New Roman"/>
          <w:sz w:val="24"/>
          <w:szCs w:val="24"/>
        </w:rPr>
        <w:t xml:space="preserve"> event. Sampling was performed before and after the event unless otherwise specified.</w:t>
      </w:r>
    </w:p>
    <w:p w14:paraId="408429DE" w14:textId="1F1F9339" w:rsidR="00760250" w:rsidRPr="00E244CD" w:rsidRDefault="00760250" w:rsidP="00182E94">
      <w:pPr>
        <w:pStyle w:val="Heading2"/>
        <w:spacing w:after="240" w:line="276" w:lineRule="auto"/>
      </w:pPr>
      <w:r w:rsidRPr="00E244CD">
        <w:rPr>
          <w:lang w:val="en-US"/>
        </w:rPr>
        <w:t>Dispersal</w:t>
      </w:r>
    </w:p>
    <w:p w14:paraId="294706DC" w14:textId="03DDFB11"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To model dispersal, we weighted the geographic distan</w:t>
      </w:r>
      <w:r w:rsidR="00112BD5">
        <w:rPr>
          <w:rFonts w:ascii="Times New Roman" w:eastAsia="Times New Roman" w:hAnsi="Times New Roman" w:cs="Times New Roman"/>
          <w:sz w:val="24"/>
          <w:szCs w:val="24"/>
        </w:rPr>
        <w:t xml:space="preserve">ces between populations using a </w:t>
      </w:r>
      <w:r w:rsidRPr="00E244CD">
        <w:rPr>
          <w:rFonts w:ascii="Times New Roman" w:eastAsia="Times New Roman" w:hAnsi="Times New Roman" w:cs="Times New Roman"/>
          <w:sz w:val="24"/>
          <w:szCs w:val="24"/>
        </w:rPr>
        <w:t xml:space="preserve">power law function,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-B * distance</m:t>
            </m:r>
          </m:sup>
        </m:sSup>
      </m:oMath>
      <w:r w:rsidRPr="00E244CD">
        <w:rPr>
          <w:rFonts w:ascii="Times New Roman" w:eastAsia="Times New Roman" w:hAnsi="Times New Roman" w:cs="Times New Roman"/>
          <w:sz w:val="24"/>
          <w:szCs w:val="24"/>
        </w:rPr>
        <w:t xml:space="preserve">, where </w:t>
      </w:r>
      <w:r w:rsidRPr="00E244CD">
        <w:rPr>
          <w:rFonts w:ascii="Times New Roman" w:eastAsia="Times New Roman" w:hAnsi="Times New Roman" w:cs="Times New Roman"/>
          <w:i/>
          <w:sz w:val="24"/>
          <w:szCs w:val="24"/>
        </w:rPr>
        <w:t xml:space="preserve">B </w:t>
      </w:r>
      <w:r w:rsidRPr="00E244CD">
        <w:rPr>
          <w:rFonts w:ascii="Times New Roman" w:eastAsia="Times New Roman" w:hAnsi="Times New Roman" w:cs="Times New Roman"/>
          <w:sz w:val="24"/>
          <w:szCs w:val="24"/>
        </w:rPr>
        <w:t xml:space="preserve">represents </w:t>
      </w:r>
      <w:r w:rsidR="001B6501" w:rsidRPr="00E244CD">
        <w:rPr>
          <w:rFonts w:ascii="Times New Roman" w:eastAsia="Times New Roman" w:hAnsi="Times New Roman" w:cs="Times New Roman"/>
          <w:sz w:val="24"/>
          <w:szCs w:val="24"/>
        </w:rPr>
        <w:t>the difficulty of</w:t>
      </w:r>
      <w:r w:rsidRPr="00E244CD">
        <w:rPr>
          <w:rFonts w:ascii="Times New Roman" w:eastAsia="Times New Roman" w:hAnsi="Times New Roman" w:cs="Times New Roman"/>
          <w:sz w:val="24"/>
          <w:szCs w:val="24"/>
        </w:rPr>
        <w:t xml:space="preserve"> dispers</w:t>
      </w:r>
      <w:r w:rsidR="001B6501" w:rsidRPr="00E244CD">
        <w:rPr>
          <w:rFonts w:ascii="Times New Roman" w:eastAsia="Times New Roman" w:hAnsi="Times New Roman" w:cs="Times New Roman"/>
          <w:sz w:val="24"/>
          <w:szCs w:val="24"/>
        </w:rPr>
        <w:t>al</w:t>
      </w:r>
      <w:r w:rsidR="00545C37" w:rsidRPr="00E244CD">
        <w:rPr>
          <w:rFonts w:ascii="Times New Roman" w:eastAsia="Times New Roman" w:hAnsi="Times New Roman" w:cs="Times New Roman"/>
          <w:sz w:val="24"/>
          <w:szCs w:val="24"/>
        </w:rPr>
        <w:t>.</w:t>
      </w:r>
      <w:r w:rsidR="001B6501" w:rsidRPr="00E244CD">
        <w:rPr>
          <w:rFonts w:ascii="Times New Roman" w:eastAsia="Times New Roman" w:hAnsi="Times New Roman" w:cs="Times New Roman"/>
          <w:sz w:val="24"/>
          <w:szCs w:val="24"/>
        </w:rPr>
        <w:t xml:space="preserve"> H</w:t>
      </w:r>
      <w:r w:rsidRPr="00E244CD">
        <w:rPr>
          <w:rFonts w:ascii="Times New Roman" w:eastAsia="Times New Roman" w:hAnsi="Times New Roman" w:cs="Times New Roman"/>
          <w:sz w:val="24"/>
          <w:szCs w:val="24"/>
        </w:rPr>
        <w:t xml:space="preserve">igh values of </w:t>
      </w:r>
      <w:r w:rsidRPr="00E244CD">
        <w:rPr>
          <w:rFonts w:ascii="Times New Roman" w:eastAsia="Times New Roman" w:hAnsi="Times New Roman" w:cs="Times New Roman"/>
          <w:i/>
          <w:sz w:val="24"/>
          <w:szCs w:val="24"/>
        </w:rPr>
        <w:t>B</w:t>
      </w:r>
      <w:r w:rsidRPr="00E244CD">
        <w:rPr>
          <w:rFonts w:ascii="Times New Roman" w:eastAsia="Times New Roman" w:hAnsi="Times New Roman" w:cs="Times New Roman"/>
          <w:sz w:val="24"/>
          <w:szCs w:val="24"/>
        </w:rPr>
        <w:t xml:space="preserve"> correspond to low dispersal capacity.</w:t>
      </w:r>
      <w:r w:rsidR="00C500E9">
        <w:rPr>
          <w:rFonts w:ascii="Times New Roman" w:eastAsia="Times New Roman" w:hAnsi="Times New Roman" w:cs="Times New Roman"/>
          <w:sz w:val="24"/>
          <w:szCs w:val="24"/>
        </w:rPr>
        <w:t xml:space="preserve"> Within a simulation run, </w:t>
      </w:r>
      <w:r w:rsidR="00C500E9">
        <w:rPr>
          <w:rFonts w:ascii="Times New Roman" w:eastAsia="Times New Roman" w:hAnsi="Times New Roman" w:cs="Times New Roman"/>
          <w:i/>
          <w:sz w:val="24"/>
          <w:szCs w:val="24"/>
        </w:rPr>
        <w:t xml:space="preserve">B </w:t>
      </w:r>
      <w:r w:rsidR="00C500E9">
        <w:rPr>
          <w:rFonts w:ascii="Times New Roman" w:eastAsia="Times New Roman" w:hAnsi="Times New Roman" w:cs="Times New Roman"/>
          <w:sz w:val="24"/>
          <w:szCs w:val="24"/>
        </w:rPr>
        <w:t>was constant while we randomly picked distances at which individuals dispersal based on the power law function. To do that, w</w:t>
      </w:r>
      <w:r w:rsidRPr="00E244CD">
        <w:rPr>
          <w:rFonts w:ascii="Times New Roman" w:eastAsia="Times New Roman" w:hAnsi="Times New Roman" w:cs="Times New Roman"/>
          <w:sz w:val="24"/>
          <w:szCs w:val="24"/>
        </w:rPr>
        <w:t>e rescaled the values</w:t>
      </w:r>
      <w:r w:rsidR="00C500E9">
        <w:rPr>
          <w:rFonts w:ascii="Times New Roman" w:eastAsia="Times New Roman" w:hAnsi="Times New Roman" w:cs="Times New Roman"/>
          <w:sz w:val="24"/>
          <w:szCs w:val="24"/>
        </w:rPr>
        <w:t xml:space="preserve"> of all distances in the landscape</w:t>
      </w:r>
      <w:r w:rsidRPr="00E244CD">
        <w:rPr>
          <w:rFonts w:ascii="Times New Roman" w:eastAsia="Times New Roman" w:hAnsi="Times New Roman" w:cs="Times New Roman"/>
          <w:sz w:val="24"/>
          <w:szCs w:val="24"/>
        </w:rPr>
        <w:t xml:space="preserve">, using the maximum </w:t>
      </w:r>
      <m:oMath>
        <m:r>
          <w:rPr>
            <w:rFonts w:ascii="Cambria Math" w:eastAsia="Times New Roman" w:hAnsi="Cambria Math" w:cs="Times New Roman"/>
            <w:sz w:val="24"/>
            <w:szCs w:val="24"/>
          </w:rPr>
          <m:t>(4√2)</m:t>
        </m:r>
      </m:oMath>
      <w:r w:rsidRPr="00E244CD">
        <w:rPr>
          <w:rFonts w:ascii="Times New Roman" w:eastAsia="Times New Roman" w:hAnsi="Times New Roman" w:cs="Times New Roman"/>
          <w:sz w:val="24"/>
          <w:szCs w:val="24"/>
        </w:rPr>
        <w:t xml:space="preserve"> and the minimum (0) distances possible in this virtual landscape, as described in the </w:t>
      </w:r>
      <w:proofErr w:type="spellStart"/>
      <w:r w:rsidRPr="00E244CD">
        <w:rPr>
          <w:rFonts w:ascii="Times New Roman" w:eastAsia="Times New Roman" w:hAnsi="Times New Roman" w:cs="Times New Roman"/>
          <w:i/>
          <w:sz w:val="24"/>
          <w:szCs w:val="24"/>
        </w:rPr>
        <w:t>CDMetaPOP</w:t>
      </w:r>
      <w:proofErr w:type="spellEnd"/>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et al.,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user manual (p.63). This produced values in the [0,1] range</w:t>
      </w:r>
      <w:r w:rsidR="00FD1A16"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73615E" w:rsidRPr="00E244CD">
        <w:rPr>
          <w:rFonts w:ascii="Times New Roman" w:eastAsia="Times New Roman" w:hAnsi="Times New Roman" w:cs="Times New Roman"/>
          <w:sz w:val="24"/>
          <w:szCs w:val="24"/>
        </w:rPr>
        <w:t>R</w:t>
      </w:r>
      <w:r w:rsidR="001B6501" w:rsidRPr="00E244CD">
        <w:rPr>
          <w:rFonts w:ascii="Times New Roman" w:eastAsia="Times New Roman" w:hAnsi="Times New Roman" w:cs="Times New Roman"/>
          <w:sz w:val="24"/>
          <w:szCs w:val="24"/>
        </w:rPr>
        <w:t>escaled values were</w:t>
      </w:r>
      <w:r w:rsidRPr="00E244CD">
        <w:rPr>
          <w:rFonts w:ascii="Times New Roman" w:eastAsia="Times New Roman" w:hAnsi="Times New Roman" w:cs="Times New Roman"/>
          <w:sz w:val="24"/>
          <w:szCs w:val="24"/>
        </w:rPr>
        <w:t xml:space="preserve"> considered to represent probabilities that an individual disperses to a cell located at that distance (Fig.1).</w:t>
      </w:r>
      <w:r w:rsidRPr="00E244CD">
        <w:rPr>
          <w:rFonts w:ascii="Times New Roman" w:eastAsiaTheme="minorEastAsia" w:hAnsi="Times New Roman" w:cs="Times New Roman"/>
          <w:sz w:val="24"/>
          <w:szCs w:val="24"/>
        </w:rPr>
        <w:t xml:space="preserve"> </w:t>
      </w:r>
      <w:r w:rsidRPr="00E244CD">
        <w:rPr>
          <w:rFonts w:ascii="Times New Roman" w:eastAsia="Times New Roman" w:hAnsi="Times New Roman" w:cs="Times New Roman"/>
          <w:sz w:val="24"/>
          <w:szCs w:val="24"/>
        </w:rPr>
        <w:t xml:space="preserve">We chose this way of modeling dispersal to allow </w:t>
      </w:r>
      <w:r w:rsidR="007E1BCB" w:rsidRPr="00E244CD">
        <w:rPr>
          <w:rFonts w:ascii="Times New Roman" w:eastAsia="Times New Roman" w:hAnsi="Times New Roman" w:cs="Times New Roman"/>
          <w:sz w:val="24"/>
          <w:szCs w:val="24"/>
        </w:rPr>
        <w:t xml:space="preserve">for </w:t>
      </w:r>
      <w:r w:rsidRPr="00E244CD">
        <w:rPr>
          <w:rFonts w:ascii="Times New Roman" w:eastAsia="Times New Roman" w:hAnsi="Times New Roman" w:cs="Times New Roman"/>
          <w:sz w:val="24"/>
          <w:szCs w:val="24"/>
        </w:rPr>
        <w:t>both within-popul</w:t>
      </w:r>
      <w:r w:rsidR="006B5C38">
        <w:rPr>
          <w:rFonts w:ascii="Times New Roman" w:eastAsia="Times New Roman" w:hAnsi="Times New Roman" w:cs="Times New Roman"/>
          <w:sz w:val="24"/>
          <w:szCs w:val="24"/>
        </w:rPr>
        <w:t>ation movement and landscape-wide</w:t>
      </w:r>
      <w:r w:rsidRPr="00E244CD">
        <w:rPr>
          <w:rFonts w:ascii="Times New Roman" w:eastAsia="Times New Roman" w:hAnsi="Times New Roman" w:cs="Times New Roman"/>
          <w:sz w:val="24"/>
          <w:szCs w:val="24"/>
        </w:rPr>
        <w:t xml:space="preserve"> dispersal.</w:t>
      </w:r>
    </w:p>
    <w:p w14:paraId="24DEFE44" w14:textId="7DB0B279" w:rsidR="00760250" w:rsidRPr="00E244CD" w:rsidRDefault="00760250" w:rsidP="00182E94">
      <w:pPr>
        <w:spacing w:after="240" w:line="276" w:lineRule="auto"/>
        <w:rPr>
          <w:rFonts w:ascii="Times New Roman" w:hAnsi="Times New Roman" w:cs="Times New Roman"/>
          <w:sz w:val="24"/>
          <w:szCs w:val="24"/>
        </w:rPr>
      </w:pPr>
      <w:r w:rsidRPr="00E244CD">
        <w:rPr>
          <w:rFonts w:ascii="Times New Roman" w:hAnsi="Times New Roman" w:cs="Times New Roman"/>
          <w:sz w:val="24"/>
          <w:szCs w:val="24"/>
        </w:rPr>
        <w:t xml:space="preserve">The population to which an individual </w:t>
      </w:r>
      <w:r w:rsidR="00545C37" w:rsidRPr="00E244CD">
        <w:rPr>
          <w:rFonts w:ascii="Times New Roman" w:hAnsi="Times New Roman" w:cs="Times New Roman"/>
          <w:sz w:val="24"/>
          <w:szCs w:val="24"/>
        </w:rPr>
        <w:t xml:space="preserve">dispersed </w:t>
      </w:r>
      <w:r w:rsidRPr="00E244CD">
        <w:rPr>
          <w:rFonts w:ascii="Times New Roman" w:hAnsi="Times New Roman" w:cs="Times New Roman"/>
          <w:sz w:val="24"/>
          <w:szCs w:val="24"/>
        </w:rPr>
        <w:t xml:space="preserve">was selected randomly from the set of populations available </w:t>
      </w:r>
      <w:r w:rsidR="00C500E9">
        <w:rPr>
          <w:rFonts w:ascii="Times New Roman" w:hAnsi="Times New Roman" w:cs="Times New Roman"/>
          <w:sz w:val="24"/>
          <w:szCs w:val="24"/>
        </w:rPr>
        <w:t>at the distance which was randomly picked following the probability distribution described in the previous paragraph</w:t>
      </w:r>
      <w:r w:rsidRPr="00E244CD">
        <w:rPr>
          <w:rFonts w:ascii="Times New Roman" w:eastAsia="Times New Roman" w:hAnsi="Times New Roman" w:cs="Times New Roman"/>
          <w:sz w:val="24"/>
          <w:szCs w:val="24"/>
        </w:rPr>
        <w:t>. Individuals always stay</w:t>
      </w:r>
      <w:r w:rsidR="008B55A9">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within our simulated landscape, and any individual </w:t>
      </w:r>
      <w:r w:rsidR="008B55A9">
        <w:rPr>
          <w:rFonts w:ascii="Times New Roman" w:eastAsia="Times New Roman" w:hAnsi="Times New Roman" w:cs="Times New Roman"/>
          <w:sz w:val="24"/>
          <w:szCs w:val="24"/>
        </w:rPr>
        <w:t>could</w:t>
      </w:r>
      <w:r w:rsidR="008B55A9"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disperse </w:t>
      </w:r>
      <w:r w:rsidRPr="00E244CD">
        <w:rPr>
          <w:rFonts w:ascii="Times New Roman" w:eastAsiaTheme="minorEastAsia" w:hAnsi="Times New Roman" w:cs="Times New Roman"/>
          <w:sz w:val="24"/>
          <w:szCs w:val="24"/>
        </w:rPr>
        <w:t xml:space="preserve">to </w:t>
      </w:r>
      <w:r w:rsidR="00545C37" w:rsidRPr="00E244CD">
        <w:rPr>
          <w:rFonts w:ascii="Times New Roman" w:eastAsiaTheme="minorEastAsia" w:hAnsi="Times New Roman" w:cs="Times New Roman"/>
          <w:sz w:val="24"/>
          <w:szCs w:val="24"/>
        </w:rPr>
        <w:t xml:space="preserve">any </w:t>
      </w:r>
      <w:r w:rsidRPr="00E244CD">
        <w:rPr>
          <w:rFonts w:ascii="Times New Roman" w:eastAsiaTheme="minorEastAsia" w:hAnsi="Times New Roman" w:cs="Times New Roman"/>
          <w:sz w:val="24"/>
          <w:szCs w:val="24"/>
        </w:rPr>
        <w:t xml:space="preserve">one of </w:t>
      </w:r>
      <w:r w:rsidR="00545C37" w:rsidRPr="00E244CD">
        <w:rPr>
          <w:rFonts w:ascii="Times New Roman" w:eastAsiaTheme="minorEastAsia" w:hAnsi="Times New Roman" w:cs="Times New Roman"/>
          <w:sz w:val="24"/>
          <w:szCs w:val="24"/>
        </w:rPr>
        <w:t xml:space="preserve">the </w:t>
      </w:r>
      <w:r w:rsidRPr="00E244CD">
        <w:rPr>
          <w:rFonts w:ascii="Times New Roman" w:eastAsiaTheme="minorEastAsia" w:hAnsi="Times New Roman" w:cs="Times New Roman"/>
          <w:sz w:val="24"/>
          <w:szCs w:val="24"/>
        </w:rPr>
        <w:t xml:space="preserve">25 populations at each generation. </w:t>
      </w:r>
      <w:r w:rsidRPr="00E244CD">
        <w:rPr>
          <w:rFonts w:ascii="Times New Roman" w:hAnsi="Times New Roman" w:cs="Times New Roman"/>
          <w:sz w:val="24"/>
          <w:szCs w:val="24"/>
        </w:rPr>
        <w:t xml:space="preserve">To investigate the effect of different levels of dispersal, we </w:t>
      </w:r>
      <w:r w:rsidR="007E1BCB" w:rsidRPr="00E244CD">
        <w:rPr>
          <w:rFonts w:ascii="Times New Roman" w:hAnsi="Times New Roman" w:cs="Times New Roman"/>
          <w:sz w:val="24"/>
          <w:szCs w:val="24"/>
        </w:rPr>
        <w:t xml:space="preserve">ran separate simulations using </w:t>
      </w:r>
      <w:r w:rsidRPr="00E244CD">
        <w:rPr>
          <w:rFonts w:ascii="Times New Roman" w:hAnsi="Times New Roman" w:cs="Times New Roman"/>
          <w:sz w:val="24"/>
          <w:szCs w:val="24"/>
        </w:rPr>
        <w:t xml:space="preserve">three different values of </w:t>
      </w:r>
      <w:r w:rsidRPr="00E244CD">
        <w:rPr>
          <w:rFonts w:ascii="Times New Roman" w:hAnsi="Times New Roman" w:cs="Times New Roman"/>
          <w:i/>
          <w:sz w:val="24"/>
          <w:szCs w:val="24"/>
        </w:rPr>
        <w:t>B</w:t>
      </w:r>
      <w:r w:rsidRPr="00E244CD">
        <w:rPr>
          <w:rFonts w:ascii="Times New Roman" w:hAnsi="Times New Roman" w:cs="Times New Roman"/>
          <w:sz w:val="24"/>
          <w:szCs w:val="24"/>
        </w:rPr>
        <w:t>: low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2), moderate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1.301) and high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0.6015) dispersal </w:t>
      </w:r>
      <w:r w:rsidR="007E1BCB" w:rsidRPr="00E244CD">
        <w:rPr>
          <w:rFonts w:ascii="Times New Roman" w:hAnsi="Times New Roman" w:cs="Times New Roman"/>
          <w:sz w:val="24"/>
          <w:szCs w:val="24"/>
        </w:rPr>
        <w:t xml:space="preserve">capacity </w:t>
      </w:r>
      <w:r w:rsidRPr="00E244CD">
        <w:rPr>
          <w:rFonts w:ascii="Times New Roman" w:hAnsi="Times New Roman" w:cs="Times New Roman"/>
          <w:sz w:val="24"/>
          <w:szCs w:val="24"/>
        </w:rPr>
        <w:t>(Fig.1; Table 1).</w:t>
      </w:r>
    </w:p>
    <w:p w14:paraId="6FBB0E2A" w14:textId="5E1E6B4A" w:rsidR="00760250" w:rsidRPr="00E244CD" w:rsidRDefault="00C66A6C" w:rsidP="00182E94">
      <w:pPr>
        <w:pStyle w:val="Heading2"/>
        <w:spacing w:after="240" w:line="276" w:lineRule="auto"/>
      </w:pPr>
      <w:r w:rsidRPr="00E244CD">
        <w:rPr>
          <w:lang w:val="en-US"/>
        </w:rPr>
        <w:t>Spatial extent</w:t>
      </w:r>
    </w:p>
    <w:p w14:paraId="761B4E5A" w14:textId="13DB5CAD"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lastRenderedPageBreak/>
        <w:t xml:space="preserve">We also wanted to evaluate how the spatial extent of the </w:t>
      </w:r>
      <w:r w:rsidR="005F5B9D" w:rsidRPr="00E244CD">
        <w:rPr>
          <w:rFonts w:ascii="Times New Roman" w:eastAsia="Times New Roman" w:hAnsi="Times New Roman" w:cs="Times New Roman"/>
          <w:sz w:val="24"/>
          <w:szCs w:val="24"/>
        </w:rPr>
        <w:t xml:space="preserve">simulated </w:t>
      </w:r>
      <w:r w:rsidR="00545C37" w:rsidRPr="00E244CD">
        <w:rPr>
          <w:rFonts w:ascii="Times New Roman" w:eastAsia="Times New Roman" w:hAnsi="Times New Roman" w:cs="Times New Roman"/>
          <w:sz w:val="24"/>
          <w:szCs w:val="24"/>
        </w:rPr>
        <w:t xml:space="preserve">immigration </w:t>
      </w:r>
      <w:r w:rsidRPr="00E244CD">
        <w:rPr>
          <w:rFonts w:ascii="Times New Roman" w:eastAsia="Times New Roman" w:hAnsi="Times New Roman" w:cs="Times New Roman"/>
          <w:sz w:val="24"/>
          <w:szCs w:val="24"/>
        </w:rPr>
        <w:t xml:space="preserve">event affected the performance of our </w:t>
      </w:r>
      <w:r w:rsidR="009A5032" w:rsidRPr="00E244CD">
        <w:rPr>
          <w:rFonts w:ascii="Times New Roman" w:eastAsia="Times New Roman" w:hAnsi="Times New Roman" w:cs="Times New Roman"/>
          <w:sz w:val="24"/>
          <w:szCs w:val="24"/>
        </w:rPr>
        <w:t xml:space="preserve">TGI </w:t>
      </w:r>
      <w:r w:rsidRPr="00E244CD">
        <w:rPr>
          <w:rFonts w:ascii="Times New Roman" w:eastAsia="Times New Roman" w:hAnsi="Times New Roman" w:cs="Times New Roman"/>
          <w:sz w:val="24"/>
          <w:szCs w:val="24"/>
        </w:rPr>
        <w:t xml:space="preserve">method. To </w:t>
      </w:r>
      <w:r w:rsidR="009A5032" w:rsidRPr="00E244CD">
        <w:rPr>
          <w:rFonts w:ascii="Times New Roman" w:eastAsia="Times New Roman" w:hAnsi="Times New Roman" w:cs="Times New Roman"/>
          <w:sz w:val="24"/>
          <w:szCs w:val="24"/>
        </w:rPr>
        <w:t xml:space="preserve">do </w:t>
      </w:r>
      <w:r w:rsidRPr="00E244CD">
        <w:rPr>
          <w:rFonts w:ascii="Times New Roman" w:eastAsia="Times New Roman" w:hAnsi="Times New Roman" w:cs="Times New Roman"/>
          <w:sz w:val="24"/>
          <w:szCs w:val="24"/>
        </w:rPr>
        <w:t xml:space="preserve">this, we </w:t>
      </w:r>
      <w:r w:rsidR="005F5B9D" w:rsidRPr="00E244CD">
        <w:rPr>
          <w:rFonts w:ascii="Times New Roman" w:eastAsia="Times New Roman" w:hAnsi="Times New Roman" w:cs="Times New Roman"/>
          <w:sz w:val="24"/>
          <w:szCs w:val="24"/>
        </w:rPr>
        <w:t xml:space="preserve">allowed individuals from population #26 to immigrate into </w:t>
      </w:r>
      <w:r w:rsidR="009A5032" w:rsidRPr="00E244CD">
        <w:rPr>
          <w:rFonts w:ascii="Times New Roman" w:eastAsia="Times New Roman" w:hAnsi="Times New Roman" w:cs="Times New Roman"/>
          <w:sz w:val="24"/>
          <w:szCs w:val="24"/>
        </w:rPr>
        <w:t>one</w:t>
      </w:r>
      <w:r w:rsidR="005F5B9D" w:rsidRPr="00E244CD">
        <w:rPr>
          <w:rFonts w:ascii="Times New Roman" w:eastAsia="Times New Roman" w:hAnsi="Times New Roman" w:cs="Times New Roman"/>
          <w:sz w:val="24"/>
          <w:szCs w:val="24"/>
        </w:rPr>
        <w:t>, two, or</w:t>
      </w:r>
      <w:r w:rsidRPr="00E244CD">
        <w:rPr>
          <w:rFonts w:ascii="Times New Roman" w:eastAsia="Times New Roman" w:hAnsi="Times New Roman" w:cs="Times New Roman"/>
          <w:sz w:val="24"/>
          <w:szCs w:val="24"/>
        </w:rPr>
        <w:t xml:space="preserve"> </w:t>
      </w:r>
      <w:r w:rsidR="009A5032" w:rsidRPr="00E244CD">
        <w:rPr>
          <w:rFonts w:ascii="Times New Roman" w:eastAsia="Times New Roman" w:hAnsi="Times New Roman" w:cs="Times New Roman"/>
          <w:sz w:val="24"/>
          <w:szCs w:val="24"/>
        </w:rPr>
        <w:t xml:space="preserve">three </w:t>
      </w:r>
      <w:r w:rsidRPr="00E244CD">
        <w:rPr>
          <w:rFonts w:ascii="Times New Roman" w:eastAsia="Times New Roman" w:hAnsi="Times New Roman" w:cs="Times New Roman"/>
          <w:sz w:val="24"/>
          <w:szCs w:val="24"/>
        </w:rPr>
        <w:t xml:space="preserve">populations </w:t>
      </w:r>
      <w:r w:rsidR="009A5032" w:rsidRPr="00E244CD">
        <w:rPr>
          <w:rFonts w:ascii="Times New Roman" w:eastAsia="Times New Roman" w:hAnsi="Times New Roman" w:cs="Times New Roman"/>
          <w:sz w:val="24"/>
          <w:szCs w:val="24"/>
        </w:rPr>
        <w:t xml:space="preserve">that were </w:t>
      </w:r>
      <w:r w:rsidRPr="00E244CD">
        <w:rPr>
          <w:rFonts w:ascii="Times New Roman" w:eastAsia="Times New Roman" w:hAnsi="Times New Roman" w:cs="Times New Roman"/>
          <w:sz w:val="24"/>
          <w:szCs w:val="24"/>
        </w:rPr>
        <w:t xml:space="preserve">randomly selected </w:t>
      </w:r>
      <w:r w:rsidR="009A5032" w:rsidRPr="00E244CD">
        <w:rPr>
          <w:rFonts w:ascii="Times New Roman" w:eastAsia="Times New Roman" w:hAnsi="Times New Roman" w:cs="Times New Roman"/>
          <w:sz w:val="24"/>
          <w:szCs w:val="24"/>
        </w:rPr>
        <w:t xml:space="preserve">from </w:t>
      </w:r>
      <w:r w:rsidRPr="00E244CD">
        <w:rPr>
          <w:rFonts w:ascii="Times New Roman" w:eastAsia="Times New Roman" w:hAnsi="Times New Roman" w:cs="Times New Roman"/>
          <w:sz w:val="24"/>
          <w:szCs w:val="24"/>
        </w:rPr>
        <w:t xml:space="preserve">the </w:t>
      </w:r>
      <w:r w:rsidR="009A5032" w:rsidRPr="00E244CD">
        <w:rPr>
          <w:rFonts w:ascii="Times New Roman" w:eastAsia="Times New Roman" w:hAnsi="Times New Roman" w:cs="Times New Roman"/>
          <w:sz w:val="24"/>
          <w:szCs w:val="24"/>
        </w:rPr>
        <w:t xml:space="preserve">original </w:t>
      </w:r>
      <w:r w:rsidRPr="00E244CD">
        <w:rPr>
          <w:rFonts w:ascii="Times New Roman" w:eastAsia="Times New Roman" w:hAnsi="Times New Roman" w:cs="Times New Roman"/>
          <w:sz w:val="24"/>
          <w:szCs w:val="24"/>
        </w:rPr>
        <w:t xml:space="preserve">25. </w:t>
      </w:r>
      <w:r w:rsidR="00A2346E" w:rsidRPr="00E244CD">
        <w:rPr>
          <w:rFonts w:ascii="Times New Roman" w:eastAsia="Times New Roman" w:hAnsi="Times New Roman" w:cs="Times New Roman"/>
          <w:sz w:val="24"/>
          <w:szCs w:val="24"/>
        </w:rPr>
        <w:t xml:space="preserve">We </w:t>
      </w:r>
      <w:del w:id="113" w:author="Patrick" w:date="2020-11-20T11:06:00Z">
        <w:r w:rsidR="00A2346E" w:rsidRPr="00E244CD" w:rsidDel="000D5772">
          <w:rPr>
            <w:rFonts w:ascii="Times New Roman" w:eastAsia="Times New Roman" w:hAnsi="Times New Roman" w:cs="Times New Roman"/>
            <w:sz w:val="24"/>
            <w:szCs w:val="24"/>
          </w:rPr>
          <w:delText xml:space="preserve">decided to vary </w:delText>
        </w:r>
      </w:del>
      <w:ins w:id="114" w:author="Patrick" w:date="2020-11-20T11:06:00Z">
        <w:r w:rsidR="000D5772">
          <w:rPr>
            <w:rFonts w:ascii="Times New Roman" w:eastAsia="Times New Roman" w:hAnsi="Times New Roman" w:cs="Times New Roman"/>
            <w:sz w:val="24"/>
            <w:szCs w:val="24"/>
          </w:rPr>
          <w:t xml:space="preserve">varied </w:t>
        </w:r>
      </w:ins>
      <w:r w:rsidR="00A2346E" w:rsidRPr="00E244CD">
        <w:rPr>
          <w:rFonts w:ascii="Times New Roman" w:eastAsia="Times New Roman" w:hAnsi="Times New Roman" w:cs="Times New Roman"/>
          <w:sz w:val="24"/>
          <w:szCs w:val="24"/>
        </w:rPr>
        <w:t xml:space="preserve">the position of where the demographic event occurred in the landscape because deme topology may influence the outcomes of population genetic analyses </w:t>
      </w:r>
      <w:r w:rsidR="00A2346E"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fluctuations","type":"article-journal","volume":"23"},"uris":["http://www.mendeley.com/documents/?uuid=11b267fd-9ab9-4eed-ac4f-e04e776b6b41"]}],"mendeley":{"formattedCitation":"(Robledo-Arnuncio &amp; Rousset, 2010)","plainTextFormattedCitation":"(Robledo-Arnuncio &amp; Rousset, 2010)","previouslyFormattedCitation":"(Robledo-Arnuncio &amp; Rousset, 2010)"},"properties":{"noteIndex":0},"schema":"https://github.com/citation-style-language/schema/raw/master/csl-citation.json"}</w:instrText>
      </w:r>
      <w:r w:rsidR="00A2346E"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(Robledo-Arnuncio &amp; Rousset, 2010)</w:t>
      </w:r>
      <w:r w:rsidR="00A2346E" w:rsidRPr="00E244CD">
        <w:rPr>
          <w:rFonts w:ascii="Times New Roman" w:eastAsia="Times New Roman" w:hAnsi="Times New Roman" w:cs="Times New Roman"/>
          <w:sz w:val="24"/>
          <w:szCs w:val="24"/>
        </w:rPr>
        <w:fldChar w:fldCharType="end"/>
      </w:r>
      <w:r w:rsidR="00A2346E" w:rsidRPr="00E244CD">
        <w:rPr>
          <w:rFonts w:ascii="Times New Roman" w:eastAsia="Times New Roman" w:hAnsi="Times New Roman" w:cs="Times New Roman"/>
          <w:sz w:val="24"/>
          <w:szCs w:val="24"/>
        </w:rPr>
        <w:t xml:space="preserve">. </w:t>
      </w:r>
      <w:r w:rsidR="005F5B9D" w:rsidRPr="00E244CD">
        <w:rPr>
          <w:rFonts w:ascii="Times New Roman" w:eastAsia="Times New Roman" w:hAnsi="Times New Roman" w:cs="Times New Roman"/>
          <w:sz w:val="24"/>
          <w:szCs w:val="24"/>
        </w:rPr>
        <w:t xml:space="preserve">For scenarios in which </w:t>
      </w:r>
      <w:r w:rsidRPr="00E244CD">
        <w:rPr>
          <w:rFonts w:ascii="Times New Roman" w:eastAsia="Times New Roman" w:hAnsi="Times New Roman" w:cs="Times New Roman"/>
          <w:sz w:val="24"/>
          <w:szCs w:val="24"/>
        </w:rPr>
        <w:t xml:space="preserve">only </w:t>
      </w:r>
      <w:r w:rsidR="00FD4CF4">
        <w:rPr>
          <w:rFonts w:ascii="Times New Roman" w:eastAsia="Times New Roman" w:hAnsi="Times New Roman" w:cs="Times New Roman"/>
          <w:sz w:val="24"/>
          <w:szCs w:val="24"/>
        </w:rPr>
        <w:t xml:space="preserve">one </w:t>
      </w:r>
      <w:r w:rsidRPr="00E244CD">
        <w:rPr>
          <w:rFonts w:ascii="Times New Roman" w:eastAsia="Times New Roman" w:hAnsi="Times New Roman" w:cs="Times New Roman"/>
          <w:sz w:val="24"/>
          <w:szCs w:val="24"/>
        </w:rPr>
        <w:t xml:space="preserve">population was affected, we partitioned the 180 </w:t>
      </w:r>
      <w:r w:rsidR="005F5B9D" w:rsidRPr="00E244CD">
        <w:rPr>
          <w:rFonts w:ascii="Times New Roman" w:eastAsia="Times New Roman" w:hAnsi="Times New Roman" w:cs="Times New Roman"/>
          <w:sz w:val="24"/>
          <w:szCs w:val="24"/>
        </w:rPr>
        <w:t xml:space="preserve">simulations </w:t>
      </w:r>
      <w:r w:rsidRPr="00E244CD">
        <w:rPr>
          <w:rFonts w:ascii="Times New Roman" w:eastAsia="Times New Roman" w:hAnsi="Times New Roman" w:cs="Times New Roman"/>
          <w:sz w:val="24"/>
          <w:szCs w:val="24"/>
        </w:rPr>
        <w:t xml:space="preserve">equally among six populations in the landscape. </w:t>
      </w:r>
      <w:r w:rsidR="00661D0F">
        <w:rPr>
          <w:rFonts w:ascii="Times New Roman" w:eastAsia="Times New Roman" w:hAnsi="Times New Roman" w:cs="Times New Roman"/>
          <w:sz w:val="24"/>
          <w:szCs w:val="24"/>
        </w:rPr>
        <w:t>B</w:t>
      </w:r>
      <w:r w:rsidRPr="00E244CD">
        <w:rPr>
          <w:rFonts w:ascii="Times New Roman" w:eastAsia="Times New Roman" w:hAnsi="Times New Roman" w:cs="Times New Roman"/>
          <w:sz w:val="24"/>
          <w:szCs w:val="24"/>
        </w:rPr>
        <w:t xml:space="preserve">ecause our landscape is square and homogeneously resistant to movement, </w:t>
      </w:r>
      <w:r w:rsidR="00661D0F">
        <w:rPr>
          <w:rFonts w:ascii="Times New Roman" w:eastAsia="Times New Roman" w:hAnsi="Times New Roman" w:cs="Times New Roman"/>
          <w:sz w:val="24"/>
          <w:szCs w:val="24"/>
        </w:rPr>
        <w:t xml:space="preserve">it is symmetric and </w:t>
      </w:r>
      <w:r w:rsidR="00661D0F" w:rsidRPr="00661D0F">
        <w:rPr>
          <w:rFonts w:ascii="Times New Roman" w:eastAsia="Times New Roman" w:hAnsi="Times New Roman" w:cs="Times New Roman"/>
          <w:sz w:val="24"/>
          <w:szCs w:val="24"/>
        </w:rPr>
        <w:t>there are only six unique positions</w:t>
      </w:r>
      <w:r w:rsidR="00661D0F">
        <w:rPr>
          <w:rFonts w:ascii="Times New Roman" w:eastAsia="Times New Roman" w:hAnsi="Times New Roman" w:cs="Times New Roman"/>
          <w:sz w:val="24"/>
          <w:szCs w:val="24"/>
        </w:rPr>
        <w:t>.</w:t>
      </w:r>
      <w:r w:rsidR="00661D0F" w:rsidRPr="00661D0F">
        <w:rPr>
          <w:rFonts w:ascii="Times New Roman" w:eastAsia="Times New Roman" w:hAnsi="Times New Roman" w:cs="Times New Roman"/>
          <w:sz w:val="24"/>
          <w:szCs w:val="24"/>
        </w:rPr>
        <w:t xml:space="preserve"> </w:t>
      </w:r>
      <w:r w:rsidR="00661D0F">
        <w:rPr>
          <w:rFonts w:ascii="Times New Roman" w:eastAsia="Times New Roman" w:hAnsi="Times New Roman" w:cs="Times New Roman"/>
          <w:sz w:val="24"/>
          <w:szCs w:val="24"/>
        </w:rPr>
        <w:t>S</w:t>
      </w:r>
      <w:r w:rsidR="00661D0F" w:rsidRPr="00661D0F">
        <w:rPr>
          <w:rFonts w:ascii="Times New Roman" w:eastAsia="Times New Roman" w:hAnsi="Times New Roman" w:cs="Times New Roman"/>
          <w:sz w:val="24"/>
          <w:szCs w:val="24"/>
        </w:rPr>
        <w:t>ystematically choosing those six positions</w:t>
      </w:r>
      <w:r w:rsidR="00B90E47">
        <w:rPr>
          <w:rFonts w:ascii="Times New Roman" w:eastAsia="Times New Roman" w:hAnsi="Times New Roman" w:cs="Times New Roman"/>
          <w:sz w:val="24"/>
          <w:szCs w:val="24"/>
        </w:rPr>
        <w:t xml:space="preserve"> as a pool of potential targets for our demographic event</w:t>
      </w:r>
      <w:r w:rsidR="00661D0F" w:rsidRPr="00661D0F">
        <w:rPr>
          <w:rFonts w:ascii="Times New Roman" w:eastAsia="Times New Roman" w:hAnsi="Times New Roman" w:cs="Times New Roman"/>
          <w:sz w:val="24"/>
          <w:szCs w:val="24"/>
        </w:rPr>
        <w:t xml:space="preserve"> therefore cover</w:t>
      </w:r>
      <w:r w:rsidR="00661D0F">
        <w:rPr>
          <w:rFonts w:ascii="Times New Roman" w:eastAsia="Times New Roman" w:hAnsi="Times New Roman" w:cs="Times New Roman"/>
          <w:sz w:val="24"/>
          <w:szCs w:val="24"/>
        </w:rPr>
        <w:t>ed</w:t>
      </w:r>
      <w:r w:rsidR="00661D0F" w:rsidRPr="00661D0F">
        <w:rPr>
          <w:rFonts w:ascii="Times New Roman" w:eastAsia="Times New Roman" w:hAnsi="Times New Roman" w:cs="Times New Roman"/>
          <w:sz w:val="24"/>
          <w:szCs w:val="24"/>
        </w:rPr>
        <w:t xml:space="preserve"> all p</w:t>
      </w:r>
      <w:r w:rsidR="00661D0F">
        <w:rPr>
          <w:rFonts w:ascii="Times New Roman" w:eastAsia="Times New Roman" w:hAnsi="Times New Roman" w:cs="Times New Roman"/>
          <w:sz w:val="24"/>
          <w:szCs w:val="24"/>
        </w:rPr>
        <w:t>ossible spatial patterns in our</w:t>
      </w:r>
      <w:r w:rsidR="00661D0F" w:rsidRPr="00661D0F">
        <w:rPr>
          <w:rFonts w:ascii="Times New Roman" w:eastAsia="Times New Roman" w:hAnsi="Times New Roman" w:cs="Times New Roman"/>
          <w:sz w:val="24"/>
          <w:szCs w:val="24"/>
        </w:rPr>
        <w:t xml:space="preserve"> simulation</w:t>
      </w:r>
      <w:r w:rsidR="00661D0F">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w:t>
      </w:r>
      <w:r w:rsidR="00661D0F" w:rsidRPr="00661D0F">
        <w:rPr>
          <w:rFonts w:ascii="Times New Roman" w:eastAsia="Times New Roman" w:hAnsi="Times New Roman" w:cs="Times New Roman"/>
          <w:sz w:val="24"/>
          <w:szCs w:val="24"/>
        </w:rPr>
        <w:t xml:space="preserve"> </w:t>
      </w:r>
      <w:r w:rsidR="00EC4F00">
        <w:rPr>
          <w:rFonts w:ascii="Times New Roman" w:eastAsia="Times New Roman" w:hAnsi="Times New Roman" w:cs="Times New Roman"/>
          <w:sz w:val="24"/>
          <w:szCs w:val="24"/>
        </w:rPr>
        <w:t>One or more populations among these</w:t>
      </w:r>
      <w:r w:rsidR="00661D0F" w:rsidRPr="00E244CD">
        <w:rPr>
          <w:rFonts w:ascii="Times New Roman" w:eastAsia="Times New Roman" w:hAnsi="Times New Roman" w:cs="Times New Roman"/>
          <w:sz w:val="24"/>
          <w:szCs w:val="24"/>
        </w:rPr>
        <w:t xml:space="preserve"> six populations were randomly selected once</w:t>
      </w:r>
      <w:r w:rsidR="009A3FF7">
        <w:rPr>
          <w:rFonts w:ascii="Times New Roman" w:eastAsia="Times New Roman" w:hAnsi="Times New Roman" w:cs="Times New Roman"/>
          <w:sz w:val="24"/>
          <w:szCs w:val="24"/>
        </w:rPr>
        <w:t>,</w:t>
      </w:r>
      <w:r w:rsidR="00661D0F" w:rsidRPr="00E244CD">
        <w:rPr>
          <w:rFonts w:ascii="Times New Roman" w:eastAsia="Times New Roman" w:hAnsi="Times New Roman" w:cs="Times New Roman"/>
          <w:sz w:val="24"/>
          <w:szCs w:val="24"/>
        </w:rPr>
        <w:t xml:space="preserve"> and were identical across runs. </w:t>
      </w:r>
      <w:r w:rsidRPr="00E244CD">
        <w:rPr>
          <w:rFonts w:ascii="Times New Roman" w:eastAsia="Times New Roman" w:hAnsi="Times New Roman" w:cs="Times New Roman"/>
          <w:sz w:val="24"/>
          <w:szCs w:val="24"/>
        </w:rPr>
        <w:t xml:space="preserve">When </w:t>
      </w:r>
      <w:r w:rsidR="005F5B9D" w:rsidRPr="00E244CD">
        <w:rPr>
          <w:rFonts w:ascii="Times New Roman" w:eastAsia="Times New Roman" w:hAnsi="Times New Roman" w:cs="Times New Roman"/>
          <w:sz w:val="24"/>
          <w:szCs w:val="24"/>
        </w:rPr>
        <w:t xml:space="preserve">multiple </w:t>
      </w:r>
      <w:r w:rsidRPr="00E244CD">
        <w:rPr>
          <w:rFonts w:ascii="Times New Roman" w:eastAsia="Times New Roman" w:hAnsi="Times New Roman" w:cs="Times New Roman"/>
          <w:sz w:val="24"/>
          <w:szCs w:val="24"/>
        </w:rPr>
        <w:t>(</w:t>
      </w:r>
      <w:r w:rsidR="005F5B9D" w:rsidRPr="00E244CD">
        <w:rPr>
          <w:rFonts w:ascii="Times New Roman" w:eastAsia="Times New Roman" w:hAnsi="Times New Roman" w:cs="Times New Roman"/>
          <w:sz w:val="24"/>
          <w:szCs w:val="24"/>
        </w:rPr>
        <w:t xml:space="preserve">two </w:t>
      </w:r>
      <w:r w:rsidRPr="00E244CD">
        <w:rPr>
          <w:rFonts w:ascii="Times New Roman" w:eastAsia="Times New Roman" w:hAnsi="Times New Roman" w:cs="Times New Roman"/>
          <w:sz w:val="24"/>
          <w:szCs w:val="24"/>
        </w:rPr>
        <w:t xml:space="preserve">or </w:t>
      </w:r>
      <w:r w:rsidR="005F5B9D" w:rsidRPr="00E244CD">
        <w:rPr>
          <w:rFonts w:ascii="Times New Roman" w:eastAsia="Times New Roman" w:hAnsi="Times New Roman" w:cs="Times New Roman"/>
          <w:sz w:val="24"/>
          <w:szCs w:val="24"/>
        </w:rPr>
        <w:t>three</w:t>
      </w:r>
      <w:r w:rsidRPr="00E244CD">
        <w:rPr>
          <w:rFonts w:ascii="Times New Roman" w:eastAsia="Times New Roman" w:hAnsi="Times New Roman" w:cs="Times New Roman"/>
          <w:sz w:val="24"/>
          <w:szCs w:val="24"/>
        </w:rPr>
        <w:t xml:space="preserve">) populations underwent a demographic event, we randomly </w:t>
      </w:r>
      <w:r w:rsidR="00EA200B" w:rsidRPr="00E244CD">
        <w:rPr>
          <w:rFonts w:ascii="Times New Roman" w:eastAsia="Times New Roman" w:hAnsi="Times New Roman" w:cs="Times New Roman"/>
          <w:sz w:val="24"/>
          <w:szCs w:val="24"/>
        </w:rPr>
        <w:t xml:space="preserve">chose </w:t>
      </w:r>
      <w:r w:rsidR="005F5B9D" w:rsidRPr="00E244CD">
        <w:rPr>
          <w:rFonts w:ascii="Times New Roman" w:eastAsia="Times New Roman" w:hAnsi="Times New Roman" w:cs="Times New Roman"/>
          <w:sz w:val="24"/>
          <w:szCs w:val="24"/>
        </w:rPr>
        <w:t xml:space="preserve">one </w:t>
      </w:r>
      <w:r w:rsidR="00EA200B" w:rsidRPr="00E244CD">
        <w:rPr>
          <w:rFonts w:ascii="Times New Roman" w:eastAsia="Times New Roman" w:hAnsi="Times New Roman" w:cs="Times New Roman"/>
          <w:sz w:val="24"/>
          <w:szCs w:val="24"/>
        </w:rPr>
        <w:t>of</w:t>
      </w:r>
      <w:r w:rsidRPr="00E244CD">
        <w:rPr>
          <w:rFonts w:ascii="Times New Roman" w:eastAsia="Times New Roman" w:hAnsi="Times New Roman" w:cs="Times New Roman"/>
          <w:sz w:val="24"/>
          <w:szCs w:val="24"/>
        </w:rPr>
        <w:t xml:space="preserve"> the</w:t>
      </w:r>
      <w:r w:rsidR="00EA200B" w:rsidRPr="00E244CD">
        <w:rPr>
          <w:rFonts w:ascii="Times New Roman" w:eastAsia="Times New Roman" w:hAnsi="Times New Roman" w:cs="Times New Roman"/>
          <w:sz w:val="24"/>
          <w:szCs w:val="24"/>
        </w:rPr>
        <w:t>se</w:t>
      </w:r>
      <w:r w:rsidRPr="00E244CD">
        <w:rPr>
          <w:rFonts w:ascii="Times New Roman" w:eastAsia="Times New Roman" w:hAnsi="Times New Roman" w:cs="Times New Roman"/>
          <w:sz w:val="24"/>
          <w:szCs w:val="24"/>
        </w:rPr>
        <w:t xml:space="preserve"> six </w:t>
      </w:r>
      <w:r w:rsidR="00EA200B" w:rsidRPr="00E244CD">
        <w:rPr>
          <w:rFonts w:ascii="Times New Roman" w:eastAsia="Times New Roman" w:hAnsi="Times New Roman" w:cs="Times New Roman"/>
          <w:sz w:val="24"/>
          <w:szCs w:val="24"/>
        </w:rPr>
        <w:t>geographically unique populations</w:t>
      </w:r>
      <w:r w:rsidRPr="00E244CD">
        <w:rPr>
          <w:rFonts w:ascii="Times New Roman" w:eastAsia="Times New Roman" w:hAnsi="Times New Roman" w:cs="Times New Roman"/>
          <w:sz w:val="24"/>
          <w:szCs w:val="24"/>
        </w:rPr>
        <w:t xml:space="preserve"> and randomly picked </w:t>
      </w:r>
      <w:r w:rsidR="005F5B9D" w:rsidRPr="00E244CD">
        <w:rPr>
          <w:rFonts w:ascii="Times New Roman" w:eastAsia="Times New Roman" w:hAnsi="Times New Roman" w:cs="Times New Roman"/>
          <w:sz w:val="24"/>
          <w:szCs w:val="24"/>
        </w:rPr>
        <w:t xml:space="preserve">one </w:t>
      </w:r>
      <w:r w:rsidRPr="00E244CD">
        <w:rPr>
          <w:rFonts w:ascii="Times New Roman" w:eastAsia="Times New Roman" w:hAnsi="Times New Roman" w:cs="Times New Roman"/>
          <w:sz w:val="24"/>
          <w:szCs w:val="24"/>
        </w:rPr>
        <w:t xml:space="preserve">or </w:t>
      </w:r>
      <w:r w:rsidR="005F5B9D" w:rsidRPr="00E244CD">
        <w:rPr>
          <w:rFonts w:ascii="Times New Roman" w:eastAsia="Times New Roman" w:hAnsi="Times New Roman" w:cs="Times New Roman"/>
          <w:sz w:val="24"/>
          <w:szCs w:val="24"/>
        </w:rPr>
        <w:t xml:space="preserve">two </w:t>
      </w:r>
      <w:r w:rsidRPr="00E244CD">
        <w:rPr>
          <w:rFonts w:ascii="Times New Roman" w:eastAsia="Times New Roman" w:hAnsi="Times New Roman" w:cs="Times New Roman"/>
          <w:sz w:val="24"/>
          <w:szCs w:val="24"/>
        </w:rPr>
        <w:t xml:space="preserve">additional populations directly adjacent to it. </w:t>
      </w:r>
      <w:r w:rsidR="00A2346E" w:rsidRPr="00E244CD">
        <w:rPr>
          <w:rFonts w:ascii="Times New Roman" w:eastAsia="Times New Roman" w:hAnsi="Times New Roman" w:cs="Times New Roman"/>
          <w:sz w:val="24"/>
          <w:szCs w:val="24"/>
        </w:rPr>
        <w:t xml:space="preserve">We chose to pick adjacent populations to respect the spatial autocorrelation often exhibited in demographic events. </w:t>
      </w:r>
      <w:r w:rsidR="00330557" w:rsidRPr="00E244CD">
        <w:rPr>
          <w:rFonts w:ascii="Times New Roman" w:eastAsia="Times New Roman" w:hAnsi="Times New Roman" w:cs="Times New Roman"/>
          <w:sz w:val="24"/>
          <w:szCs w:val="24"/>
        </w:rPr>
        <w:t xml:space="preserve">For each of the two- and three-population simulations, we </w:t>
      </w:r>
      <w:r w:rsidR="00EA200B" w:rsidRPr="00E244CD">
        <w:rPr>
          <w:rFonts w:ascii="Times New Roman" w:eastAsia="Times New Roman" w:hAnsi="Times New Roman" w:cs="Times New Roman"/>
          <w:sz w:val="24"/>
          <w:szCs w:val="24"/>
        </w:rPr>
        <w:t xml:space="preserve">repeated </w:t>
      </w:r>
      <w:r w:rsidRPr="00E244CD">
        <w:rPr>
          <w:rFonts w:ascii="Times New Roman" w:eastAsia="Times New Roman" w:hAnsi="Times New Roman" w:cs="Times New Roman"/>
          <w:sz w:val="24"/>
          <w:szCs w:val="24"/>
        </w:rPr>
        <w:t xml:space="preserve">this </w:t>
      </w:r>
      <w:r w:rsidR="00EA200B" w:rsidRPr="00E244CD">
        <w:rPr>
          <w:rFonts w:ascii="Times New Roman" w:eastAsia="Times New Roman" w:hAnsi="Times New Roman" w:cs="Times New Roman"/>
          <w:sz w:val="24"/>
          <w:szCs w:val="24"/>
        </w:rPr>
        <w:t xml:space="preserve">population selection procedure </w:t>
      </w:r>
      <w:r w:rsidRPr="00E244CD">
        <w:rPr>
          <w:rFonts w:ascii="Times New Roman" w:eastAsia="Times New Roman" w:hAnsi="Times New Roman" w:cs="Times New Roman"/>
          <w:sz w:val="24"/>
          <w:szCs w:val="24"/>
        </w:rPr>
        <w:t xml:space="preserve">six times </w:t>
      </w:r>
      <w:r w:rsidR="00EA200B" w:rsidRPr="00E244CD">
        <w:rPr>
          <w:rFonts w:ascii="Times New Roman" w:eastAsia="Times New Roman" w:hAnsi="Times New Roman" w:cs="Times New Roman"/>
          <w:sz w:val="24"/>
          <w:szCs w:val="24"/>
        </w:rPr>
        <w:t xml:space="preserve">and ran </w:t>
      </w:r>
      <w:r w:rsidRPr="00E244CD">
        <w:rPr>
          <w:rFonts w:ascii="Times New Roman" w:eastAsia="Times New Roman" w:hAnsi="Times New Roman" w:cs="Times New Roman"/>
          <w:sz w:val="24"/>
          <w:szCs w:val="24"/>
        </w:rPr>
        <w:t>30 replicate</w:t>
      </w:r>
      <w:r w:rsidR="00EA200B" w:rsidRPr="00E244CD">
        <w:rPr>
          <w:rFonts w:ascii="Times New Roman" w:eastAsia="Times New Roman" w:hAnsi="Times New Roman" w:cs="Times New Roman"/>
          <w:sz w:val="24"/>
          <w:szCs w:val="24"/>
        </w:rPr>
        <w:t xml:space="preserve"> simulations</w:t>
      </w:r>
      <w:r w:rsidRPr="00E244CD">
        <w:rPr>
          <w:rFonts w:ascii="Times New Roman" w:eastAsia="Times New Roman" w:hAnsi="Times New Roman" w:cs="Times New Roman"/>
          <w:sz w:val="24"/>
          <w:szCs w:val="24"/>
        </w:rPr>
        <w:t xml:space="preserve"> for each set of populations. </w:t>
      </w:r>
    </w:p>
    <w:p w14:paraId="69F1420C" w14:textId="77777777" w:rsidR="00760250" w:rsidRPr="00E244CD" w:rsidRDefault="00760250" w:rsidP="00182E94">
      <w:pPr>
        <w:pStyle w:val="Heading2"/>
        <w:spacing w:after="240" w:line="276" w:lineRule="auto"/>
      </w:pPr>
      <w:r w:rsidRPr="00E244CD">
        <w:rPr>
          <w:lang w:val="en-US"/>
        </w:rPr>
        <w:t>Statistical performance</w:t>
      </w:r>
    </w:p>
    <w:p w14:paraId="1AA3B59C" w14:textId="2DD1FA95" w:rsidR="009A5032" w:rsidRPr="00E244CD" w:rsidRDefault="00760250" w:rsidP="00182E94">
      <w:pPr>
        <w:spacing w:after="240" w:line="276" w:lineRule="auto"/>
        <w:rPr>
          <w:rFonts w:ascii="Times New Roman" w:eastAsia="Times New Roman" w:hAnsi="Times New Roman" w:cs="Times New Roman"/>
          <w:iCs/>
          <w:sz w:val="24"/>
          <w:szCs w:val="24"/>
        </w:rPr>
      </w:pPr>
      <w:r w:rsidRPr="00E244CD">
        <w:rPr>
          <w:rFonts w:ascii="Times New Roman" w:eastAsia="Times New Roman" w:hAnsi="Times New Roman" w:cs="Times New Roman"/>
          <w:iCs/>
          <w:sz w:val="24"/>
          <w:szCs w:val="24"/>
        </w:rPr>
        <w:t xml:space="preserve">We </w:t>
      </w:r>
      <w:r w:rsidR="0093724D" w:rsidRPr="00E244CD">
        <w:rPr>
          <w:rFonts w:ascii="Times New Roman" w:eastAsia="Times New Roman" w:hAnsi="Times New Roman" w:cs="Times New Roman"/>
          <w:iCs/>
          <w:sz w:val="24"/>
          <w:szCs w:val="24"/>
        </w:rPr>
        <w:t>assess</w:t>
      </w:r>
      <w:r w:rsidR="00330557" w:rsidRPr="00E244CD">
        <w:rPr>
          <w:rFonts w:ascii="Times New Roman" w:eastAsia="Times New Roman" w:hAnsi="Times New Roman" w:cs="Times New Roman"/>
          <w:iCs/>
          <w:sz w:val="24"/>
          <w:szCs w:val="24"/>
        </w:rPr>
        <w:t>ed</w:t>
      </w:r>
      <w:r w:rsidR="0093724D" w:rsidRPr="00E244CD">
        <w:rPr>
          <w:rFonts w:ascii="Times New Roman" w:eastAsia="Times New Roman" w:hAnsi="Times New Roman" w:cs="Times New Roman"/>
          <w:iCs/>
          <w:sz w:val="24"/>
          <w:szCs w:val="24"/>
        </w:rPr>
        <w:t xml:space="preserve"> the statistical performance of our TGI testing procedure using </w:t>
      </w:r>
      <w:r w:rsidRPr="00E244CD">
        <w:rPr>
          <w:rFonts w:ascii="Times New Roman" w:eastAsia="Times New Roman" w:hAnsi="Times New Roman" w:cs="Times New Roman"/>
          <w:iCs/>
          <w:sz w:val="24"/>
          <w:szCs w:val="24"/>
        </w:rPr>
        <w:t xml:space="preserve">the </w:t>
      </w:r>
      <w:r w:rsidR="00545C37" w:rsidRPr="00E244CD">
        <w:rPr>
          <w:rFonts w:ascii="Times New Roman" w:eastAsia="Times New Roman" w:hAnsi="Times New Roman" w:cs="Times New Roman"/>
          <w:iCs/>
          <w:sz w:val="24"/>
          <w:szCs w:val="24"/>
        </w:rPr>
        <w:t xml:space="preserve">false positive rate </w:t>
      </w:r>
      <w:r w:rsidRPr="00E244CD">
        <w:rPr>
          <w:rFonts w:ascii="Times New Roman" w:eastAsia="Times New Roman" w:hAnsi="Times New Roman" w:cs="Times New Roman"/>
          <w:iCs/>
          <w:sz w:val="24"/>
          <w:szCs w:val="24"/>
        </w:rPr>
        <w:t xml:space="preserve">(FPR) and </w:t>
      </w:r>
      <w:r w:rsidR="00545C37" w:rsidRPr="00E244CD">
        <w:rPr>
          <w:rFonts w:ascii="Times New Roman" w:eastAsia="Times New Roman" w:hAnsi="Times New Roman" w:cs="Times New Roman"/>
          <w:iCs/>
          <w:sz w:val="24"/>
          <w:szCs w:val="24"/>
        </w:rPr>
        <w:t xml:space="preserve">false negative rate </w:t>
      </w:r>
      <w:r w:rsidRPr="00E244CD">
        <w:rPr>
          <w:rFonts w:ascii="Times New Roman" w:eastAsia="Times New Roman" w:hAnsi="Times New Roman" w:cs="Times New Roman"/>
          <w:iCs/>
          <w:sz w:val="24"/>
          <w:szCs w:val="24"/>
        </w:rPr>
        <w:t xml:space="preserve">(FNR). </w:t>
      </w:r>
      <w:r w:rsidR="009A5032" w:rsidRPr="00E244CD">
        <w:rPr>
          <w:rFonts w:ascii="Times New Roman" w:eastAsia="Times New Roman" w:hAnsi="Times New Roman" w:cs="Times New Roman"/>
          <w:iCs/>
          <w:sz w:val="24"/>
          <w:szCs w:val="24"/>
        </w:rPr>
        <w:t xml:space="preserve">In our study, a </w:t>
      </w:r>
      <w:r w:rsidRPr="00E244CD">
        <w:rPr>
          <w:rFonts w:ascii="Times New Roman" w:eastAsia="Times New Roman" w:hAnsi="Times New Roman" w:cs="Times New Roman"/>
          <w:iCs/>
          <w:sz w:val="24"/>
          <w:szCs w:val="24"/>
        </w:rPr>
        <w:t xml:space="preserve">false positive </w:t>
      </w:r>
      <w:r w:rsidR="009A5032" w:rsidRPr="00E244CD">
        <w:rPr>
          <w:rFonts w:ascii="Times New Roman" w:eastAsia="Times New Roman" w:hAnsi="Times New Roman" w:cs="Times New Roman"/>
          <w:iCs/>
          <w:sz w:val="24"/>
          <w:szCs w:val="24"/>
        </w:rPr>
        <w:t xml:space="preserve">was </w:t>
      </w:r>
      <w:r w:rsidRPr="00E244CD">
        <w:rPr>
          <w:rFonts w:ascii="Times New Roman" w:eastAsia="Times New Roman" w:hAnsi="Times New Roman" w:cs="Times New Roman"/>
          <w:iCs/>
          <w:sz w:val="24"/>
          <w:szCs w:val="24"/>
        </w:rPr>
        <w:t xml:space="preserve">a population that we </w:t>
      </w:r>
      <w:r w:rsidR="009A5032" w:rsidRPr="00E244CD">
        <w:rPr>
          <w:rFonts w:ascii="Times New Roman" w:eastAsia="Times New Roman" w:hAnsi="Times New Roman" w:cs="Times New Roman"/>
          <w:iCs/>
          <w:sz w:val="24"/>
          <w:szCs w:val="24"/>
        </w:rPr>
        <w:t xml:space="preserve">knew </w:t>
      </w:r>
      <w:r w:rsidRPr="00E244CD">
        <w:rPr>
          <w:rFonts w:ascii="Times New Roman" w:eastAsia="Times New Roman" w:hAnsi="Times New Roman" w:cs="Times New Roman"/>
          <w:iCs/>
          <w:sz w:val="24"/>
          <w:szCs w:val="24"/>
        </w:rPr>
        <w:t xml:space="preserve">did not undergo the demographic change we imposed but </w:t>
      </w:r>
      <w:r w:rsidR="009A5032" w:rsidRPr="00E244CD">
        <w:rPr>
          <w:rFonts w:ascii="Times New Roman" w:eastAsia="Times New Roman" w:hAnsi="Times New Roman" w:cs="Times New Roman"/>
          <w:iCs/>
          <w:sz w:val="24"/>
          <w:szCs w:val="24"/>
        </w:rPr>
        <w:t xml:space="preserve">was </w:t>
      </w:r>
      <w:r w:rsidRPr="00E244CD">
        <w:rPr>
          <w:rFonts w:ascii="Times New Roman" w:eastAsia="Times New Roman" w:hAnsi="Times New Roman" w:cs="Times New Roman"/>
          <w:iCs/>
          <w:sz w:val="24"/>
          <w:szCs w:val="24"/>
        </w:rPr>
        <w:t xml:space="preserve">found to have done so </w:t>
      </w:r>
      <w:r w:rsidR="009A5032" w:rsidRPr="00E244CD">
        <w:rPr>
          <w:rFonts w:ascii="Times New Roman" w:eastAsia="Times New Roman" w:hAnsi="Times New Roman" w:cs="Times New Roman"/>
          <w:iCs/>
          <w:sz w:val="24"/>
          <w:szCs w:val="24"/>
        </w:rPr>
        <w:t xml:space="preserve">using </w:t>
      </w:r>
      <w:r w:rsidRPr="00E244CD">
        <w:rPr>
          <w:rFonts w:ascii="Times New Roman" w:eastAsia="Times New Roman" w:hAnsi="Times New Roman" w:cs="Times New Roman"/>
          <w:iCs/>
          <w:sz w:val="24"/>
          <w:szCs w:val="24"/>
        </w:rPr>
        <w:t>the TGI test</w:t>
      </w:r>
      <w:r w:rsidR="00330557" w:rsidRPr="00E244CD">
        <w:rPr>
          <w:rFonts w:ascii="Times New Roman" w:eastAsia="Times New Roman" w:hAnsi="Times New Roman" w:cs="Times New Roman"/>
          <w:iCs/>
          <w:sz w:val="24"/>
          <w:szCs w:val="24"/>
        </w:rPr>
        <w:t xml:space="preserve">, whereas a </w:t>
      </w:r>
      <w:r w:rsidRPr="00E244CD">
        <w:rPr>
          <w:rFonts w:ascii="Times New Roman" w:eastAsia="Times New Roman" w:hAnsi="Times New Roman" w:cs="Times New Roman"/>
          <w:iCs/>
          <w:sz w:val="24"/>
          <w:szCs w:val="24"/>
        </w:rPr>
        <w:t xml:space="preserve">false negative </w:t>
      </w:r>
      <w:r w:rsidR="00545C37" w:rsidRPr="00E244CD">
        <w:rPr>
          <w:rFonts w:ascii="Times New Roman" w:eastAsia="Times New Roman" w:hAnsi="Times New Roman" w:cs="Times New Roman"/>
          <w:iCs/>
          <w:sz w:val="24"/>
          <w:szCs w:val="24"/>
        </w:rPr>
        <w:t xml:space="preserve">was </w:t>
      </w:r>
      <w:r w:rsidRPr="00E244CD">
        <w:rPr>
          <w:rFonts w:ascii="Times New Roman" w:eastAsia="Times New Roman" w:hAnsi="Times New Roman" w:cs="Times New Roman"/>
          <w:iCs/>
          <w:sz w:val="24"/>
          <w:szCs w:val="24"/>
        </w:rPr>
        <w:t>a population that experience</w:t>
      </w:r>
      <w:r w:rsidR="009A5032" w:rsidRPr="00E244CD">
        <w:rPr>
          <w:rFonts w:ascii="Times New Roman" w:eastAsia="Times New Roman" w:hAnsi="Times New Roman" w:cs="Times New Roman"/>
          <w:iCs/>
          <w:sz w:val="24"/>
          <w:szCs w:val="24"/>
        </w:rPr>
        <w:t>d</w:t>
      </w:r>
      <w:r w:rsidRPr="00E244CD">
        <w:rPr>
          <w:rFonts w:ascii="Times New Roman" w:eastAsia="Times New Roman" w:hAnsi="Times New Roman" w:cs="Times New Roman"/>
          <w:iCs/>
          <w:sz w:val="24"/>
          <w:szCs w:val="24"/>
        </w:rPr>
        <w:t xml:space="preserve"> </w:t>
      </w:r>
      <w:r w:rsidR="00545C37" w:rsidRPr="00E244CD">
        <w:rPr>
          <w:rFonts w:ascii="Times New Roman" w:eastAsia="Times New Roman" w:hAnsi="Times New Roman" w:cs="Times New Roman"/>
          <w:iCs/>
          <w:sz w:val="24"/>
          <w:szCs w:val="24"/>
        </w:rPr>
        <w:t xml:space="preserve">the </w:t>
      </w:r>
      <w:r w:rsidRPr="00E244CD">
        <w:rPr>
          <w:rFonts w:ascii="Times New Roman" w:eastAsia="Times New Roman" w:hAnsi="Times New Roman" w:cs="Times New Roman"/>
          <w:iCs/>
          <w:sz w:val="24"/>
          <w:szCs w:val="24"/>
        </w:rPr>
        <w:t xml:space="preserve">demographic event </w:t>
      </w:r>
      <w:r w:rsidR="00330557" w:rsidRPr="00E244CD">
        <w:rPr>
          <w:rFonts w:ascii="Times New Roman" w:eastAsia="Times New Roman" w:hAnsi="Times New Roman" w:cs="Times New Roman"/>
          <w:iCs/>
          <w:sz w:val="24"/>
          <w:szCs w:val="24"/>
        </w:rPr>
        <w:t>but exhibited no significant change</w:t>
      </w:r>
      <w:r w:rsidR="009A5032" w:rsidRPr="00E244CD">
        <w:rPr>
          <w:rFonts w:ascii="Times New Roman" w:eastAsia="Times New Roman" w:hAnsi="Times New Roman" w:cs="Times New Roman"/>
          <w:iCs/>
          <w:sz w:val="24"/>
          <w:szCs w:val="24"/>
        </w:rPr>
        <w:t xml:space="preserve"> </w:t>
      </w:r>
      <w:r w:rsidR="00330557" w:rsidRPr="00E244CD">
        <w:rPr>
          <w:rFonts w:ascii="Times New Roman" w:eastAsia="Times New Roman" w:hAnsi="Times New Roman" w:cs="Times New Roman"/>
          <w:iCs/>
          <w:sz w:val="24"/>
          <w:szCs w:val="24"/>
        </w:rPr>
        <w:t>in</w:t>
      </w:r>
      <w:r w:rsidR="009A5032" w:rsidRPr="00E244CD">
        <w:rPr>
          <w:rFonts w:ascii="Times New Roman" w:eastAsia="Times New Roman" w:hAnsi="Times New Roman" w:cs="Times New Roman"/>
          <w:iCs/>
          <w:sz w:val="24"/>
          <w:szCs w:val="24"/>
        </w:rPr>
        <w:t xml:space="preserve"> the TGI test</w:t>
      </w:r>
      <w:r w:rsidRPr="00E244CD">
        <w:rPr>
          <w:rFonts w:ascii="Times New Roman" w:eastAsia="Times New Roman" w:hAnsi="Times New Roman" w:cs="Times New Roman"/>
          <w:iCs/>
          <w:sz w:val="24"/>
          <w:szCs w:val="24"/>
        </w:rPr>
        <w:t xml:space="preserve">. </w:t>
      </w:r>
      <w:r w:rsidR="009A5032" w:rsidRPr="00E244CD">
        <w:rPr>
          <w:rFonts w:ascii="Times New Roman" w:eastAsia="Times New Roman" w:hAnsi="Times New Roman" w:cs="Times New Roman"/>
          <w:iCs/>
          <w:sz w:val="24"/>
          <w:szCs w:val="24"/>
        </w:rPr>
        <w:t xml:space="preserve">The </w:t>
      </w:r>
      <w:r w:rsidRPr="00E244CD">
        <w:rPr>
          <w:rFonts w:ascii="Times New Roman" w:eastAsia="Times New Roman" w:hAnsi="Times New Roman" w:cs="Times New Roman"/>
          <w:iCs/>
          <w:sz w:val="24"/>
          <w:szCs w:val="24"/>
        </w:rPr>
        <w:t xml:space="preserve">FPR </w:t>
      </w:r>
      <w:r w:rsidR="009A5032" w:rsidRPr="00E244CD">
        <w:rPr>
          <w:rFonts w:ascii="Times New Roman" w:eastAsia="Times New Roman" w:hAnsi="Times New Roman" w:cs="Times New Roman"/>
          <w:iCs/>
          <w:sz w:val="24"/>
          <w:szCs w:val="24"/>
        </w:rPr>
        <w:t xml:space="preserve">is expressed as the ratio of </w:t>
      </w:r>
      <w:r w:rsidRPr="00E244CD">
        <w:rPr>
          <w:rFonts w:ascii="Times New Roman" w:eastAsia="Times New Roman" w:hAnsi="Times New Roman" w:cs="Times New Roman"/>
          <w:iCs/>
          <w:sz w:val="24"/>
          <w:szCs w:val="24"/>
        </w:rPr>
        <w:t xml:space="preserve">false positives </w:t>
      </w:r>
      <w:r w:rsidR="009A5032" w:rsidRPr="00E244CD">
        <w:rPr>
          <w:rFonts w:ascii="Times New Roman" w:eastAsia="Times New Roman" w:hAnsi="Times New Roman" w:cs="Times New Roman"/>
          <w:iCs/>
          <w:sz w:val="24"/>
          <w:szCs w:val="24"/>
        </w:rPr>
        <w:t xml:space="preserve">to </w:t>
      </w:r>
      <w:r w:rsidRPr="00E244CD">
        <w:rPr>
          <w:rFonts w:ascii="Times New Roman" w:eastAsia="Times New Roman" w:hAnsi="Times New Roman" w:cs="Times New Roman"/>
          <w:iCs/>
          <w:sz w:val="24"/>
          <w:szCs w:val="24"/>
        </w:rPr>
        <w:t>the total number of negative tests (i.e., true negatives and false positives</w:t>
      </w:r>
      <w:r w:rsidR="009A5032" w:rsidRPr="00E244CD">
        <w:rPr>
          <w:rFonts w:ascii="Times New Roman" w:eastAsia="Times New Roman" w:hAnsi="Times New Roman" w:cs="Times New Roman"/>
          <w:iCs/>
          <w:sz w:val="24"/>
          <w:szCs w:val="24"/>
        </w:rPr>
        <w:t xml:space="preserve">), and the </w:t>
      </w:r>
      <w:r w:rsidRPr="00E244CD">
        <w:rPr>
          <w:rFonts w:ascii="Times New Roman" w:eastAsia="Times New Roman" w:hAnsi="Times New Roman" w:cs="Times New Roman"/>
          <w:iCs/>
          <w:sz w:val="24"/>
          <w:szCs w:val="24"/>
        </w:rPr>
        <w:t xml:space="preserve">FNR </w:t>
      </w:r>
      <w:r w:rsidR="009A5032" w:rsidRPr="00E244CD">
        <w:rPr>
          <w:rFonts w:ascii="Times New Roman" w:eastAsia="Times New Roman" w:hAnsi="Times New Roman" w:cs="Times New Roman"/>
          <w:iCs/>
          <w:sz w:val="24"/>
          <w:szCs w:val="24"/>
        </w:rPr>
        <w:t xml:space="preserve">is expressed as the ratio of </w:t>
      </w:r>
      <w:r w:rsidRPr="00E244CD">
        <w:rPr>
          <w:rFonts w:ascii="Times New Roman" w:eastAsia="Times New Roman" w:hAnsi="Times New Roman" w:cs="Times New Roman"/>
          <w:iCs/>
          <w:sz w:val="24"/>
          <w:szCs w:val="24"/>
        </w:rPr>
        <w:t xml:space="preserve">false negatives </w:t>
      </w:r>
      <w:r w:rsidR="009A5032" w:rsidRPr="00E244CD">
        <w:rPr>
          <w:rFonts w:ascii="Times New Roman" w:eastAsia="Times New Roman" w:hAnsi="Times New Roman" w:cs="Times New Roman"/>
          <w:iCs/>
          <w:sz w:val="24"/>
          <w:szCs w:val="24"/>
        </w:rPr>
        <w:t xml:space="preserve">to </w:t>
      </w:r>
      <w:r w:rsidRPr="00E244CD">
        <w:rPr>
          <w:rFonts w:ascii="Times New Roman" w:eastAsia="Times New Roman" w:hAnsi="Times New Roman" w:cs="Times New Roman"/>
          <w:iCs/>
          <w:sz w:val="24"/>
          <w:szCs w:val="24"/>
        </w:rPr>
        <w:t>the total number of positive tests (i.e., true positives and</w:t>
      </w:r>
      <w:r w:rsidR="003237FC">
        <w:rPr>
          <w:rFonts w:ascii="Times New Roman" w:eastAsia="Times New Roman" w:hAnsi="Times New Roman" w:cs="Times New Roman"/>
          <w:iCs/>
          <w:sz w:val="24"/>
          <w:szCs w:val="24"/>
        </w:rPr>
        <w:t xml:space="preserve"> false negatives).</w:t>
      </w:r>
    </w:p>
    <w:p w14:paraId="677FB088" w14:textId="023D348A"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iCs/>
          <w:sz w:val="24"/>
          <w:szCs w:val="24"/>
        </w:rPr>
        <w:t xml:space="preserve">A high FPR </w:t>
      </w:r>
      <w:r w:rsidR="00BD0358" w:rsidRPr="00E244CD">
        <w:rPr>
          <w:rFonts w:ascii="Times New Roman" w:eastAsia="Times New Roman" w:hAnsi="Times New Roman" w:cs="Times New Roman"/>
          <w:iCs/>
          <w:sz w:val="24"/>
          <w:szCs w:val="24"/>
        </w:rPr>
        <w:t xml:space="preserve">would </w:t>
      </w:r>
      <w:r w:rsidR="009A5032" w:rsidRPr="00E244CD">
        <w:rPr>
          <w:rFonts w:ascii="Times New Roman" w:eastAsia="Times New Roman" w:hAnsi="Times New Roman" w:cs="Times New Roman"/>
          <w:iCs/>
          <w:sz w:val="24"/>
          <w:szCs w:val="24"/>
        </w:rPr>
        <w:t xml:space="preserve">indicate that our TGI measure </w:t>
      </w:r>
      <w:r w:rsidRPr="00E244CD">
        <w:rPr>
          <w:rFonts w:ascii="Times New Roman" w:eastAsia="Times New Roman" w:hAnsi="Times New Roman" w:cs="Times New Roman"/>
          <w:iCs/>
          <w:sz w:val="24"/>
          <w:szCs w:val="24"/>
        </w:rPr>
        <w:t>often select</w:t>
      </w:r>
      <w:r w:rsidR="002C09F6">
        <w:rPr>
          <w:rFonts w:ascii="Times New Roman" w:eastAsia="Times New Roman" w:hAnsi="Times New Roman" w:cs="Times New Roman"/>
          <w:iCs/>
          <w:sz w:val="24"/>
          <w:szCs w:val="24"/>
        </w:rPr>
        <w:t>ed</w:t>
      </w:r>
      <w:r w:rsidRPr="00E244CD">
        <w:rPr>
          <w:rFonts w:ascii="Times New Roman" w:eastAsia="Times New Roman" w:hAnsi="Times New Roman" w:cs="Times New Roman"/>
          <w:iCs/>
          <w:sz w:val="24"/>
          <w:szCs w:val="24"/>
        </w:rPr>
        <w:t xml:space="preserve"> the wrong population(s) as having changed substantially </w:t>
      </w:r>
      <w:r w:rsidR="00BD0358" w:rsidRPr="00E244CD">
        <w:rPr>
          <w:rFonts w:ascii="Times New Roman" w:eastAsia="Times New Roman" w:hAnsi="Times New Roman" w:cs="Times New Roman"/>
          <w:iCs/>
          <w:sz w:val="24"/>
          <w:szCs w:val="24"/>
        </w:rPr>
        <w:t xml:space="preserve">and that our testing procedure </w:t>
      </w:r>
      <w:r w:rsidR="002C09F6">
        <w:rPr>
          <w:rFonts w:ascii="Times New Roman" w:eastAsia="Times New Roman" w:hAnsi="Times New Roman" w:cs="Times New Roman"/>
          <w:iCs/>
          <w:sz w:val="24"/>
          <w:szCs w:val="24"/>
        </w:rPr>
        <w:t>was</w:t>
      </w:r>
      <w:r w:rsidR="00BD0358" w:rsidRPr="00E244CD">
        <w:rPr>
          <w:rFonts w:ascii="Times New Roman" w:eastAsia="Times New Roman" w:hAnsi="Times New Roman" w:cs="Times New Roman"/>
          <w:iCs/>
          <w:sz w:val="24"/>
          <w:szCs w:val="24"/>
        </w:rPr>
        <w:t xml:space="preserve"> less selective. Researchers generally want to minimize the FPR when there are, for example, limited resources available for conservation efforts. In contrast, a high FNR would mean that we often fail</w:t>
      </w:r>
      <w:r w:rsidR="002C09F6">
        <w:rPr>
          <w:rFonts w:ascii="Times New Roman" w:eastAsia="Times New Roman" w:hAnsi="Times New Roman" w:cs="Times New Roman"/>
          <w:iCs/>
          <w:sz w:val="24"/>
          <w:szCs w:val="24"/>
        </w:rPr>
        <w:t>ed</w:t>
      </w:r>
      <w:r w:rsidR="00BD0358" w:rsidRPr="00E244CD">
        <w:rPr>
          <w:rFonts w:ascii="Times New Roman" w:eastAsia="Times New Roman" w:hAnsi="Times New Roman" w:cs="Times New Roman"/>
          <w:iCs/>
          <w:sz w:val="24"/>
          <w:szCs w:val="24"/>
        </w:rPr>
        <w:t xml:space="preserve"> to identify the population(s) that were actually affected and that our testing procedure ha</w:t>
      </w:r>
      <w:r w:rsidR="002C09F6">
        <w:rPr>
          <w:rFonts w:ascii="Times New Roman" w:eastAsia="Times New Roman" w:hAnsi="Times New Roman" w:cs="Times New Roman"/>
          <w:iCs/>
          <w:sz w:val="24"/>
          <w:szCs w:val="24"/>
        </w:rPr>
        <w:t>d</w:t>
      </w:r>
      <w:r w:rsidR="00BD0358" w:rsidRPr="00E244CD">
        <w:rPr>
          <w:rFonts w:ascii="Times New Roman" w:eastAsia="Times New Roman" w:hAnsi="Times New Roman" w:cs="Times New Roman"/>
          <w:iCs/>
          <w:sz w:val="24"/>
          <w:szCs w:val="24"/>
        </w:rPr>
        <w:t xml:space="preserve"> less discriminatory power. </w:t>
      </w:r>
      <w:r w:rsidRPr="00E244CD">
        <w:rPr>
          <w:rFonts w:ascii="Times New Roman" w:eastAsia="Times New Roman" w:hAnsi="Times New Roman" w:cs="Times New Roman"/>
          <w:iCs/>
          <w:sz w:val="24"/>
          <w:szCs w:val="24"/>
        </w:rPr>
        <w:t xml:space="preserve">Researchers may want to minimize the FNR in situations where finding </w:t>
      </w:r>
      <w:r w:rsidR="0042387A">
        <w:rPr>
          <w:rFonts w:ascii="Times New Roman" w:eastAsia="Times New Roman" w:hAnsi="Times New Roman" w:cs="Times New Roman"/>
          <w:iCs/>
          <w:sz w:val="24"/>
          <w:szCs w:val="24"/>
        </w:rPr>
        <w:t>all affected</w:t>
      </w:r>
      <w:r w:rsidRPr="00E244CD">
        <w:rPr>
          <w:rFonts w:ascii="Times New Roman" w:eastAsia="Times New Roman" w:hAnsi="Times New Roman" w:cs="Times New Roman"/>
          <w:iCs/>
          <w:sz w:val="24"/>
          <w:szCs w:val="24"/>
        </w:rPr>
        <w:t xml:space="preserve"> population</w:t>
      </w:r>
      <w:r w:rsidR="00EA50A6">
        <w:rPr>
          <w:rFonts w:ascii="Times New Roman" w:eastAsia="Times New Roman" w:hAnsi="Times New Roman" w:cs="Times New Roman"/>
          <w:iCs/>
          <w:sz w:val="24"/>
          <w:szCs w:val="24"/>
        </w:rPr>
        <w:t>s</w:t>
      </w:r>
      <w:r w:rsidRPr="00E244CD">
        <w:rPr>
          <w:rFonts w:ascii="Times New Roman" w:eastAsia="Times New Roman" w:hAnsi="Times New Roman" w:cs="Times New Roman"/>
          <w:iCs/>
          <w:sz w:val="24"/>
          <w:szCs w:val="24"/>
        </w:rPr>
        <w:t xml:space="preserve"> is the most important aspect, for example, if there is limited time to take conservation action. </w:t>
      </w:r>
      <w:commentRangeStart w:id="115"/>
      <w:del w:id="116" w:author="Patrick" w:date="2020-11-20T11:06:00Z">
        <w:r w:rsidR="00EC2235" w:rsidDel="000D5772">
          <w:rPr>
            <w:rFonts w:ascii="Times New Roman" w:eastAsia="Times New Roman" w:hAnsi="Times New Roman" w:cs="Times New Roman"/>
            <w:iCs/>
            <w:sz w:val="24"/>
            <w:szCs w:val="24"/>
          </w:rPr>
          <w:delText>TGI will help researchers whether</w:delText>
        </w:r>
        <w:r w:rsidR="00EC2235" w:rsidRPr="00EC2235" w:rsidDel="000D5772">
          <w:delText xml:space="preserve"> </w:delText>
        </w:r>
        <w:r w:rsidR="00EC2235" w:rsidRPr="00EC2235" w:rsidDel="000D5772">
          <w:rPr>
            <w:rFonts w:ascii="Times New Roman" w:eastAsia="Times New Roman" w:hAnsi="Times New Roman" w:cs="Times New Roman"/>
            <w:iCs/>
            <w:sz w:val="24"/>
            <w:szCs w:val="24"/>
          </w:rPr>
          <w:delText xml:space="preserve">they </w:delText>
        </w:r>
        <w:r w:rsidR="00E86979" w:rsidDel="000D5772">
          <w:rPr>
            <w:rFonts w:ascii="Times New Roman" w:eastAsia="Times New Roman" w:hAnsi="Times New Roman" w:cs="Times New Roman"/>
            <w:iCs/>
            <w:sz w:val="24"/>
            <w:szCs w:val="24"/>
          </w:rPr>
          <w:delText>choose</w:delText>
        </w:r>
        <w:r w:rsidR="00EC2235" w:rsidRPr="00EC2235" w:rsidDel="000D5772">
          <w:rPr>
            <w:rFonts w:ascii="Times New Roman" w:eastAsia="Times New Roman" w:hAnsi="Times New Roman" w:cs="Times New Roman"/>
            <w:iCs/>
            <w:sz w:val="24"/>
            <w:szCs w:val="24"/>
          </w:rPr>
          <w:delText xml:space="preserve"> to risk identifying too many populations or too few</w:delText>
        </w:r>
        <w:r w:rsidR="002035C8" w:rsidDel="000D5772">
          <w:rPr>
            <w:rFonts w:ascii="Times New Roman" w:eastAsia="Times New Roman" w:hAnsi="Times New Roman" w:cs="Times New Roman"/>
            <w:iCs/>
            <w:sz w:val="24"/>
            <w:szCs w:val="24"/>
          </w:rPr>
          <w:delText>.</w:delText>
        </w:r>
        <w:r w:rsidR="00EC2235" w:rsidDel="000D5772">
          <w:rPr>
            <w:rFonts w:ascii="Times New Roman" w:eastAsia="Times New Roman" w:hAnsi="Times New Roman" w:cs="Times New Roman"/>
            <w:iCs/>
            <w:sz w:val="24"/>
            <w:szCs w:val="24"/>
          </w:rPr>
          <w:delText xml:space="preserve"> </w:delText>
        </w:r>
      </w:del>
      <w:del w:id="117" w:author="Patrick" w:date="2020-11-20T11:07:00Z">
        <w:r w:rsidR="00E244CD" w:rsidRPr="00E244CD" w:rsidDel="000D5772">
          <w:rPr>
            <w:rFonts w:ascii="Times New Roman" w:eastAsia="Times New Roman" w:hAnsi="Times New Roman" w:cs="Times New Roman"/>
            <w:iCs/>
            <w:sz w:val="24"/>
            <w:szCs w:val="24"/>
          </w:rPr>
          <w:delText>In addition</w:delText>
        </w:r>
      </w:del>
      <w:commentRangeEnd w:id="115"/>
      <w:r w:rsidR="000D5772">
        <w:rPr>
          <w:rStyle w:val="CommentReference"/>
        </w:rPr>
        <w:commentReference w:id="115"/>
      </w:r>
      <w:del w:id="118" w:author="Patrick" w:date="2020-11-20T11:07:00Z">
        <w:r w:rsidR="00E244CD" w:rsidRPr="00E244CD" w:rsidDel="000D5772">
          <w:rPr>
            <w:rFonts w:ascii="Times New Roman" w:eastAsia="Times New Roman" w:hAnsi="Times New Roman" w:cs="Times New Roman"/>
            <w:iCs/>
            <w:sz w:val="24"/>
            <w:szCs w:val="24"/>
          </w:rPr>
          <w:delText xml:space="preserve">, </w:delText>
        </w:r>
        <w:r w:rsidR="00E244CD" w:rsidRPr="00E244CD" w:rsidDel="000D5772">
          <w:rPr>
            <w:rFonts w:ascii="Times New Roman" w:eastAsia="Times New Roman" w:hAnsi="Times New Roman" w:cs="Times New Roman"/>
            <w:sz w:val="24"/>
            <w:szCs w:val="24"/>
          </w:rPr>
          <w:delText>s</w:delText>
        </w:r>
      </w:del>
      <w:ins w:id="119" w:author="Patrick" w:date="2020-11-20T11:07:00Z">
        <w:r w:rsidR="000D5772">
          <w:rPr>
            <w:rFonts w:ascii="Times New Roman" w:eastAsia="Times New Roman" w:hAnsi="Times New Roman" w:cs="Times New Roman"/>
            <w:iCs/>
            <w:sz w:val="24"/>
            <w:szCs w:val="24"/>
          </w:rPr>
          <w:t>S</w:t>
        </w:r>
      </w:ins>
      <w:r w:rsidR="00E244CD" w:rsidRPr="00E244CD">
        <w:rPr>
          <w:rFonts w:ascii="Times New Roman" w:eastAsia="Times New Roman" w:hAnsi="Times New Roman" w:cs="Times New Roman"/>
          <w:sz w:val="24"/>
          <w:szCs w:val="24"/>
        </w:rPr>
        <w:t xml:space="preserve">electing </w:t>
      </w:r>
      <w:r w:rsidRPr="00E244CD">
        <w:rPr>
          <w:rFonts w:ascii="Times New Roman" w:eastAsia="Times New Roman" w:hAnsi="Times New Roman" w:cs="Times New Roman"/>
          <w:sz w:val="24"/>
          <w:szCs w:val="24"/>
        </w:rPr>
        <w:t xml:space="preserve">a proper </w:t>
      </w:r>
      <w:r w:rsidR="00E244CD" w:rsidRPr="00E244CD">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 xml:space="preserve">threshold </w:t>
      </w:r>
      <w:r w:rsidR="00E244CD" w:rsidRPr="00E244CD">
        <w:rPr>
          <w:rFonts w:ascii="Times New Roman" w:eastAsia="Times New Roman" w:hAnsi="Times New Roman" w:cs="Times New Roman"/>
          <w:sz w:val="24"/>
          <w:szCs w:val="24"/>
        </w:rPr>
        <w:t>for</w:t>
      </w:r>
      <w:r w:rsidRPr="00E244CD">
        <w:rPr>
          <w:rFonts w:ascii="Times New Roman" w:eastAsia="Times New Roman" w:hAnsi="Times New Roman" w:cs="Times New Roman"/>
          <w:sz w:val="24"/>
          <w:szCs w:val="24"/>
        </w:rPr>
        <w:t xml:space="preserve"> the p-value calculated </w:t>
      </w:r>
      <w:r w:rsidR="00E244CD" w:rsidRPr="00E244CD">
        <w:rPr>
          <w:rFonts w:ascii="Times New Roman" w:eastAsia="Times New Roman" w:hAnsi="Times New Roman" w:cs="Times New Roman"/>
          <w:sz w:val="24"/>
          <w:szCs w:val="24"/>
        </w:rPr>
        <w:t xml:space="preserve">from </w:t>
      </w:r>
      <w:r w:rsidRPr="00E244CD">
        <w:rPr>
          <w:rFonts w:ascii="Times New Roman" w:eastAsia="Times New Roman" w:hAnsi="Times New Roman" w:cs="Times New Roman"/>
          <w:sz w:val="24"/>
          <w:szCs w:val="24"/>
        </w:rPr>
        <w:t xml:space="preserve">the TGI test permutations, and therefore defining </w:t>
      </w:r>
      <w:r w:rsidR="00E244CD" w:rsidRPr="00E244CD">
        <w:rPr>
          <w:rFonts w:ascii="Times New Roman" w:eastAsia="Times New Roman" w:hAnsi="Times New Roman" w:cs="Times New Roman"/>
          <w:sz w:val="24"/>
          <w:szCs w:val="24"/>
        </w:rPr>
        <w:t xml:space="preserve">which changes in genetic diversity are significant or </w:t>
      </w:r>
      <w:r w:rsidR="00E244CD">
        <w:rPr>
          <w:rFonts w:ascii="Times New Roman" w:eastAsia="Times New Roman" w:hAnsi="Times New Roman" w:cs="Times New Roman"/>
          <w:sz w:val="24"/>
          <w:szCs w:val="24"/>
        </w:rPr>
        <w:t>not</w:t>
      </w:r>
      <w:r w:rsidRPr="00E244CD">
        <w:rPr>
          <w:rFonts w:ascii="Times New Roman" w:eastAsia="Times New Roman" w:hAnsi="Times New Roman" w:cs="Times New Roman"/>
          <w:sz w:val="24"/>
          <w:szCs w:val="24"/>
        </w:rPr>
        <w:t xml:space="preserve">, is important </w:t>
      </w:r>
      <w:r w:rsidR="00E244CD" w:rsidRPr="00E244CD">
        <w:rPr>
          <w:rFonts w:ascii="Times New Roman" w:eastAsia="Times New Roman" w:hAnsi="Times New Roman" w:cs="Times New Roman"/>
          <w:sz w:val="24"/>
          <w:szCs w:val="24"/>
        </w:rPr>
        <w:t>for balancing</w:t>
      </w:r>
      <w:r w:rsidRPr="00E244CD">
        <w:rPr>
          <w:rFonts w:ascii="Times New Roman" w:eastAsia="Times New Roman" w:hAnsi="Times New Roman" w:cs="Times New Roman"/>
          <w:sz w:val="24"/>
          <w:szCs w:val="24"/>
        </w:rPr>
        <w:t xml:space="preserve"> </w:t>
      </w:r>
      <w:r w:rsidR="00BD0358" w:rsidRPr="00E244CD">
        <w:rPr>
          <w:rFonts w:ascii="Times New Roman" w:eastAsia="Times New Roman" w:hAnsi="Times New Roman" w:cs="Times New Roman"/>
          <w:sz w:val="24"/>
          <w:szCs w:val="24"/>
        </w:rPr>
        <w:t xml:space="preserve">selectivity (1 – FPR) and </w:t>
      </w:r>
      <w:r w:rsidRPr="00E244CD">
        <w:rPr>
          <w:rFonts w:ascii="Times New Roman" w:eastAsia="Times New Roman" w:hAnsi="Times New Roman" w:cs="Times New Roman"/>
          <w:sz w:val="24"/>
          <w:szCs w:val="24"/>
        </w:rPr>
        <w:t>power (1 – FNR). To characteri</w:t>
      </w:r>
      <w:r w:rsidR="00E244CD">
        <w:rPr>
          <w:rFonts w:ascii="Times New Roman" w:eastAsia="Times New Roman" w:hAnsi="Times New Roman" w:cs="Times New Roman"/>
          <w:sz w:val="24"/>
          <w:szCs w:val="24"/>
        </w:rPr>
        <w:t>z</w:t>
      </w:r>
      <w:r w:rsidRPr="00E244CD">
        <w:rPr>
          <w:rFonts w:ascii="Times New Roman" w:eastAsia="Times New Roman" w:hAnsi="Times New Roman" w:cs="Times New Roman"/>
          <w:sz w:val="24"/>
          <w:szCs w:val="24"/>
        </w:rPr>
        <w:t xml:space="preserve">e this compromise, we evaluated the statistical performance of TGI using a </w:t>
      </w:r>
      <w:r w:rsidRPr="00E244CD">
        <w:rPr>
          <w:rFonts w:ascii="Times New Roman" w:eastAsia="Times New Roman" w:hAnsi="Times New Roman" w:cs="Times New Roman"/>
          <w:sz w:val="24"/>
          <w:szCs w:val="24"/>
        </w:rPr>
        <w:lastRenderedPageBreak/>
        <w:t xml:space="preserve">range of </w:t>
      </w:r>
      <w:r w:rsidR="00E244CD">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 xml:space="preserve">thresholds for </w:t>
      </w:r>
      <w:r w:rsidR="00E244CD">
        <w:rPr>
          <w:rFonts w:ascii="Times New Roman" w:eastAsia="Times New Roman" w:hAnsi="Times New Roman" w:cs="Times New Roman"/>
          <w:sz w:val="24"/>
          <w:szCs w:val="24"/>
        </w:rPr>
        <w:t xml:space="preserve">calculating </w:t>
      </w:r>
      <w:r w:rsidRPr="00E244CD">
        <w:rPr>
          <w:rFonts w:ascii="Times New Roman" w:eastAsia="Times New Roman" w:hAnsi="Times New Roman" w:cs="Times New Roman"/>
          <w:sz w:val="24"/>
          <w:szCs w:val="24"/>
        </w:rPr>
        <w:t>FPR and FNR: 0.0001, 0.001, 0.005, 0.01, 0.015, 0.020, 0.025, 0.030, 0.035, 0.040, 0.045, 0.050, 0.055, 0.060, 0.065, 0.070, 0.075, 0.080, 0.085, 0.090, 0.095, and 0.1</w:t>
      </w:r>
      <w:ins w:id="120" w:author="Patrick" w:date="2020-11-20T11:07:00Z">
        <w:r w:rsidR="000D5772">
          <w:rPr>
            <w:rFonts w:ascii="Times New Roman" w:eastAsia="Times New Roman" w:hAnsi="Times New Roman" w:cs="Times New Roman"/>
            <w:sz w:val="24"/>
            <w:szCs w:val="24"/>
          </w:rPr>
          <w:t>.</w:t>
        </w:r>
      </w:ins>
    </w:p>
    <w:p w14:paraId="74F5A1F3" w14:textId="77777777" w:rsidR="00D50D33" w:rsidRPr="00E244CD" w:rsidRDefault="00D50D33" w:rsidP="00182E94">
      <w:pPr>
        <w:pStyle w:val="Heading2"/>
        <w:spacing w:after="240" w:line="276" w:lineRule="auto"/>
        <w:rPr>
          <w:lang w:val="en-US"/>
        </w:rPr>
      </w:pPr>
      <w:r w:rsidRPr="00E244CD">
        <w:rPr>
          <w:lang w:val="en-US"/>
        </w:rPr>
        <w:t>Time</w:t>
      </w:r>
    </w:p>
    <w:p w14:paraId="0E52D5A6" w14:textId="05A9EBF8" w:rsidR="00D50D33" w:rsidRPr="00E244CD" w:rsidRDefault="00D50D33" w:rsidP="00182E94">
      <w:pPr>
        <w:spacing w:after="240" w:line="276" w:lineRule="auto"/>
        <w:rPr>
          <w:rFonts w:ascii="Times New Roman" w:eastAsia="Times New Roman" w:hAnsi="Times New Roman" w:cs="Times New Roman"/>
          <w:i/>
          <w:iCs/>
          <w:sz w:val="24"/>
          <w:szCs w:val="24"/>
        </w:rPr>
      </w:pPr>
      <w:r w:rsidRPr="00E244CD">
        <w:rPr>
          <w:rFonts w:ascii="Times New Roman" w:eastAsia="Times New Roman" w:hAnsi="Times New Roman" w:cs="Times New Roman"/>
          <w:iCs/>
          <w:sz w:val="24"/>
          <w:szCs w:val="24"/>
        </w:rPr>
        <w:t xml:space="preserve">To assess how the time since the simulated demographic event affected our ability to detect genetic changes in each </w:t>
      </w:r>
      <w:r w:rsidR="00E244CD" w:rsidRPr="00E244CD">
        <w:rPr>
          <w:rFonts w:ascii="Times New Roman" w:eastAsia="Times New Roman" w:hAnsi="Times New Roman" w:cs="Times New Roman"/>
          <w:iCs/>
          <w:sz w:val="24"/>
          <w:szCs w:val="24"/>
        </w:rPr>
        <w:t xml:space="preserve">of the nine </w:t>
      </w:r>
      <w:r w:rsidRPr="00E244CD">
        <w:rPr>
          <w:rFonts w:ascii="Times New Roman" w:eastAsia="Times New Roman" w:hAnsi="Times New Roman" w:cs="Times New Roman"/>
          <w:iCs/>
          <w:sz w:val="24"/>
          <w:szCs w:val="24"/>
        </w:rPr>
        <w:t>dispersal/spatial extent scenario</w:t>
      </w:r>
      <w:r w:rsidR="00E244CD" w:rsidRPr="00E244CD">
        <w:rPr>
          <w:rFonts w:ascii="Times New Roman" w:eastAsia="Times New Roman" w:hAnsi="Times New Roman" w:cs="Times New Roman"/>
          <w:iCs/>
          <w:sz w:val="24"/>
          <w:szCs w:val="24"/>
        </w:rPr>
        <w:t>s</w:t>
      </w:r>
      <w:r w:rsidRPr="00E244CD">
        <w:rPr>
          <w:rFonts w:ascii="Times New Roman" w:eastAsia="Times New Roman" w:hAnsi="Times New Roman" w:cs="Times New Roman"/>
          <w:iCs/>
          <w:sz w:val="24"/>
          <w:szCs w:val="24"/>
        </w:rPr>
        <w:t>, we calculated the TGI for simu</w:t>
      </w:r>
      <w:r w:rsidR="00CB44DC">
        <w:rPr>
          <w:rFonts w:ascii="Times New Roman" w:eastAsia="Times New Roman" w:hAnsi="Times New Roman" w:cs="Times New Roman"/>
          <w:iCs/>
          <w:sz w:val="24"/>
          <w:szCs w:val="24"/>
        </w:rPr>
        <w:t>lated data collected up to nine generations</w:t>
      </w:r>
      <w:r w:rsidRPr="00E244CD">
        <w:rPr>
          <w:rFonts w:ascii="Times New Roman" w:eastAsia="Times New Roman" w:hAnsi="Times New Roman" w:cs="Times New Roman"/>
          <w:iCs/>
          <w:sz w:val="24"/>
          <w:szCs w:val="24"/>
        </w:rPr>
        <w:t xml:space="preserve"> before and after the event and compared it to the TGI calculated from data collected immediately before and after the event year. We chose nine years as the maximum time between samplings </w:t>
      </w:r>
      <w:r w:rsidR="00790332">
        <w:rPr>
          <w:rFonts w:ascii="Times New Roman" w:eastAsia="Times New Roman" w:hAnsi="Times New Roman" w:cs="Times New Roman"/>
          <w:iCs/>
          <w:sz w:val="24"/>
          <w:szCs w:val="24"/>
        </w:rPr>
        <w:t>(nine years before the event,</w:t>
      </w:r>
      <w:r w:rsidR="004C6358">
        <w:rPr>
          <w:rFonts w:ascii="Times New Roman" w:eastAsia="Times New Roman" w:hAnsi="Times New Roman" w:cs="Times New Roman"/>
          <w:iCs/>
          <w:sz w:val="24"/>
          <w:szCs w:val="24"/>
        </w:rPr>
        <w:t xml:space="preserve"> </w:t>
      </w:r>
      <w:r w:rsidR="00790332">
        <w:rPr>
          <w:rFonts w:ascii="Times New Roman" w:eastAsia="Times New Roman" w:hAnsi="Times New Roman" w:cs="Times New Roman"/>
          <w:iCs/>
          <w:sz w:val="24"/>
          <w:szCs w:val="24"/>
        </w:rPr>
        <w:t>or</w:t>
      </w:r>
      <w:r w:rsidR="00790332" w:rsidRPr="00790332">
        <w:rPr>
          <w:rFonts w:ascii="Times New Roman" w:eastAsia="Times New Roman" w:hAnsi="Times New Roman" w:cs="Times New Roman"/>
          <w:iCs/>
          <w:sz w:val="24"/>
          <w:szCs w:val="24"/>
        </w:rPr>
        <w:t xml:space="preserve"> </w:t>
      </w:r>
      <w:commentRangeStart w:id="121"/>
      <w:r w:rsidR="00790332" w:rsidRPr="00790332">
        <w:rPr>
          <w:rFonts w:ascii="Times New Roman" w:eastAsia="Times New Roman" w:hAnsi="Times New Roman" w:cs="Times New Roman"/>
          <w:iCs/>
          <w:sz w:val="24"/>
          <w:szCs w:val="24"/>
        </w:rPr>
        <w:t xml:space="preserve">nine years </w:t>
      </w:r>
      <w:commentRangeEnd w:id="121"/>
      <w:r w:rsidR="000D5772">
        <w:rPr>
          <w:rStyle w:val="CommentReference"/>
        </w:rPr>
        <w:commentReference w:id="121"/>
      </w:r>
      <w:r w:rsidR="00790332" w:rsidRPr="00790332">
        <w:rPr>
          <w:rFonts w:ascii="Times New Roman" w:eastAsia="Times New Roman" w:hAnsi="Times New Roman" w:cs="Times New Roman"/>
          <w:iCs/>
          <w:sz w:val="24"/>
          <w:szCs w:val="24"/>
        </w:rPr>
        <w:t>after the event</w:t>
      </w:r>
      <w:r w:rsidR="00790332">
        <w:rPr>
          <w:rFonts w:ascii="Times New Roman" w:eastAsia="Times New Roman" w:hAnsi="Times New Roman" w:cs="Times New Roman"/>
          <w:iCs/>
          <w:sz w:val="24"/>
          <w:szCs w:val="24"/>
        </w:rPr>
        <w:t>)</w:t>
      </w:r>
      <w:r w:rsidR="00790332" w:rsidRPr="00790332">
        <w:rPr>
          <w:rFonts w:ascii="Times New Roman" w:eastAsia="Times New Roman" w:hAnsi="Times New Roman" w:cs="Times New Roman"/>
          <w:iCs/>
          <w:sz w:val="24"/>
          <w:szCs w:val="24"/>
        </w:rPr>
        <w:t xml:space="preserve"> </w:t>
      </w:r>
      <w:r w:rsidRPr="00E244CD">
        <w:rPr>
          <w:rFonts w:ascii="Times New Roman" w:eastAsia="Times New Roman" w:hAnsi="Times New Roman" w:cs="Times New Roman"/>
          <w:iCs/>
          <w:sz w:val="24"/>
          <w:szCs w:val="24"/>
        </w:rPr>
        <w:t xml:space="preserve">because this timeline is longer than most “before/after” population genetic studies in the literature and most long-term ecological research programs monitor at a shorter time interval. Comparisons </w:t>
      </w:r>
      <w:r w:rsidR="00E244CD" w:rsidRPr="00E244CD">
        <w:rPr>
          <w:rFonts w:ascii="Times New Roman" w:eastAsia="Times New Roman" w:hAnsi="Times New Roman" w:cs="Times New Roman"/>
          <w:iCs/>
          <w:sz w:val="24"/>
          <w:szCs w:val="24"/>
        </w:rPr>
        <w:t xml:space="preserve">between TGI results </w:t>
      </w:r>
      <w:r w:rsidRPr="00E244CD">
        <w:rPr>
          <w:rFonts w:ascii="Times New Roman" w:eastAsia="Times New Roman" w:hAnsi="Times New Roman" w:cs="Times New Roman"/>
          <w:iCs/>
          <w:sz w:val="24"/>
          <w:szCs w:val="24"/>
        </w:rPr>
        <w:t xml:space="preserve">were based on the </w:t>
      </w:r>
      <w:r w:rsidR="00E244CD" w:rsidRPr="00E244CD">
        <w:rPr>
          <w:rFonts w:ascii="Times New Roman" w:eastAsia="Times New Roman" w:hAnsi="Times New Roman" w:cs="Times New Roman"/>
          <w:iCs/>
          <w:sz w:val="24"/>
          <w:szCs w:val="24"/>
        </w:rPr>
        <w:t>FPR</w:t>
      </w:r>
      <w:r w:rsidRPr="00E244CD">
        <w:rPr>
          <w:rFonts w:ascii="Times New Roman" w:eastAsia="Times New Roman" w:hAnsi="Times New Roman" w:cs="Times New Roman"/>
          <w:iCs/>
          <w:sz w:val="24"/>
          <w:szCs w:val="24"/>
        </w:rPr>
        <w:t xml:space="preserve"> and </w:t>
      </w:r>
      <w:r w:rsidR="00E244CD" w:rsidRPr="00E244CD">
        <w:rPr>
          <w:rFonts w:ascii="Times New Roman" w:eastAsia="Times New Roman" w:hAnsi="Times New Roman" w:cs="Times New Roman"/>
          <w:iCs/>
          <w:sz w:val="24"/>
          <w:szCs w:val="24"/>
        </w:rPr>
        <w:t>FNR</w:t>
      </w:r>
      <w:r w:rsidRPr="00E244CD">
        <w:rPr>
          <w:rFonts w:ascii="Times New Roman" w:eastAsia="Times New Roman" w:hAnsi="Times New Roman" w:cs="Times New Roman"/>
          <w:iCs/>
          <w:sz w:val="24"/>
          <w:szCs w:val="24"/>
        </w:rPr>
        <w:t xml:space="preserve"> calculated </w:t>
      </w:r>
      <w:r w:rsidR="00E244CD" w:rsidRPr="00E244CD">
        <w:rPr>
          <w:rFonts w:ascii="Times New Roman" w:eastAsia="Times New Roman" w:hAnsi="Times New Roman" w:cs="Times New Roman"/>
          <w:iCs/>
          <w:sz w:val="24"/>
          <w:szCs w:val="24"/>
        </w:rPr>
        <w:t>at a</w:t>
      </w:r>
      <w:r w:rsidRPr="00E244CD">
        <w:rPr>
          <w:rFonts w:ascii="Times New Roman" w:eastAsia="Times New Roman" w:hAnsi="Times New Roman" w:cs="Times New Roman"/>
          <w:iCs/>
          <w:sz w:val="24"/>
          <w:szCs w:val="24"/>
        </w:rPr>
        <w:t xml:space="preserve"> significance threshold of p &lt; 0.05, as this threshold was a good compromise between different performance metrics in our earlier results.</w:t>
      </w:r>
    </w:p>
    <w:p w14:paraId="3F522815" w14:textId="77777777" w:rsidR="00760250" w:rsidRPr="00E244CD" w:rsidRDefault="00760250" w:rsidP="00182E94">
      <w:pPr>
        <w:pStyle w:val="Heading2"/>
        <w:spacing w:after="240" w:line="276" w:lineRule="auto"/>
      </w:pPr>
      <w:r w:rsidRPr="00E244CD">
        <w:rPr>
          <w:lang w:val="en-US"/>
        </w:rPr>
        <w:t>Controls</w:t>
      </w:r>
    </w:p>
    <w:p w14:paraId="4DD880CC" w14:textId="6153C3B7" w:rsidR="00760250" w:rsidRPr="00E244CD" w:rsidRDefault="002C09F6" w:rsidP="00182E94">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additionally ran c</w:t>
      </w:r>
      <w:r w:rsidRPr="00E244CD">
        <w:rPr>
          <w:rFonts w:ascii="Times New Roman" w:eastAsia="Times New Roman" w:hAnsi="Times New Roman" w:cs="Times New Roman"/>
          <w:sz w:val="24"/>
          <w:szCs w:val="24"/>
        </w:rPr>
        <w:t xml:space="preserve">ontrol </w:t>
      </w:r>
      <w:r w:rsidR="00760250" w:rsidRPr="00E244CD">
        <w:rPr>
          <w:rFonts w:ascii="Times New Roman" w:eastAsia="Times New Roman" w:hAnsi="Times New Roman" w:cs="Times New Roman"/>
          <w:sz w:val="24"/>
          <w:szCs w:val="24"/>
        </w:rPr>
        <w:t xml:space="preserve">simulations in which populations were </w:t>
      </w:r>
      <w:r>
        <w:rPr>
          <w:rFonts w:ascii="Times New Roman" w:eastAsia="Times New Roman" w:hAnsi="Times New Roman" w:cs="Times New Roman"/>
          <w:sz w:val="24"/>
          <w:szCs w:val="24"/>
        </w:rPr>
        <w:t xml:space="preserve">not </w:t>
      </w:r>
      <w:r w:rsidR="00760250" w:rsidRPr="00E244CD">
        <w:rPr>
          <w:rFonts w:ascii="Times New Roman" w:eastAsia="Times New Roman" w:hAnsi="Times New Roman" w:cs="Times New Roman"/>
          <w:sz w:val="24"/>
          <w:szCs w:val="24"/>
        </w:rPr>
        <w:t xml:space="preserve">affected by demographic events and were therefore only subject to the processes of gene flow, drift, and mutation. Dispersal was the only parameter that varied among the control simulations, resulting in three control scenarios (Table 1). We </w:t>
      </w:r>
      <w:r w:rsidR="0075022C" w:rsidRPr="00E244CD">
        <w:rPr>
          <w:rFonts w:ascii="Times New Roman" w:eastAsia="Times New Roman" w:hAnsi="Times New Roman" w:cs="Times New Roman"/>
          <w:sz w:val="24"/>
          <w:szCs w:val="24"/>
        </w:rPr>
        <w:t xml:space="preserve">only </w:t>
      </w:r>
      <w:r w:rsidR="00760250" w:rsidRPr="00E244CD">
        <w:rPr>
          <w:rFonts w:ascii="Times New Roman" w:eastAsia="Times New Roman" w:hAnsi="Times New Roman" w:cs="Times New Roman"/>
          <w:sz w:val="24"/>
          <w:szCs w:val="24"/>
        </w:rPr>
        <w:t xml:space="preserve">evaluated the </w:t>
      </w:r>
      <w:r w:rsidR="00760250" w:rsidRPr="00E244CD">
        <w:rPr>
          <w:rFonts w:ascii="Times New Roman" w:eastAsia="Times New Roman" w:hAnsi="Times New Roman" w:cs="Times New Roman"/>
          <w:iCs/>
          <w:sz w:val="24"/>
          <w:szCs w:val="24"/>
        </w:rPr>
        <w:t>FPR</w:t>
      </w:r>
      <w:r w:rsidR="00760250" w:rsidRPr="00E244CD">
        <w:rPr>
          <w:rFonts w:ascii="Times New Roman" w:eastAsia="Times New Roman" w:hAnsi="Times New Roman" w:cs="Times New Roman"/>
          <w:sz w:val="24"/>
          <w:szCs w:val="24"/>
        </w:rPr>
        <w:t xml:space="preserve"> of these control scenarios</w:t>
      </w:r>
      <w:r w:rsidR="00B75611" w:rsidRPr="00E244CD">
        <w:rPr>
          <w:rFonts w:ascii="Times New Roman" w:eastAsia="Times New Roman" w:hAnsi="Times New Roman" w:cs="Times New Roman"/>
          <w:sz w:val="24"/>
          <w:szCs w:val="24"/>
        </w:rPr>
        <w:t>;</w:t>
      </w:r>
      <w:r w:rsidR="0075022C" w:rsidRPr="00E244CD">
        <w:rPr>
          <w:rFonts w:ascii="Times New Roman" w:eastAsia="Times New Roman" w:hAnsi="Times New Roman" w:cs="Times New Roman"/>
          <w:sz w:val="24"/>
          <w:szCs w:val="24"/>
        </w:rPr>
        <w:t xml:space="preserve"> </w:t>
      </w:r>
      <w:r w:rsidR="00B75611" w:rsidRPr="00E244CD">
        <w:rPr>
          <w:rFonts w:ascii="Times New Roman" w:eastAsia="Times New Roman" w:hAnsi="Times New Roman" w:cs="Times New Roman"/>
          <w:sz w:val="24"/>
          <w:szCs w:val="24"/>
        </w:rPr>
        <w:t xml:space="preserve">because there were no true positives or false negatives for populations affected by the demographic event, </w:t>
      </w:r>
      <w:r w:rsidR="0075022C" w:rsidRPr="00E244CD">
        <w:rPr>
          <w:rFonts w:ascii="Times New Roman" w:eastAsia="Times New Roman" w:hAnsi="Times New Roman" w:cs="Times New Roman"/>
          <w:sz w:val="24"/>
          <w:szCs w:val="24"/>
        </w:rPr>
        <w:t xml:space="preserve">the </w:t>
      </w:r>
      <w:r w:rsidR="00760250" w:rsidRPr="00E244CD">
        <w:rPr>
          <w:rFonts w:ascii="Times New Roman" w:eastAsia="Times New Roman" w:hAnsi="Times New Roman" w:cs="Times New Roman"/>
          <w:sz w:val="24"/>
          <w:szCs w:val="24"/>
        </w:rPr>
        <w:t xml:space="preserve">FNR </w:t>
      </w:r>
      <w:r w:rsidR="0075022C" w:rsidRPr="00E244CD">
        <w:rPr>
          <w:rFonts w:ascii="Times New Roman" w:eastAsia="Times New Roman" w:hAnsi="Times New Roman" w:cs="Times New Roman"/>
          <w:sz w:val="24"/>
          <w:szCs w:val="24"/>
        </w:rPr>
        <w:t>was always equal to 0</w:t>
      </w:r>
      <w:r w:rsidR="00760250" w:rsidRPr="00E244CD">
        <w:rPr>
          <w:rFonts w:ascii="Times New Roman" w:eastAsia="Times New Roman" w:hAnsi="Times New Roman" w:cs="Times New Roman"/>
          <w:sz w:val="24"/>
          <w:szCs w:val="24"/>
        </w:rPr>
        <w:t xml:space="preserve">. </w:t>
      </w:r>
      <w:r w:rsidR="0075022C" w:rsidRPr="00E244CD">
        <w:rPr>
          <w:rFonts w:ascii="Times New Roman" w:eastAsia="Times New Roman" w:hAnsi="Times New Roman" w:cs="Times New Roman"/>
          <w:sz w:val="24"/>
          <w:szCs w:val="24"/>
        </w:rPr>
        <w:t>T</w:t>
      </w:r>
      <w:r w:rsidR="00760250" w:rsidRPr="00E244CD">
        <w:rPr>
          <w:rFonts w:ascii="Times New Roman" w:eastAsia="Times New Roman" w:hAnsi="Times New Roman" w:cs="Times New Roman"/>
          <w:sz w:val="24"/>
          <w:szCs w:val="24"/>
        </w:rPr>
        <w:t xml:space="preserve">he performance of </w:t>
      </w:r>
      <w:r w:rsidR="00B75611" w:rsidRPr="00E244CD">
        <w:rPr>
          <w:rFonts w:ascii="Times New Roman" w:eastAsia="Times New Roman" w:hAnsi="Times New Roman" w:cs="Times New Roman"/>
          <w:sz w:val="24"/>
          <w:szCs w:val="24"/>
        </w:rPr>
        <w:t xml:space="preserve">experimental </w:t>
      </w:r>
      <w:r w:rsidR="00760250" w:rsidRPr="00E244CD">
        <w:rPr>
          <w:rFonts w:ascii="Times New Roman" w:eastAsia="Times New Roman" w:hAnsi="Times New Roman" w:cs="Times New Roman"/>
          <w:sz w:val="24"/>
          <w:szCs w:val="24"/>
        </w:rPr>
        <w:t xml:space="preserve">scenarios </w:t>
      </w:r>
      <w:r w:rsidR="00B75611" w:rsidRPr="00E244CD">
        <w:rPr>
          <w:rFonts w:ascii="Times New Roman" w:eastAsia="Times New Roman" w:hAnsi="Times New Roman" w:cs="Times New Roman"/>
          <w:sz w:val="24"/>
          <w:szCs w:val="24"/>
        </w:rPr>
        <w:t>was</w:t>
      </w:r>
      <w:r w:rsidR="00760250" w:rsidRPr="00E244CD">
        <w:rPr>
          <w:rFonts w:ascii="Times New Roman" w:eastAsia="Times New Roman" w:hAnsi="Times New Roman" w:cs="Times New Roman"/>
          <w:sz w:val="24"/>
          <w:szCs w:val="24"/>
        </w:rPr>
        <w:t xml:space="preserve"> always </w:t>
      </w:r>
      <w:r w:rsidR="0075022C" w:rsidRPr="00E244CD">
        <w:rPr>
          <w:rFonts w:ascii="Times New Roman" w:eastAsia="Times New Roman" w:hAnsi="Times New Roman" w:cs="Times New Roman"/>
          <w:sz w:val="24"/>
          <w:szCs w:val="24"/>
        </w:rPr>
        <w:t xml:space="preserve">compared to </w:t>
      </w:r>
      <w:r w:rsidR="00760250" w:rsidRPr="00E244CD">
        <w:rPr>
          <w:rFonts w:ascii="Times New Roman" w:eastAsia="Times New Roman" w:hAnsi="Times New Roman" w:cs="Times New Roman"/>
          <w:sz w:val="24"/>
          <w:szCs w:val="24"/>
        </w:rPr>
        <w:t xml:space="preserve">the control </w:t>
      </w:r>
      <w:r w:rsidR="00B75611" w:rsidRPr="00E244CD">
        <w:rPr>
          <w:rFonts w:ascii="Times New Roman" w:eastAsia="Times New Roman" w:hAnsi="Times New Roman" w:cs="Times New Roman"/>
          <w:sz w:val="24"/>
          <w:szCs w:val="24"/>
        </w:rPr>
        <w:t>scenario with the same dispersal capacity</w:t>
      </w:r>
      <w:r w:rsidR="00760250" w:rsidRPr="00E244CD">
        <w:rPr>
          <w:rFonts w:ascii="Times New Roman" w:eastAsia="Times New Roman" w:hAnsi="Times New Roman" w:cs="Times New Roman"/>
          <w:sz w:val="24"/>
          <w:szCs w:val="24"/>
        </w:rPr>
        <w:t>.</w:t>
      </w:r>
    </w:p>
    <w:p w14:paraId="5C2ECABF" w14:textId="40107FBB" w:rsidR="001C7C1F" w:rsidRPr="00E244CD" w:rsidRDefault="00760250" w:rsidP="00182E94">
      <w:pPr>
        <w:pStyle w:val="Heading2"/>
        <w:spacing w:after="240" w:line="276" w:lineRule="auto"/>
      </w:pPr>
      <w:r w:rsidRPr="00E244CD">
        <w:rPr>
          <w:lang w:val="en-US"/>
        </w:rPr>
        <w:t>Software</w:t>
      </w:r>
    </w:p>
    <w:p w14:paraId="64E7B1D2" w14:textId="21586737" w:rsidR="00760250" w:rsidRPr="00211EB6" w:rsidRDefault="00760250" w:rsidP="00182E94">
      <w:pPr>
        <w:spacing w:after="240" w:line="276" w:lineRule="auto"/>
        <w:rPr>
          <w:rFonts w:ascii="Times New Roman" w:eastAsia="Times New Roman" w:hAnsi="Times New Roman" w:cs="Times New Roman"/>
          <w:sz w:val="24"/>
          <w:szCs w:val="24"/>
          <w:lang w:val="en-GB"/>
        </w:rPr>
      </w:pPr>
      <w:proofErr w:type="spellStart"/>
      <w:r w:rsidRPr="00E244CD">
        <w:rPr>
          <w:rFonts w:ascii="Times New Roman" w:eastAsia="Times New Roman" w:hAnsi="Times New Roman" w:cs="Times New Roman"/>
          <w:i/>
          <w:sz w:val="24"/>
          <w:szCs w:val="24"/>
        </w:rPr>
        <w:t>CDMetaPOP</w:t>
      </w:r>
      <w:proofErr w:type="spellEnd"/>
      <w:r w:rsidRPr="00E244CD">
        <w:rPr>
          <w:rFonts w:ascii="Times New Roman" w:eastAsia="Times New Roman" w:hAnsi="Times New Roman" w:cs="Times New Roman"/>
          <w:sz w:val="24"/>
          <w:szCs w:val="24"/>
        </w:rPr>
        <w:t xml:space="preserve"> runs on </w:t>
      </w:r>
      <w:r w:rsidRPr="00E244CD">
        <w:rPr>
          <w:rFonts w:ascii="Times New Roman" w:eastAsia="Times New Roman" w:hAnsi="Times New Roman" w:cs="Times New Roman"/>
          <w:i/>
          <w:sz w:val="24"/>
          <w:szCs w:val="24"/>
        </w:rPr>
        <w:t>Python 2.7</w:t>
      </w:r>
      <w:r w:rsidRPr="00E244CD">
        <w:rPr>
          <w:rFonts w:ascii="Times New Roman" w:eastAsia="Times New Roman" w:hAnsi="Times New Roman" w:cs="Times New Roman"/>
          <w:sz w:val="24"/>
          <w:szCs w:val="24"/>
        </w:rPr>
        <w:t xml:space="preserve"> </w:t>
      </w:r>
      <w:commentRangeStart w:id="122"/>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et al., 2017)</w:t>
      </w:r>
      <w:r w:rsidRPr="00E244CD">
        <w:rPr>
          <w:rFonts w:ascii="Times New Roman" w:eastAsia="Times New Roman" w:hAnsi="Times New Roman" w:cs="Times New Roman"/>
          <w:sz w:val="24"/>
          <w:szCs w:val="24"/>
        </w:rPr>
        <w:fldChar w:fldCharType="end"/>
      </w:r>
      <w:commentRangeEnd w:id="122"/>
      <w:r w:rsidR="000D5772">
        <w:rPr>
          <w:rStyle w:val="CommentReference"/>
        </w:rPr>
        <w:commentReference w:id="122"/>
      </w:r>
      <w:r w:rsidRPr="00E244CD">
        <w:rPr>
          <w:rFonts w:ascii="Times New Roman" w:eastAsia="Times New Roman" w:hAnsi="Times New Roman" w:cs="Times New Roman"/>
          <w:sz w:val="24"/>
          <w:szCs w:val="24"/>
        </w:rPr>
        <w:t xml:space="preserve">. We used the </w:t>
      </w:r>
      <w:r w:rsidRPr="00E244CD">
        <w:rPr>
          <w:rFonts w:ascii="Times New Roman" w:eastAsia="Times New Roman" w:hAnsi="Times New Roman" w:cs="Times New Roman"/>
          <w:i/>
          <w:sz w:val="24"/>
          <w:szCs w:val="24"/>
        </w:rPr>
        <w:t>R</w:t>
      </w:r>
      <w:r w:rsidRPr="00E244CD">
        <w:rPr>
          <w:rFonts w:ascii="Times New Roman" w:eastAsia="Times New Roman" w:hAnsi="Times New Roman" w:cs="Times New Roman"/>
          <w:sz w:val="24"/>
          <w:szCs w:val="24"/>
        </w:rPr>
        <w:t xml:space="preserve"> software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 Core Team,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in the </w:t>
      </w:r>
      <w:r w:rsidRPr="00E244CD">
        <w:rPr>
          <w:rFonts w:ascii="Times New Roman" w:eastAsia="Times New Roman" w:hAnsi="Times New Roman" w:cs="Times New Roman"/>
          <w:i/>
          <w:sz w:val="24"/>
          <w:szCs w:val="24"/>
        </w:rPr>
        <w:t>RStudio</w:t>
      </w:r>
      <w:r w:rsidRPr="00E244CD">
        <w:rPr>
          <w:rFonts w:ascii="Times New Roman" w:eastAsia="Times New Roman" w:hAnsi="Times New Roman" w:cs="Times New Roman"/>
          <w:sz w:val="24"/>
          <w:szCs w:val="24"/>
        </w:rPr>
        <w:t xml:space="preserve"> IDE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(RStudio Team, 2018)</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for all analyses and illustration</w:t>
      </w:r>
      <w:r w:rsidR="0075022C" w:rsidRPr="00E244CD">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We used the </w:t>
      </w:r>
      <w:proofErr w:type="spellStart"/>
      <w:r w:rsidRPr="00E244CD">
        <w:rPr>
          <w:rFonts w:ascii="Times New Roman" w:eastAsia="Times New Roman" w:hAnsi="Times New Roman" w:cs="Times New Roman"/>
          <w:i/>
          <w:sz w:val="24"/>
          <w:szCs w:val="24"/>
        </w:rPr>
        <w:t>adegenet</w:t>
      </w:r>
      <w:proofErr w:type="spellEnd"/>
      <w:r w:rsidRPr="00E244CD">
        <w:rPr>
          <w:rFonts w:ascii="Times New Roman" w:eastAsia="Times New Roman" w:hAnsi="Times New Roman" w:cs="Times New Roman"/>
          <w:i/>
          <w:sz w:val="24"/>
          <w:szCs w:val="24"/>
        </w:rPr>
        <w:t xml:space="preserve"> </w:t>
      </w:r>
      <w:r w:rsidRPr="00E244CD">
        <w:rPr>
          <w:rFonts w:ascii="Times New Roman" w:eastAsia="Times New Roman" w:hAnsi="Times New Roman" w:cs="Times New Roman"/>
          <w:i/>
          <w:sz w:val="24"/>
          <w:szCs w:val="24"/>
        </w:rPr>
        <w:fldChar w:fldCharType="begin" w:fldLock="1"/>
      </w:r>
      <w:r w:rsidR="0062227C">
        <w:rPr>
          <w:rFonts w:ascii="Times New Roman" w:eastAsia="Times New Roman" w:hAnsi="Times New Roman" w:cs="Times New Roman"/>
          <w:i/>
          <w:sz w:val="24"/>
          <w:szCs w:val="24"/>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Pr="00E244CD">
        <w:rPr>
          <w:rFonts w:ascii="Times New Roman" w:eastAsia="Times New Roman" w:hAnsi="Times New Roman" w:cs="Times New Roman"/>
          <w:i/>
          <w:sz w:val="24"/>
          <w:szCs w:val="24"/>
        </w:rPr>
        <w:fldChar w:fldCharType="separate"/>
      </w:r>
      <w:r w:rsidR="0062227C" w:rsidRPr="0062227C">
        <w:rPr>
          <w:rFonts w:ascii="Times New Roman" w:eastAsia="Times New Roman" w:hAnsi="Times New Roman" w:cs="Times New Roman"/>
          <w:noProof/>
          <w:sz w:val="24"/>
          <w:szCs w:val="24"/>
        </w:rPr>
        <w:t>(Jombart, 2008; Jombart &amp; Ahmed, 2011)</w:t>
      </w:r>
      <w:r w:rsidRPr="00E244CD">
        <w:rPr>
          <w:rFonts w:ascii="Times New Roman" w:eastAsia="Times New Roman" w:hAnsi="Times New Roman" w:cs="Times New Roman"/>
          <w:i/>
          <w:sz w:val="24"/>
          <w:szCs w:val="24"/>
        </w:rPr>
        <w:fldChar w:fldCharType="end"/>
      </w:r>
      <w:r w:rsidRPr="00E244CD">
        <w:rPr>
          <w:rFonts w:ascii="Times New Roman" w:eastAsia="Times New Roman" w:hAnsi="Times New Roman" w:cs="Times New Roman"/>
          <w:sz w:val="24"/>
          <w:szCs w:val="24"/>
        </w:rPr>
        <w:t xml:space="preserve">, </w:t>
      </w:r>
      <w:proofErr w:type="spellStart"/>
      <w:r w:rsidRPr="00E244CD">
        <w:rPr>
          <w:rFonts w:ascii="Times New Roman" w:eastAsia="Times New Roman" w:hAnsi="Times New Roman" w:cs="Times New Roman"/>
          <w:i/>
          <w:sz w:val="24"/>
          <w:szCs w:val="24"/>
        </w:rPr>
        <w:t>pegas</w:t>
      </w:r>
      <w:proofErr w:type="spellEnd"/>
      <w:r w:rsidRPr="00E244CD">
        <w:rPr>
          <w:rFonts w:ascii="Times New Roman" w:eastAsia="Times New Roman" w:hAnsi="Times New Roman" w:cs="Times New Roman"/>
          <w:i/>
          <w:sz w:val="24"/>
          <w:szCs w:val="24"/>
        </w:rPr>
        <w:t xml:space="preserve"> </w:t>
      </w:r>
      <w:r w:rsidRPr="00E244CD">
        <w:rPr>
          <w:rFonts w:ascii="Times New Roman" w:eastAsia="Times New Roman" w:hAnsi="Times New Roman" w:cs="Times New Roman"/>
          <w:i/>
          <w:sz w:val="24"/>
          <w:szCs w:val="24"/>
        </w:rPr>
        <w:fldChar w:fldCharType="begin" w:fldLock="1"/>
      </w:r>
      <w:r w:rsidR="0062227C">
        <w:rPr>
          <w:rFonts w:ascii="Times New Roman" w:eastAsia="Times New Roman" w:hAnsi="Times New Roman" w:cs="Times New Roman"/>
          <w:i/>
          <w:sz w:val="24"/>
          <w:szCs w:val="24"/>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Pr="00E244CD">
        <w:rPr>
          <w:rFonts w:ascii="Times New Roman" w:eastAsia="Times New Roman" w:hAnsi="Times New Roman" w:cs="Times New Roman"/>
          <w:i/>
          <w:sz w:val="24"/>
          <w:szCs w:val="24"/>
        </w:rPr>
        <w:fldChar w:fldCharType="separate"/>
      </w:r>
      <w:r w:rsidR="0062227C" w:rsidRPr="0062227C">
        <w:rPr>
          <w:rFonts w:ascii="Times New Roman" w:eastAsia="Times New Roman" w:hAnsi="Times New Roman" w:cs="Times New Roman"/>
          <w:noProof/>
          <w:sz w:val="24"/>
          <w:szCs w:val="24"/>
        </w:rPr>
        <w:t>(Paradis, 2010)</w:t>
      </w:r>
      <w:r w:rsidRPr="00E244CD">
        <w:rPr>
          <w:rFonts w:ascii="Times New Roman" w:eastAsia="Times New Roman" w:hAnsi="Times New Roman" w:cs="Times New Roman"/>
          <w:i/>
          <w:sz w:val="24"/>
          <w:szCs w:val="24"/>
        </w:rPr>
        <w:fldChar w:fldCharType="end"/>
      </w:r>
      <w:r w:rsidRPr="00E244CD">
        <w:rPr>
          <w:rFonts w:ascii="Times New Roman" w:eastAsia="Times New Roman" w:hAnsi="Times New Roman" w:cs="Times New Roman"/>
          <w:sz w:val="24"/>
          <w:szCs w:val="24"/>
        </w:rPr>
        <w:t xml:space="preserve">, </w:t>
      </w:r>
      <w:proofErr w:type="spellStart"/>
      <w:r w:rsidRPr="00E244CD">
        <w:rPr>
          <w:rFonts w:ascii="Times New Roman" w:eastAsia="Times New Roman" w:hAnsi="Times New Roman" w:cs="Times New Roman"/>
          <w:i/>
          <w:sz w:val="24"/>
          <w:szCs w:val="24"/>
        </w:rPr>
        <w:t>poppr</w:t>
      </w:r>
      <w:proofErr w:type="spellEnd"/>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clonality","type":"article-journal","volume":"6"},"uris":["http://www.mendeley.com/documents/?uuid=b8c0397a-7640-4639-8d1d-3e032ec6fbd0"]}],"mendeley":{"formattedCitation":"(Kamvar, Brooks, &amp; Grünwald, 2015; Kamvar, Tabima, &amp; Gr̈unwald, 2014)","plainTextFormattedCitation":"(Kamvar, Brooks, &amp; Grünwald, 2015; Kamvar, Tabima, &amp; Gr̈unwald, 2014)","previouslyFormattedCitation":"(Kamvar, Brooks, &amp; Grünwald, 2015; Kamvar, Tabima, &amp; Gr̈unwald, 2014)"},"properties":{"noteIndex":0},"schema":"https://github.com/citation-style-language/schema/raw/master/csl-citation.json"}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(Kamvar, Brooks, &amp; Grünwald, 2015; Kamvar, Tabima, &amp; Gr̈unwald, 2014)</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and </w:t>
      </w:r>
      <w:proofErr w:type="spellStart"/>
      <w:r w:rsidRPr="00E244CD">
        <w:rPr>
          <w:rFonts w:ascii="Times New Roman" w:eastAsia="Times New Roman" w:hAnsi="Times New Roman" w:cs="Times New Roman"/>
          <w:i/>
          <w:sz w:val="24"/>
          <w:szCs w:val="24"/>
        </w:rPr>
        <w:t>adespatial</w:t>
      </w:r>
      <w:proofErr w:type="spellEnd"/>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(Dray et al.,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R</w:t>
      </w:r>
      <w:r w:rsidRPr="00E244CD">
        <w:rPr>
          <w:rFonts w:ascii="Times New Roman" w:eastAsia="Times New Roman" w:hAnsi="Times New Roman" w:cs="Times New Roman"/>
          <w:sz w:val="24"/>
          <w:szCs w:val="24"/>
        </w:rPr>
        <w:t xml:space="preserve"> packages for calculations. Our </w:t>
      </w:r>
      <w:r w:rsidRPr="00E244CD">
        <w:rPr>
          <w:rFonts w:ascii="Times New Roman" w:eastAsia="Times New Roman" w:hAnsi="Times New Roman" w:cs="Times New Roman"/>
          <w:i/>
          <w:sz w:val="24"/>
          <w:szCs w:val="24"/>
        </w:rPr>
        <w:t xml:space="preserve">TGI </w:t>
      </w:r>
      <w:r w:rsidRPr="00E244CD">
        <w:rPr>
          <w:rFonts w:ascii="Times New Roman" w:eastAsia="Times New Roman" w:hAnsi="Times New Roman" w:cs="Times New Roman"/>
          <w:sz w:val="24"/>
          <w:szCs w:val="24"/>
        </w:rPr>
        <w:t>function is available in the appendix</w:t>
      </w:r>
      <w:r w:rsidR="0075022C" w:rsidRPr="00E244CD">
        <w:rPr>
          <w:rFonts w:ascii="Times New Roman" w:eastAsia="Times New Roman" w:hAnsi="Times New Roman" w:cs="Times New Roman"/>
          <w:sz w:val="24"/>
          <w:szCs w:val="24"/>
        </w:rPr>
        <w:t xml:space="preserve"> as an </w:t>
      </w:r>
      <w:r w:rsidR="0075022C" w:rsidRPr="00E244CD">
        <w:rPr>
          <w:rFonts w:ascii="Times New Roman" w:eastAsia="Times New Roman" w:hAnsi="Times New Roman" w:cs="Times New Roman"/>
          <w:i/>
          <w:iCs/>
          <w:sz w:val="24"/>
          <w:szCs w:val="24"/>
        </w:rPr>
        <w:t xml:space="preserve">R </w:t>
      </w:r>
      <w:r w:rsidR="00B75611" w:rsidRPr="00E244CD">
        <w:rPr>
          <w:rFonts w:ascii="Times New Roman" w:eastAsia="Times New Roman" w:hAnsi="Times New Roman" w:cs="Times New Roman"/>
          <w:sz w:val="24"/>
          <w:szCs w:val="24"/>
        </w:rPr>
        <w:t>script</w:t>
      </w:r>
      <w:r w:rsidRPr="00E244CD">
        <w:rPr>
          <w:rFonts w:ascii="Times New Roman" w:eastAsia="Times New Roman" w:hAnsi="Times New Roman" w:cs="Times New Roman"/>
          <w:sz w:val="24"/>
          <w:szCs w:val="24"/>
        </w:rPr>
        <w:t>.</w:t>
      </w:r>
    </w:p>
    <w:p w14:paraId="69B14FD3" w14:textId="3A98AC0F" w:rsidR="00760250" w:rsidRPr="00C9762D" w:rsidRDefault="00372E64" w:rsidP="00182E94">
      <w:pPr>
        <w:pStyle w:val="Heading2"/>
        <w:spacing w:after="240" w:line="276" w:lineRule="auto"/>
        <w:rPr>
          <w:lang w:val="en-US"/>
        </w:rPr>
      </w:pPr>
      <w:r w:rsidRPr="00E244CD">
        <w:rPr>
          <w:lang w:val="en-US"/>
        </w:rPr>
        <w:t>Appli</w:t>
      </w:r>
      <w:r>
        <w:rPr>
          <w:lang w:val="en-US"/>
        </w:rPr>
        <w:t>ed</w:t>
      </w:r>
      <w:r w:rsidRPr="00E244CD">
        <w:rPr>
          <w:lang w:val="en-US"/>
        </w:rPr>
        <w:t xml:space="preserve"> </w:t>
      </w:r>
      <w:r w:rsidR="00760250" w:rsidRPr="00E244CD">
        <w:rPr>
          <w:lang w:val="en-US"/>
        </w:rPr>
        <w:t>example</w:t>
      </w:r>
      <w:r w:rsidR="00372656">
        <w:rPr>
          <w:lang w:val="en-US"/>
        </w:rPr>
        <w:t>: an endangered fish</w:t>
      </w:r>
    </w:p>
    <w:p w14:paraId="52503C6D" w14:textId="3633C38A"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To </w:t>
      </w:r>
      <w:r w:rsidR="0075022C" w:rsidRPr="00E244CD">
        <w:rPr>
          <w:rFonts w:ascii="Times New Roman" w:eastAsia="Times New Roman" w:hAnsi="Times New Roman" w:cs="Times New Roman"/>
          <w:sz w:val="24"/>
          <w:szCs w:val="24"/>
        </w:rPr>
        <w:t xml:space="preserve">demonstrate that our TGI measure </w:t>
      </w:r>
      <w:r w:rsidRPr="00E244CD">
        <w:rPr>
          <w:rFonts w:ascii="Times New Roman" w:eastAsia="Times New Roman" w:hAnsi="Times New Roman" w:cs="Times New Roman"/>
          <w:sz w:val="24"/>
          <w:szCs w:val="24"/>
        </w:rPr>
        <w:t>provide</w:t>
      </w:r>
      <w:r w:rsidR="0093724D" w:rsidRPr="00E244CD">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w:t>
      </w:r>
      <w:r w:rsidR="0093724D" w:rsidRPr="00E244CD">
        <w:rPr>
          <w:rFonts w:ascii="Times New Roman" w:eastAsia="Times New Roman" w:hAnsi="Times New Roman" w:cs="Times New Roman"/>
          <w:sz w:val="24"/>
          <w:szCs w:val="24"/>
        </w:rPr>
        <w:t xml:space="preserve">valuable </w:t>
      </w:r>
      <w:r w:rsidRPr="00E244CD">
        <w:rPr>
          <w:rFonts w:ascii="Times New Roman" w:eastAsia="Times New Roman" w:hAnsi="Times New Roman" w:cs="Times New Roman"/>
          <w:sz w:val="24"/>
          <w:szCs w:val="24"/>
        </w:rPr>
        <w:t>information about temporal change in a real system with conservation implications, we appl</w:t>
      </w:r>
      <w:r w:rsidR="0075022C" w:rsidRPr="00E244CD">
        <w:rPr>
          <w:rFonts w:ascii="Times New Roman" w:eastAsia="Times New Roman" w:hAnsi="Times New Roman" w:cs="Times New Roman"/>
          <w:sz w:val="24"/>
          <w:szCs w:val="24"/>
        </w:rPr>
        <w:t>ied</w:t>
      </w:r>
      <w:r w:rsidRPr="00E244CD">
        <w:rPr>
          <w:rFonts w:ascii="Times New Roman" w:eastAsia="Times New Roman" w:hAnsi="Times New Roman" w:cs="Times New Roman"/>
          <w:sz w:val="24"/>
          <w:szCs w:val="24"/>
        </w:rPr>
        <w:t xml:space="preserve"> it to </w:t>
      </w:r>
      <w:r w:rsidR="0093724D" w:rsidRPr="00E244CD">
        <w:rPr>
          <w:rFonts w:ascii="Times New Roman" w:eastAsia="Times New Roman" w:hAnsi="Times New Roman" w:cs="Times New Roman"/>
          <w:sz w:val="24"/>
          <w:szCs w:val="24"/>
        </w:rPr>
        <w:t xml:space="preserve">real </w:t>
      </w:r>
      <w:r w:rsidR="0075022C" w:rsidRPr="00E244CD">
        <w:rPr>
          <w:rFonts w:ascii="Times New Roman" w:eastAsia="Times New Roman" w:hAnsi="Times New Roman" w:cs="Times New Roman"/>
          <w:sz w:val="24"/>
          <w:szCs w:val="24"/>
        </w:rPr>
        <w:t xml:space="preserve">genetic data from a study of a </w:t>
      </w:r>
      <w:r w:rsidRPr="00E244CD">
        <w:rPr>
          <w:rFonts w:ascii="Times New Roman" w:eastAsia="Times New Roman" w:hAnsi="Times New Roman" w:cs="Times New Roman"/>
          <w:sz w:val="24"/>
          <w:szCs w:val="24"/>
        </w:rPr>
        <w:t>threatened vertebrate</w:t>
      </w:r>
      <w:r w:rsidR="0075022C"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the Northern tidewater goby</w:t>
      </w:r>
      <w:r w:rsidR="00B751B5">
        <w:rPr>
          <w:rFonts w:ascii="Times New Roman" w:eastAsia="Times New Roman" w:hAnsi="Times New Roman" w:cs="Times New Roman"/>
          <w:sz w:val="24"/>
          <w:szCs w:val="24"/>
        </w:rPr>
        <w:t xml:space="preserve"> </w:t>
      </w:r>
      <w:r w:rsidR="00B751B5"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Hellmair, McCraney, Jacobs, &amp; Goldsmith, 2015)","plainTextFormattedCitation":"(Kinziger, Hellmair, McCraney, Jacobs, &amp; Goldsmith, 2015)","previouslyFormattedCitation":"(Kinziger, Hellmair, McCraney, Jacobs, &amp; Goldsmith, 2015)"},"properties":{"noteIndex":0},"schema":"https://github.com/citation-style-language/schema/raw/master/csl-citation.json"}</w:instrText>
      </w:r>
      <w:r w:rsidR="00B751B5"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Hellmair, McCraney, Jacobs, &amp; Goldsmith, 2015)</w:t>
      </w:r>
      <w:r w:rsidR="00B751B5"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We chose this example because it uses a different </w:t>
      </w:r>
      <w:r w:rsidR="0075022C" w:rsidRPr="00E244CD">
        <w:rPr>
          <w:rFonts w:ascii="Times New Roman" w:eastAsia="Times New Roman" w:hAnsi="Times New Roman" w:cs="Times New Roman"/>
          <w:sz w:val="24"/>
          <w:szCs w:val="24"/>
        </w:rPr>
        <w:t xml:space="preserve">type of </w:t>
      </w:r>
      <w:r w:rsidRPr="00E244CD">
        <w:rPr>
          <w:rFonts w:ascii="Times New Roman" w:eastAsia="Times New Roman" w:hAnsi="Times New Roman" w:cs="Times New Roman"/>
          <w:sz w:val="24"/>
          <w:szCs w:val="24"/>
        </w:rPr>
        <w:t xml:space="preserve">genetic data than we </w:t>
      </w:r>
      <w:r w:rsidR="0075022C" w:rsidRPr="00E244CD">
        <w:rPr>
          <w:rFonts w:ascii="Times New Roman" w:eastAsia="Times New Roman" w:hAnsi="Times New Roman" w:cs="Times New Roman"/>
          <w:sz w:val="24"/>
          <w:szCs w:val="24"/>
        </w:rPr>
        <w:lastRenderedPageBreak/>
        <w:t>used for our</w:t>
      </w:r>
      <w:r w:rsidRPr="00E244CD">
        <w:rPr>
          <w:rFonts w:ascii="Times New Roman" w:eastAsia="Times New Roman" w:hAnsi="Times New Roman" w:cs="Times New Roman"/>
          <w:sz w:val="24"/>
          <w:szCs w:val="24"/>
        </w:rPr>
        <w:t xml:space="preserve"> </w:t>
      </w:r>
      <w:r w:rsidR="0075022C" w:rsidRPr="00E244CD">
        <w:rPr>
          <w:rFonts w:ascii="Times New Roman" w:eastAsia="Times New Roman" w:hAnsi="Times New Roman" w:cs="Times New Roman"/>
          <w:sz w:val="24"/>
          <w:szCs w:val="24"/>
        </w:rPr>
        <w:t>simulations</w:t>
      </w:r>
      <w:r w:rsidRPr="00E244CD">
        <w:rPr>
          <w:rFonts w:ascii="Times New Roman" w:eastAsia="Times New Roman" w:hAnsi="Times New Roman" w:cs="Times New Roman"/>
          <w:sz w:val="24"/>
          <w:szCs w:val="24"/>
        </w:rPr>
        <w:t xml:space="preserve">, </w:t>
      </w:r>
      <w:r w:rsidR="0075022C" w:rsidRPr="00E244CD">
        <w:rPr>
          <w:rFonts w:ascii="Times New Roman" w:eastAsia="Times New Roman" w:hAnsi="Times New Roman" w:cs="Times New Roman"/>
          <w:sz w:val="24"/>
          <w:szCs w:val="24"/>
        </w:rPr>
        <w:t>thus demonstrating that</w:t>
      </w:r>
      <w:r w:rsidRPr="00E244CD">
        <w:rPr>
          <w:rFonts w:ascii="Times New Roman" w:eastAsia="Times New Roman" w:hAnsi="Times New Roman" w:cs="Times New Roman"/>
          <w:sz w:val="24"/>
          <w:szCs w:val="24"/>
        </w:rPr>
        <w:t xml:space="preserve"> TGI is </w:t>
      </w:r>
      <w:r w:rsidR="0075022C" w:rsidRPr="00E244CD">
        <w:rPr>
          <w:rFonts w:ascii="Times New Roman" w:eastAsia="Times New Roman" w:hAnsi="Times New Roman" w:cs="Times New Roman"/>
          <w:sz w:val="24"/>
          <w:szCs w:val="24"/>
        </w:rPr>
        <w:t>applicable to</w:t>
      </w:r>
      <w:r w:rsidRPr="00E244CD">
        <w:rPr>
          <w:rFonts w:ascii="Times New Roman" w:eastAsia="Times New Roman" w:hAnsi="Times New Roman" w:cs="Times New Roman"/>
          <w:sz w:val="24"/>
          <w:szCs w:val="24"/>
        </w:rPr>
        <w:t xml:space="preserve"> a </w:t>
      </w:r>
      <w:r w:rsidR="0075022C" w:rsidRPr="00E244CD">
        <w:rPr>
          <w:rFonts w:ascii="Times New Roman" w:eastAsia="Times New Roman" w:hAnsi="Times New Roman" w:cs="Times New Roman"/>
          <w:sz w:val="24"/>
          <w:szCs w:val="24"/>
        </w:rPr>
        <w:t xml:space="preserve">variety </w:t>
      </w:r>
      <w:r w:rsidRPr="00E244CD">
        <w:rPr>
          <w:rFonts w:ascii="Times New Roman" w:eastAsia="Times New Roman" w:hAnsi="Times New Roman" w:cs="Times New Roman"/>
          <w:sz w:val="24"/>
          <w:szCs w:val="24"/>
        </w:rPr>
        <w:t xml:space="preserve">of </w:t>
      </w:r>
      <w:r w:rsidR="0075022C" w:rsidRPr="00E244CD">
        <w:rPr>
          <w:rFonts w:ascii="Times New Roman" w:eastAsia="Times New Roman" w:hAnsi="Times New Roman" w:cs="Times New Roman"/>
          <w:sz w:val="24"/>
          <w:szCs w:val="24"/>
        </w:rPr>
        <w:t xml:space="preserve">genetic </w:t>
      </w:r>
      <w:r w:rsidRPr="00E244CD">
        <w:rPr>
          <w:rFonts w:ascii="Times New Roman" w:eastAsia="Times New Roman" w:hAnsi="Times New Roman" w:cs="Times New Roman"/>
          <w:sz w:val="24"/>
          <w:szCs w:val="24"/>
        </w:rPr>
        <w:t>markers</w:t>
      </w:r>
      <w:r w:rsidR="0093724D"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93724D" w:rsidRPr="00E244CD">
        <w:rPr>
          <w:rFonts w:ascii="Times New Roman" w:eastAsia="Times New Roman" w:hAnsi="Times New Roman" w:cs="Times New Roman"/>
          <w:sz w:val="24"/>
          <w:szCs w:val="24"/>
        </w:rPr>
        <w:t xml:space="preserve">In addition, </w:t>
      </w:r>
      <w:r w:rsidRPr="00E244CD">
        <w:rPr>
          <w:rFonts w:ascii="Times New Roman" w:eastAsia="Times New Roman" w:hAnsi="Times New Roman" w:cs="Times New Roman"/>
          <w:sz w:val="24"/>
          <w:szCs w:val="24"/>
        </w:rPr>
        <w:t xml:space="preserve">the </w:t>
      </w:r>
      <w:r w:rsidR="0093724D" w:rsidRPr="00E244CD">
        <w:rPr>
          <w:rFonts w:ascii="Times New Roman" w:eastAsia="Times New Roman" w:hAnsi="Times New Roman" w:cs="Times New Roman"/>
          <w:sz w:val="24"/>
          <w:szCs w:val="24"/>
        </w:rPr>
        <w:t xml:space="preserve">study </w:t>
      </w:r>
      <w:r w:rsidRPr="00E244CD">
        <w:rPr>
          <w:rFonts w:ascii="Times New Roman" w:eastAsia="Times New Roman" w:hAnsi="Times New Roman" w:cs="Times New Roman"/>
          <w:sz w:val="24"/>
          <w:szCs w:val="24"/>
        </w:rPr>
        <w:t xml:space="preserve">authors suggested that one </w:t>
      </w:r>
      <w:r w:rsidR="0093724D" w:rsidRPr="00E244CD">
        <w:rPr>
          <w:rFonts w:ascii="Times New Roman" w:eastAsia="Times New Roman" w:hAnsi="Times New Roman" w:cs="Times New Roman"/>
          <w:sz w:val="24"/>
          <w:szCs w:val="24"/>
        </w:rPr>
        <w:t xml:space="preserve">goby </w:t>
      </w:r>
      <w:r w:rsidRPr="00E244CD">
        <w:rPr>
          <w:rFonts w:ascii="Times New Roman" w:eastAsia="Times New Roman" w:hAnsi="Times New Roman" w:cs="Times New Roman"/>
          <w:sz w:val="24"/>
          <w:szCs w:val="24"/>
        </w:rPr>
        <w:t xml:space="preserve">population had undergone </w:t>
      </w:r>
      <w:r w:rsidR="0093724D" w:rsidRPr="00E244CD">
        <w:rPr>
          <w:rFonts w:ascii="Times New Roman" w:eastAsia="Times New Roman" w:hAnsi="Times New Roman" w:cs="Times New Roman"/>
          <w:sz w:val="24"/>
          <w:szCs w:val="24"/>
        </w:rPr>
        <w:t xml:space="preserve">more genetic </w:t>
      </w:r>
      <w:r w:rsidRPr="00E244CD">
        <w:rPr>
          <w:rFonts w:ascii="Times New Roman" w:eastAsia="Times New Roman" w:hAnsi="Times New Roman" w:cs="Times New Roman"/>
          <w:sz w:val="24"/>
          <w:szCs w:val="24"/>
        </w:rPr>
        <w:t xml:space="preserve">change </w:t>
      </w:r>
      <w:r w:rsidR="0093724D" w:rsidRPr="00E244CD">
        <w:rPr>
          <w:rFonts w:ascii="Times New Roman" w:eastAsia="Times New Roman" w:hAnsi="Times New Roman" w:cs="Times New Roman"/>
          <w:sz w:val="24"/>
          <w:szCs w:val="24"/>
        </w:rPr>
        <w:t>than</w:t>
      </w:r>
      <w:r w:rsidR="0075022C" w:rsidRPr="00E244CD">
        <w:rPr>
          <w:rFonts w:ascii="Times New Roman" w:eastAsia="Times New Roman" w:hAnsi="Times New Roman" w:cs="Times New Roman"/>
          <w:sz w:val="24"/>
          <w:szCs w:val="24"/>
        </w:rPr>
        <w:t xml:space="preserve"> </w:t>
      </w:r>
      <w:r w:rsidR="002C09F6">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other</w:t>
      </w:r>
      <w:r w:rsidR="0093724D"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more stable local populations, allow</w:t>
      </w:r>
      <w:r w:rsidR="0075022C" w:rsidRPr="00E244CD">
        <w:rPr>
          <w:rFonts w:ascii="Times New Roman" w:eastAsia="Times New Roman" w:hAnsi="Times New Roman" w:cs="Times New Roman"/>
          <w:sz w:val="24"/>
          <w:szCs w:val="24"/>
        </w:rPr>
        <w:t>ing us</w:t>
      </w:r>
      <w:r w:rsidRPr="00E244CD">
        <w:rPr>
          <w:rFonts w:ascii="Times New Roman" w:eastAsia="Times New Roman" w:hAnsi="Times New Roman" w:cs="Times New Roman"/>
          <w:sz w:val="24"/>
          <w:szCs w:val="24"/>
        </w:rPr>
        <w:t xml:space="preserve"> to test a real hypothesis and go beyond a simple illustration of our method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The dataset was </w:t>
      </w:r>
      <w:r w:rsidR="0093724D" w:rsidRPr="00E244CD">
        <w:rPr>
          <w:rFonts w:ascii="Times New Roman" w:eastAsia="Times New Roman" w:hAnsi="Times New Roman" w:cs="Times New Roman"/>
          <w:sz w:val="24"/>
          <w:szCs w:val="24"/>
        </w:rPr>
        <w:t>downloaded from</w:t>
      </w:r>
      <w:r w:rsidRPr="00E244CD">
        <w:rPr>
          <w:rFonts w:ascii="Times New Roman" w:eastAsia="Times New Roman" w:hAnsi="Times New Roman" w:cs="Times New Roman"/>
          <w:sz w:val="24"/>
          <w:szCs w:val="24"/>
        </w:rPr>
        <w:t xml:space="preserve"> DRYAD (</w:t>
      </w:r>
      <w:proofErr w:type="spellStart"/>
      <w:r w:rsidRPr="00E244CD">
        <w:rPr>
          <w:rFonts w:ascii="Times New Roman" w:eastAsia="Times New Roman" w:hAnsi="Times New Roman" w:cs="Times New Roman"/>
          <w:sz w:val="24"/>
          <w:szCs w:val="24"/>
        </w:rPr>
        <w:t>doi</w:t>
      </w:r>
      <w:proofErr w:type="spellEnd"/>
      <w:r w:rsidRPr="00E244CD">
        <w:rPr>
          <w:rFonts w:ascii="Times New Roman" w:eastAsia="Times New Roman" w:hAnsi="Times New Roman" w:cs="Times New Roman"/>
          <w:sz w:val="24"/>
          <w:szCs w:val="24"/>
        </w:rPr>
        <w:t>:</w:t>
      </w:r>
      <w:r w:rsidR="002C09F6">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10.5061/dryad.871db)</w:t>
      </w:r>
      <w:r w:rsidR="0093724D" w:rsidRPr="00E244CD">
        <w:rPr>
          <w:rFonts w:ascii="Times New Roman" w:eastAsia="Times New Roman" w:hAnsi="Times New Roman" w:cs="Times New Roman"/>
          <w:sz w:val="24"/>
          <w:szCs w:val="24"/>
        </w:rPr>
        <w:t>, and</w:t>
      </w:r>
      <w:r w:rsidRPr="00E244CD">
        <w:rPr>
          <w:rFonts w:ascii="Times New Roman" w:eastAsia="Times New Roman" w:hAnsi="Times New Roman" w:cs="Times New Roman"/>
          <w:sz w:val="24"/>
          <w:szCs w:val="24"/>
        </w:rPr>
        <w:t xml:space="preserve"> </w:t>
      </w:r>
      <w:r w:rsidR="0093724D" w:rsidRPr="00E244CD">
        <w:rPr>
          <w:rFonts w:ascii="Times New Roman" w:eastAsia="Times New Roman" w:hAnsi="Times New Roman" w:cs="Times New Roman"/>
          <w:sz w:val="24"/>
          <w:szCs w:val="24"/>
        </w:rPr>
        <w:t xml:space="preserve">we </w:t>
      </w:r>
      <w:r w:rsidRPr="00E244CD">
        <w:rPr>
          <w:rFonts w:ascii="Times New Roman" w:eastAsia="Times New Roman" w:hAnsi="Times New Roman" w:cs="Times New Roman"/>
          <w:sz w:val="24"/>
          <w:szCs w:val="24"/>
        </w:rPr>
        <w:t>used 9</w:t>
      </w:r>
      <w:r w:rsidR="002C09F6">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999 permutations for this </w:t>
      </w:r>
      <w:r w:rsidR="002C09F6">
        <w:rPr>
          <w:rFonts w:ascii="Times New Roman" w:eastAsia="Times New Roman" w:hAnsi="Times New Roman" w:cs="Times New Roman"/>
          <w:sz w:val="24"/>
          <w:szCs w:val="24"/>
        </w:rPr>
        <w:t>analysis</w:t>
      </w:r>
      <w:r w:rsidRPr="00E244CD">
        <w:rPr>
          <w:rFonts w:ascii="Times New Roman" w:eastAsia="Times New Roman" w:hAnsi="Times New Roman" w:cs="Times New Roman"/>
          <w:sz w:val="24"/>
          <w:szCs w:val="24"/>
        </w:rPr>
        <w:t>.</w:t>
      </w:r>
    </w:p>
    <w:p w14:paraId="45E33CFF" w14:textId="14F95019" w:rsidR="00FF1AA4" w:rsidRDefault="00760250" w:rsidP="00182E94">
      <w:pPr>
        <w:pStyle w:val="Heading1"/>
        <w:spacing w:after="240" w:line="276" w:lineRule="auto"/>
      </w:pPr>
      <w:r w:rsidRPr="00E244CD">
        <w:t>RESULTS</w:t>
      </w:r>
    </w:p>
    <w:p w14:paraId="01C765C4" w14:textId="44B35C79" w:rsidR="009421F4"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We were able to translate the TBI framework to TGI by </w:t>
      </w:r>
      <w:r w:rsidR="0075022C" w:rsidRPr="00E244CD">
        <w:rPr>
          <w:rFonts w:ascii="Times New Roman" w:eastAsia="Times New Roman" w:hAnsi="Times New Roman" w:cs="Times New Roman"/>
          <w:sz w:val="24"/>
          <w:szCs w:val="24"/>
        </w:rPr>
        <w:t xml:space="preserve">adapting </w:t>
      </w:r>
      <w:r w:rsidRPr="00E244CD">
        <w:rPr>
          <w:rFonts w:ascii="Times New Roman" w:eastAsia="Times New Roman" w:hAnsi="Times New Roman" w:cs="Times New Roman"/>
          <w:sz w:val="24"/>
          <w:szCs w:val="24"/>
        </w:rPr>
        <w:t xml:space="preserve">it to the specific structure of genetic data. </w:t>
      </w:r>
      <w:ins w:id="123" w:author="Patrick" w:date="2020-11-20T11:10:00Z">
        <w:r w:rsidR="000D5772">
          <w:rPr>
            <w:rFonts w:ascii="Times New Roman" w:eastAsia="Times New Roman" w:hAnsi="Times New Roman" w:cs="Times New Roman"/>
            <w:sz w:val="24"/>
            <w:szCs w:val="24"/>
          </w:rPr>
          <w:t>Our r</w:t>
        </w:r>
      </w:ins>
      <w:del w:id="124" w:author="Patrick" w:date="2020-11-20T11:10:00Z">
        <w:r w:rsidR="0075022C" w:rsidRPr="00E244CD" w:rsidDel="000D5772">
          <w:rPr>
            <w:rFonts w:ascii="Times New Roman" w:eastAsia="Times New Roman" w:hAnsi="Times New Roman" w:cs="Times New Roman"/>
            <w:sz w:val="24"/>
            <w:szCs w:val="24"/>
          </w:rPr>
          <w:delText>R</w:delText>
        </w:r>
      </w:del>
      <w:r w:rsidR="0075022C" w:rsidRPr="00E244CD">
        <w:rPr>
          <w:rFonts w:ascii="Times New Roman" w:eastAsia="Times New Roman" w:hAnsi="Times New Roman" w:cs="Times New Roman"/>
          <w:sz w:val="24"/>
          <w:szCs w:val="24"/>
        </w:rPr>
        <w:t xml:space="preserve">esults </w:t>
      </w:r>
      <w:del w:id="125" w:author="Patrick" w:date="2020-11-20T11:10:00Z">
        <w:r w:rsidR="0075022C" w:rsidRPr="00E244CD" w:rsidDel="000D5772">
          <w:rPr>
            <w:rFonts w:ascii="Times New Roman" w:eastAsia="Times New Roman" w:hAnsi="Times New Roman" w:cs="Times New Roman"/>
            <w:sz w:val="24"/>
            <w:szCs w:val="24"/>
          </w:rPr>
          <w:delText>from a wide array of simulations suggest</w:delText>
        </w:r>
        <w:r w:rsidR="00B751B5" w:rsidDel="000D5772">
          <w:rPr>
            <w:rFonts w:ascii="Times New Roman" w:eastAsia="Times New Roman" w:hAnsi="Times New Roman" w:cs="Times New Roman"/>
            <w:sz w:val="24"/>
            <w:szCs w:val="24"/>
          </w:rPr>
          <w:delText>ed</w:delText>
        </w:r>
      </w:del>
      <w:ins w:id="126" w:author="Patrick" w:date="2020-11-20T11:10:00Z">
        <w:r w:rsidR="000D5772">
          <w:rPr>
            <w:rFonts w:ascii="Times New Roman" w:eastAsia="Times New Roman" w:hAnsi="Times New Roman" w:cs="Times New Roman"/>
            <w:sz w:val="24"/>
            <w:szCs w:val="24"/>
          </w:rPr>
          <w:t>indicate</w:t>
        </w:r>
      </w:ins>
      <w:r w:rsidR="0075022C" w:rsidRPr="00E244CD">
        <w:rPr>
          <w:rFonts w:ascii="Times New Roman" w:eastAsia="Times New Roman" w:hAnsi="Times New Roman" w:cs="Times New Roman"/>
          <w:sz w:val="24"/>
          <w:szCs w:val="24"/>
        </w:rPr>
        <w:t xml:space="preserve"> that </w:t>
      </w:r>
      <w:r w:rsidRPr="00E244CD">
        <w:rPr>
          <w:rFonts w:ascii="Times New Roman" w:eastAsia="Times New Roman" w:hAnsi="Times New Roman" w:cs="Times New Roman"/>
          <w:sz w:val="24"/>
          <w:szCs w:val="24"/>
        </w:rPr>
        <w:t xml:space="preserve">TGI </w:t>
      </w:r>
      <w:del w:id="127" w:author="Patrick" w:date="2020-11-20T11:10:00Z">
        <w:r w:rsidR="002826FE" w:rsidRPr="00E244CD" w:rsidDel="000D5772">
          <w:rPr>
            <w:rFonts w:ascii="Times New Roman" w:eastAsia="Times New Roman" w:hAnsi="Times New Roman" w:cs="Times New Roman"/>
            <w:sz w:val="24"/>
            <w:szCs w:val="24"/>
          </w:rPr>
          <w:delText xml:space="preserve">could </w:delText>
        </w:r>
      </w:del>
      <w:r w:rsidR="002826FE" w:rsidRPr="00E244CD">
        <w:rPr>
          <w:rFonts w:ascii="Times New Roman" w:eastAsia="Times New Roman" w:hAnsi="Times New Roman" w:cs="Times New Roman"/>
          <w:sz w:val="24"/>
          <w:szCs w:val="24"/>
        </w:rPr>
        <w:t>consistently and accurately identif</w:t>
      </w:r>
      <w:ins w:id="128" w:author="Patrick" w:date="2020-11-20T11:10:00Z">
        <w:r w:rsidR="000D5772">
          <w:rPr>
            <w:rFonts w:ascii="Times New Roman" w:eastAsia="Times New Roman" w:hAnsi="Times New Roman" w:cs="Times New Roman"/>
            <w:sz w:val="24"/>
            <w:szCs w:val="24"/>
          </w:rPr>
          <w:t>ies</w:t>
        </w:r>
      </w:ins>
      <w:del w:id="129" w:author="Patrick" w:date="2020-11-20T11:10:00Z">
        <w:r w:rsidR="002826FE" w:rsidRPr="00E244CD" w:rsidDel="000D5772">
          <w:rPr>
            <w:rFonts w:ascii="Times New Roman" w:eastAsia="Times New Roman" w:hAnsi="Times New Roman" w:cs="Times New Roman"/>
            <w:sz w:val="24"/>
            <w:szCs w:val="24"/>
          </w:rPr>
          <w:delText>y</w:delText>
        </w:r>
      </w:del>
      <w:r w:rsidR="002826FE" w:rsidRPr="00E244CD">
        <w:rPr>
          <w:rFonts w:ascii="Times New Roman" w:eastAsia="Times New Roman" w:hAnsi="Times New Roman" w:cs="Times New Roman"/>
          <w:sz w:val="24"/>
          <w:szCs w:val="24"/>
        </w:rPr>
        <w:t xml:space="preserve"> populations that have experienced a demographic event</w:t>
      </w:r>
      <w:r w:rsidRPr="00E244CD">
        <w:rPr>
          <w:rFonts w:ascii="Times New Roman" w:eastAsia="Times New Roman" w:hAnsi="Times New Roman" w:cs="Times New Roman"/>
          <w:sz w:val="24"/>
          <w:szCs w:val="24"/>
        </w:rPr>
        <w:t xml:space="preserve">. Although </w:t>
      </w:r>
      <w:r w:rsidR="00766D58" w:rsidRPr="00E244CD">
        <w:rPr>
          <w:rFonts w:ascii="Times New Roman" w:eastAsia="Times New Roman" w:hAnsi="Times New Roman" w:cs="Times New Roman"/>
          <w:sz w:val="24"/>
          <w:szCs w:val="24"/>
        </w:rPr>
        <w:t xml:space="preserve">our </w:t>
      </w:r>
      <w:r w:rsidRPr="00E244CD">
        <w:rPr>
          <w:rFonts w:ascii="Times New Roman" w:eastAsia="Times New Roman" w:hAnsi="Times New Roman" w:cs="Times New Roman"/>
          <w:sz w:val="24"/>
          <w:szCs w:val="24"/>
        </w:rPr>
        <w:t xml:space="preserve">results support </w:t>
      </w:r>
      <w:r w:rsidR="002826FE" w:rsidRPr="00E244CD">
        <w:rPr>
          <w:rFonts w:ascii="Times New Roman" w:eastAsia="Times New Roman" w:hAnsi="Times New Roman" w:cs="Times New Roman"/>
          <w:sz w:val="24"/>
          <w:szCs w:val="24"/>
        </w:rPr>
        <w:t xml:space="preserve">the general </w:t>
      </w:r>
      <w:r w:rsidRPr="00E244CD">
        <w:rPr>
          <w:rFonts w:ascii="Times New Roman" w:eastAsia="Times New Roman" w:hAnsi="Times New Roman" w:cs="Times New Roman"/>
          <w:sz w:val="24"/>
          <w:szCs w:val="24"/>
        </w:rPr>
        <w:t xml:space="preserve">efficacy </w:t>
      </w:r>
      <w:r w:rsidR="002826FE" w:rsidRPr="00E244CD">
        <w:rPr>
          <w:rFonts w:ascii="Times New Roman" w:eastAsia="Times New Roman" w:hAnsi="Times New Roman" w:cs="Times New Roman"/>
          <w:sz w:val="24"/>
          <w:szCs w:val="24"/>
        </w:rPr>
        <w:t xml:space="preserve">of TGI </w:t>
      </w:r>
      <w:r w:rsidRPr="00E244CD">
        <w:rPr>
          <w:rFonts w:ascii="Times New Roman" w:eastAsia="Times New Roman" w:hAnsi="Times New Roman" w:cs="Times New Roman"/>
          <w:sz w:val="24"/>
          <w:szCs w:val="24"/>
        </w:rPr>
        <w:t xml:space="preserve">and warrant </w:t>
      </w:r>
      <w:r w:rsidR="002826FE" w:rsidRPr="00E244CD">
        <w:rPr>
          <w:rFonts w:ascii="Times New Roman" w:eastAsia="Times New Roman" w:hAnsi="Times New Roman" w:cs="Times New Roman"/>
          <w:sz w:val="24"/>
          <w:szCs w:val="24"/>
        </w:rPr>
        <w:t xml:space="preserve">its </w:t>
      </w:r>
      <w:r w:rsidRPr="00E244CD">
        <w:rPr>
          <w:rFonts w:ascii="Times New Roman" w:eastAsia="Times New Roman" w:hAnsi="Times New Roman" w:cs="Times New Roman"/>
          <w:sz w:val="24"/>
          <w:szCs w:val="24"/>
        </w:rPr>
        <w:t>use on empirical datasets</w:t>
      </w:r>
      <w:r w:rsidR="009421F4">
        <w:rPr>
          <w:rFonts w:ascii="Times New Roman" w:eastAsia="Times New Roman" w:hAnsi="Times New Roman" w:cs="Times New Roman"/>
          <w:sz w:val="24"/>
          <w:szCs w:val="24"/>
        </w:rPr>
        <w:t xml:space="preserve">, </w:t>
      </w:r>
      <w:r w:rsidR="00E073E3">
        <w:rPr>
          <w:rFonts w:ascii="Times New Roman" w:eastAsia="Times New Roman" w:hAnsi="Times New Roman" w:cs="Times New Roman"/>
          <w:sz w:val="24"/>
          <w:szCs w:val="24"/>
        </w:rPr>
        <w:t xml:space="preserve">we noted that the </w:t>
      </w:r>
      <w:del w:id="130" w:author="Patrick" w:date="2020-11-20T11:10:00Z">
        <w:r w:rsidR="00E073E3" w:rsidDel="000D5772">
          <w:rPr>
            <w:rFonts w:ascii="Times New Roman" w:eastAsia="Times New Roman" w:hAnsi="Times New Roman" w:cs="Times New Roman"/>
            <w:sz w:val="24"/>
            <w:szCs w:val="24"/>
          </w:rPr>
          <w:delText xml:space="preserve">accuracy </w:delText>
        </w:r>
      </w:del>
      <w:ins w:id="131" w:author="Patrick" w:date="2020-11-20T11:10:00Z">
        <w:r w:rsidR="000D5772">
          <w:rPr>
            <w:rFonts w:ascii="Times New Roman" w:eastAsia="Times New Roman" w:hAnsi="Times New Roman" w:cs="Times New Roman"/>
            <w:sz w:val="24"/>
            <w:szCs w:val="24"/>
          </w:rPr>
          <w:t xml:space="preserve">performance </w:t>
        </w:r>
      </w:ins>
      <w:r w:rsidR="00E073E3">
        <w:rPr>
          <w:rFonts w:ascii="Times New Roman" w:eastAsia="Times New Roman" w:hAnsi="Times New Roman" w:cs="Times New Roman"/>
          <w:sz w:val="24"/>
          <w:szCs w:val="24"/>
        </w:rPr>
        <w:t xml:space="preserve">of </w:t>
      </w:r>
      <w:ins w:id="132" w:author="Patrick" w:date="2020-11-20T11:10:00Z">
        <w:r w:rsidR="000D5772">
          <w:rPr>
            <w:rFonts w:ascii="Times New Roman" w:eastAsia="Times New Roman" w:hAnsi="Times New Roman" w:cs="Times New Roman"/>
            <w:sz w:val="24"/>
            <w:szCs w:val="24"/>
          </w:rPr>
          <w:t xml:space="preserve">the </w:t>
        </w:r>
      </w:ins>
      <w:r w:rsidR="00E073E3">
        <w:rPr>
          <w:rFonts w:ascii="Times New Roman" w:eastAsia="Times New Roman" w:hAnsi="Times New Roman" w:cs="Times New Roman"/>
          <w:sz w:val="24"/>
          <w:szCs w:val="24"/>
        </w:rPr>
        <w:t>TGI</w:t>
      </w:r>
      <w:r w:rsidRPr="00E244CD">
        <w:rPr>
          <w:rFonts w:ascii="Times New Roman" w:eastAsia="Times New Roman" w:hAnsi="Times New Roman" w:cs="Times New Roman"/>
          <w:sz w:val="24"/>
          <w:szCs w:val="24"/>
        </w:rPr>
        <w:t xml:space="preserve"> </w:t>
      </w:r>
      <w:ins w:id="133" w:author="Patrick" w:date="2020-11-20T11:10:00Z">
        <w:r w:rsidR="000D5772">
          <w:rPr>
            <w:rFonts w:ascii="Times New Roman" w:eastAsia="Times New Roman" w:hAnsi="Times New Roman" w:cs="Times New Roman"/>
            <w:sz w:val="24"/>
            <w:szCs w:val="24"/>
          </w:rPr>
          <w:t xml:space="preserve">approach was sensitive to </w:t>
        </w:r>
      </w:ins>
      <w:del w:id="134" w:author="Patrick" w:date="2020-11-20T11:10:00Z">
        <w:r w:rsidR="00E073E3" w:rsidDel="000D5772">
          <w:rPr>
            <w:rFonts w:ascii="Times New Roman" w:eastAsia="Times New Roman" w:hAnsi="Times New Roman" w:cs="Times New Roman"/>
            <w:sz w:val="24"/>
            <w:szCs w:val="24"/>
          </w:rPr>
          <w:delText>varied in relation to</w:delText>
        </w:r>
        <w:r w:rsidRPr="00E244CD" w:rsidDel="000D5772">
          <w:rPr>
            <w:rFonts w:ascii="Times New Roman" w:eastAsia="Times New Roman" w:hAnsi="Times New Roman" w:cs="Times New Roman"/>
            <w:sz w:val="24"/>
            <w:szCs w:val="24"/>
          </w:rPr>
          <w:delText xml:space="preserve"> </w:delText>
        </w:r>
        <w:r w:rsidR="00E073E3" w:rsidDel="000D5772">
          <w:rPr>
            <w:rFonts w:ascii="Times New Roman" w:eastAsia="Times New Roman" w:hAnsi="Times New Roman" w:cs="Times New Roman"/>
            <w:sz w:val="24"/>
            <w:szCs w:val="24"/>
          </w:rPr>
          <w:delText xml:space="preserve">the </w:delText>
        </w:r>
      </w:del>
      <w:r w:rsidRPr="00E244CD">
        <w:rPr>
          <w:rFonts w:ascii="Times New Roman" w:eastAsia="Times New Roman" w:hAnsi="Times New Roman" w:cs="Times New Roman"/>
          <w:sz w:val="24"/>
          <w:szCs w:val="24"/>
        </w:rPr>
        <w:t>dispersal</w:t>
      </w:r>
      <w:r w:rsidR="00E073E3">
        <w:rPr>
          <w:rFonts w:ascii="Times New Roman" w:eastAsia="Times New Roman" w:hAnsi="Times New Roman" w:cs="Times New Roman"/>
          <w:sz w:val="24"/>
          <w:szCs w:val="24"/>
        </w:rPr>
        <w:t xml:space="preserve"> capacity </w:t>
      </w:r>
      <w:del w:id="135" w:author="Patrick" w:date="2020-11-20T11:11:00Z">
        <w:r w:rsidR="00E073E3" w:rsidDel="000D5772">
          <w:rPr>
            <w:rFonts w:ascii="Times New Roman" w:eastAsia="Times New Roman" w:hAnsi="Times New Roman" w:cs="Times New Roman"/>
            <w:sz w:val="24"/>
            <w:szCs w:val="24"/>
          </w:rPr>
          <w:delText>of the population</w:delText>
        </w:r>
      </w:del>
      <w:r w:rsidRPr="00E244CD">
        <w:rPr>
          <w:rFonts w:ascii="Times New Roman" w:eastAsia="Times New Roman" w:hAnsi="Times New Roman" w:cs="Times New Roman"/>
          <w:sz w:val="24"/>
          <w:szCs w:val="24"/>
        </w:rPr>
        <w:t xml:space="preserve">, </w:t>
      </w:r>
      <w:del w:id="136" w:author="Patrick" w:date="2020-11-20T11:11:00Z">
        <w:r w:rsidR="00E073E3" w:rsidDel="000D5772">
          <w:rPr>
            <w:rFonts w:ascii="Times New Roman" w:eastAsia="Times New Roman" w:hAnsi="Times New Roman" w:cs="Times New Roman"/>
            <w:sz w:val="24"/>
            <w:szCs w:val="24"/>
          </w:rPr>
          <w:delText xml:space="preserve">the </w:delText>
        </w:r>
      </w:del>
      <w:r w:rsidRPr="00E244CD">
        <w:rPr>
          <w:rFonts w:ascii="Times New Roman" w:eastAsia="Times New Roman" w:hAnsi="Times New Roman" w:cs="Times New Roman"/>
          <w:sz w:val="24"/>
          <w:szCs w:val="24"/>
        </w:rPr>
        <w:t xml:space="preserve">spatial extent of the demographic event producing the genetic change, and </w:t>
      </w:r>
      <w:r w:rsidR="00E073E3">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time </w:t>
      </w:r>
      <w:r w:rsidR="00E073E3">
        <w:rPr>
          <w:rFonts w:ascii="Times New Roman" w:eastAsia="Times New Roman" w:hAnsi="Times New Roman" w:cs="Times New Roman"/>
          <w:sz w:val="24"/>
          <w:szCs w:val="24"/>
        </w:rPr>
        <w:t>difference</w:t>
      </w:r>
      <w:r w:rsidR="00E073E3"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between sampling and </w:t>
      </w:r>
      <w:r w:rsidR="00E073E3">
        <w:rPr>
          <w:rFonts w:ascii="Times New Roman" w:eastAsia="Times New Roman" w:hAnsi="Times New Roman" w:cs="Times New Roman"/>
          <w:sz w:val="24"/>
          <w:szCs w:val="24"/>
        </w:rPr>
        <w:t xml:space="preserve">the demographic </w:t>
      </w:r>
      <w:r w:rsidRPr="00E244CD">
        <w:rPr>
          <w:rFonts w:ascii="Times New Roman" w:eastAsia="Times New Roman" w:hAnsi="Times New Roman" w:cs="Times New Roman"/>
          <w:sz w:val="24"/>
          <w:szCs w:val="24"/>
        </w:rPr>
        <w:t>event</w:t>
      </w:r>
      <w:r w:rsidR="00E073E3">
        <w:rPr>
          <w:rFonts w:ascii="Times New Roman" w:eastAsia="Times New Roman" w:hAnsi="Times New Roman" w:cs="Times New Roman"/>
          <w:sz w:val="24"/>
          <w:szCs w:val="24"/>
        </w:rPr>
        <w:t>.</w:t>
      </w:r>
    </w:p>
    <w:p w14:paraId="57B63B66" w14:textId="7469794B" w:rsidR="00760250" w:rsidRPr="00E244CD" w:rsidRDefault="009421F4" w:rsidP="00182E94">
      <w:pPr>
        <w:spacing w:after="240" w:line="276" w:lineRule="auto"/>
        <w:rPr>
          <w:rFonts w:ascii="Times New Roman" w:eastAsia="Times New Roman" w:hAnsi="Times New Roman" w:cs="Times New Roman"/>
          <w:sz w:val="24"/>
          <w:szCs w:val="24"/>
        </w:rPr>
      </w:pPr>
      <w:del w:id="137" w:author="Patrick" w:date="2020-11-20T11:10:00Z">
        <w:r w:rsidRPr="009421F4" w:rsidDel="000D5772">
          <w:rPr>
            <w:rFonts w:ascii="Times New Roman" w:eastAsia="Times New Roman" w:hAnsi="Times New Roman" w:cs="Times New Roman"/>
            <w:sz w:val="24"/>
            <w:szCs w:val="24"/>
          </w:rPr>
          <w:delText>TGI can consistently and accurately identify populations that have experienced a demographic event.</w:delText>
        </w:r>
        <w:r w:rsidDel="000D5772">
          <w:rPr>
            <w:rFonts w:ascii="Times New Roman" w:eastAsia="Times New Roman" w:hAnsi="Times New Roman" w:cs="Times New Roman"/>
            <w:sz w:val="24"/>
            <w:szCs w:val="24"/>
          </w:rPr>
          <w:delText xml:space="preserve"> </w:delText>
        </w:r>
      </w:del>
      <w:del w:id="138" w:author="Patrick" w:date="2020-11-20T11:11:00Z">
        <w:r w:rsidRPr="00E244CD" w:rsidDel="000D5772">
          <w:rPr>
            <w:rFonts w:ascii="Times New Roman" w:eastAsia="Times New Roman" w:hAnsi="Times New Roman" w:cs="Times New Roman"/>
            <w:sz w:val="24"/>
            <w:szCs w:val="24"/>
          </w:rPr>
          <w:delText>A</w:delText>
        </w:r>
        <w:r w:rsidR="00D71F68" w:rsidDel="000D5772">
          <w:rPr>
            <w:rFonts w:ascii="Times New Roman" w:eastAsia="Times New Roman" w:hAnsi="Times New Roman" w:cs="Times New Roman"/>
            <w:sz w:val="24"/>
            <w:szCs w:val="24"/>
          </w:rPr>
          <w:delText>n</w:delText>
        </w:r>
        <w:r w:rsidRPr="00E244CD" w:rsidDel="000D5772">
          <w:rPr>
            <w:rFonts w:ascii="Times New Roman" w:eastAsia="Times New Roman" w:hAnsi="Times New Roman" w:cs="Times New Roman"/>
            <w:sz w:val="24"/>
            <w:szCs w:val="24"/>
          </w:rPr>
          <w:delText xml:space="preserve"> encouraging </w:delText>
        </w:r>
        <w:r w:rsidDel="000D5772">
          <w:rPr>
            <w:rFonts w:ascii="Times New Roman" w:eastAsia="Times New Roman" w:hAnsi="Times New Roman" w:cs="Times New Roman"/>
            <w:sz w:val="24"/>
            <w:szCs w:val="24"/>
          </w:rPr>
          <w:delText>indicator of</w:delText>
        </w:r>
        <w:r w:rsidRPr="00E244CD" w:rsidDel="000D5772">
          <w:rPr>
            <w:rFonts w:ascii="Times New Roman" w:eastAsia="Times New Roman" w:hAnsi="Times New Roman" w:cs="Times New Roman"/>
            <w:sz w:val="24"/>
            <w:szCs w:val="24"/>
          </w:rPr>
          <w:delText xml:space="preserve"> the efficacy of TGI was that e</w:delText>
        </w:r>
      </w:del>
      <w:ins w:id="139" w:author="Patrick" w:date="2020-11-20T11:11:00Z">
        <w:r w:rsidR="000D5772">
          <w:rPr>
            <w:rFonts w:ascii="Times New Roman" w:eastAsia="Times New Roman" w:hAnsi="Times New Roman" w:cs="Times New Roman"/>
            <w:sz w:val="24"/>
            <w:szCs w:val="24"/>
          </w:rPr>
          <w:t>E</w:t>
        </w:r>
      </w:ins>
      <w:r w:rsidRPr="00E244CD">
        <w:rPr>
          <w:rFonts w:ascii="Times New Roman" w:eastAsia="Times New Roman" w:hAnsi="Times New Roman" w:cs="Times New Roman"/>
          <w:sz w:val="24"/>
          <w:szCs w:val="24"/>
        </w:rPr>
        <w:t xml:space="preserve">xperimental FPR values were consistently lower than control FPR values, regardless of dispersal parameters (Fig. 4). This suggests that, following an atypical demographic event, </w:t>
      </w:r>
      <w:ins w:id="140" w:author="Patrick" w:date="2020-11-20T11:11:00Z">
        <w:r w:rsidR="000D5772">
          <w:rPr>
            <w:rFonts w:ascii="Times New Roman" w:eastAsia="Times New Roman" w:hAnsi="Times New Roman" w:cs="Times New Roman"/>
            <w:sz w:val="24"/>
            <w:szCs w:val="24"/>
          </w:rPr>
          <w:t xml:space="preserve">using TGI, </w:t>
        </w:r>
      </w:ins>
      <w:commentRangeStart w:id="141"/>
      <w:r w:rsidRPr="00E244CD">
        <w:rPr>
          <w:rFonts w:ascii="Times New Roman" w:eastAsia="Times New Roman" w:hAnsi="Times New Roman" w:cs="Times New Roman"/>
          <w:sz w:val="24"/>
          <w:szCs w:val="24"/>
        </w:rPr>
        <w:t xml:space="preserve">we were always more likely to correctly </w:t>
      </w:r>
      <w:commentRangeEnd w:id="141"/>
      <w:r w:rsidR="000D5772">
        <w:rPr>
          <w:rStyle w:val="CommentReference"/>
        </w:rPr>
        <w:commentReference w:id="141"/>
      </w:r>
      <w:r w:rsidRPr="00E244CD">
        <w:rPr>
          <w:rFonts w:ascii="Times New Roman" w:eastAsia="Times New Roman" w:hAnsi="Times New Roman" w:cs="Times New Roman"/>
          <w:sz w:val="24"/>
          <w:szCs w:val="24"/>
        </w:rPr>
        <w:t xml:space="preserve">identify a population as having been affected. </w:t>
      </w:r>
      <w:r>
        <w:rPr>
          <w:rFonts w:ascii="Times New Roman" w:eastAsia="Times New Roman" w:hAnsi="Times New Roman" w:cs="Times New Roman"/>
          <w:sz w:val="24"/>
          <w:szCs w:val="24"/>
        </w:rPr>
        <w:t xml:space="preserve">Among the control simulations, simulations with higher dispersal capacity had a </w:t>
      </w:r>
      <w:r w:rsidRPr="00E244CD">
        <w:rPr>
          <w:rFonts w:ascii="Times New Roman" w:eastAsia="Times New Roman" w:hAnsi="Times New Roman" w:cs="Times New Roman"/>
          <w:sz w:val="24"/>
          <w:szCs w:val="24"/>
        </w:rPr>
        <w:t xml:space="preserve">lower FPR (Fig. 4). Control FPR values were generally at least twice as high as the maximum experimental FPR values (L1, M1), regardless of the </w:t>
      </w:r>
      <w:r>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threshold used. This means that</w:t>
      </w:r>
      <w:r>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even for the lowest-performing scenarios in our simulations, TGI was much more effective at avoiding false positives in the presence of an event than in </w:t>
      </w:r>
      <w:r>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absence</w:t>
      </w:r>
      <w:r>
        <w:rPr>
          <w:rFonts w:ascii="Times New Roman" w:eastAsia="Times New Roman" w:hAnsi="Times New Roman" w:cs="Times New Roman"/>
          <w:sz w:val="24"/>
          <w:szCs w:val="24"/>
        </w:rPr>
        <w:t xml:space="preserve"> of one</w:t>
      </w:r>
      <w:r w:rsidRPr="00E244CD">
        <w:rPr>
          <w:rFonts w:ascii="Times New Roman" w:eastAsia="Times New Roman" w:hAnsi="Times New Roman" w:cs="Times New Roman"/>
          <w:sz w:val="24"/>
          <w:szCs w:val="24"/>
        </w:rPr>
        <w:t>.</w:t>
      </w:r>
    </w:p>
    <w:p w14:paraId="05119ABD" w14:textId="77777777" w:rsidR="00760250" w:rsidRPr="00E244CD" w:rsidRDefault="00760250" w:rsidP="00182E94">
      <w:pPr>
        <w:pStyle w:val="Heading2"/>
        <w:spacing w:after="240" w:line="276" w:lineRule="auto"/>
      </w:pPr>
      <w:r w:rsidRPr="00E244CD">
        <w:rPr>
          <w:lang w:val="en-US"/>
        </w:rPr>
        <w:t xml:space="preserve">Dispersal </w:t>
      </w:r>
    </w:p>
    <w:p w14:paraId="0F6A009B" w14:textId="07CEC9CE" w:rsidR="00760250" w:rsidRPr="00E244CD" w:rsidRDefault="00766D58"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D</w:t>
      </w:r>
      <w:r w:rsidR="00760250" w:rsidRPr="00E244CD">
        <w:rPr>
          <w:rFonts w:ascii="Times New Roman" w:eastAsia="Times New Roman" w:hAnsi="Times New Roman" w:cs="Times New Roman"/>
          <w:sz w:val="24"/>
          <w:szCs w:val="24"/>
        </w:rPr>
        <w:t>ispersal capacity influenced our ability to detect temporal changes in genetic diversity</w:t>
      </w:r>
      <w:r w:rsidRPr="00E244CD">
        <w:rPr>
          <w:rFonts w:ascii="Times New Roman" w:eastAsia="Times New Roman" w:hAnsi="Times New Roman" w:cs="Times New Roman"/>
          <w:sz w:val="24"/>
          <w:szCs w:val="24"/>
        </w:rPr>
        <w:t xml:space="preserve">, as the </w:t>
      </w:r>
      <w:r w:rsidR="00760250" w:rsidRPr="00E244CD">
        <w:rPr>
          <w:rFonts w:ascii="Times New Roman" w:eastAsia="Times New Roman" w:hAnsi="Times New Roman" w:cs="Times New Roman"/>
          <w:sz w:val="24"/>
          <w:szCs w:val="24"/>
        </w:rPr>
        <w:t xml:space="preserve">FNR generally increased with dispersal </w:t>
      </w:r>
      <w:del w:id="142" w:author="Patrick" w:date="2020-11-20T11:12:00Z">
        <w:r w:rsidR="00760250" w:rsidRPr="00E244CD" w:rsidDel="000D5772">
          <w:rPr>
            <w:rFonts w:ascii="Times New Roman" w:eastAsia="Times New Roman" w:hAnsi="Times New Roman" w:cs="Times New Roman"/>
            <w:sz w:val="24"/>
            <w:szCs w:val="24"/>
          </w:rPr>
          <w:delText xml:space="preserve">intensity </w:delText>
        </w:r>
      </w:del>
      <w:commentRangeStart w:id="143"/>
      <w:ins w:id="144" w:author="Patrick" w:date="2020-11-20T11:12:00Z">
        <w:r w:rsidR="000D5772">
          <w:rPr>
            <w:rFonts w:ascii="Times New Roman" w:eastAsia="Times New Roman" w:hAnsi="Times New Roman" w:cs="Times New Roman"/>
            <w:sz w:val="24"/>
            <w:szCs w:val="24"/>
          </w:rPr>
          <w:t>capacity</w:t>
        </w:r>
        <w:commentRangeEnd w:id="143"/>
        <w:r w:rsidR="000D5772">
          <w:rPr>
            <w:rStyle w:val="CommentReference"/>
          </w:rPr>
          <w:commentReference w:id="143"/>
        </w:r>
        <w:r w:rsidR="000D5772"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(Fig. 3). </w:t>
      </w:r>
      <w:r w:rsidR="002826FE" w:rsidRPr="00E244CD">
        <w:rPr>
          <w:rFonts w:ascii="Times New Roman" w:eastAsia="Times New Roman" w:hAnsi="Times New Roman" w:cs="Times New Roman"/>
          <w:sz w:val="24"/>
          <w:szCs w:val="24"/>
        </w:rPr>
        <w:t xml:space="preserve">However, </w:t>
      </w:r>
      <w:r w:rsidR="00760250" w:rsidRPr="00E244CD">
        <w:rPr>
          <w:rFonts w:ascii="Times New Roman" w:eastAsia="Times New Roman" w:hAnsi="Times New Roman" w:cs="Times New Roman"/>
          <w:sz w:val="24"/>
          <w:szCs w:val="24"/>
        </w:rPr>
        <w:t xml:space="preserve">only one scenario (H3; Table 1) exhibited </w:t>
      </w:r>
      <w:r w:rsidR="002826FE" w:rsidRPr="00E244CD">
        <w:rPr>
          <w:rFonts w:ascii="Times New Roman" w:eastAsia="Times New Roman" w:hAnsi="Times New Roman" w:cs="Times New Roman"/>
          <w:sz w:val="24"/>
          <w:szCs w:val="24"/>
        </w:rPr>
        <w:t xml:space="preserve">FNR </w:t>
      </w:r>
      <w:r w:rsidR="00760250" w:rsidRPr="00E244CD">
        <w:rPr>
          <w:rFonts w:ascii="Times New Roman" w:eastAsia="Times New Roman" w:hAnsi="Times New Roman" w:cs="Times New Roman"/>
          <w:sz w:val="24"/>
          <w:szCs w:val="24"/>
        </w:rPr>
        <w:t>values above a very conservative limit of 1%, regardless of the p-value threshold used (Fig. 3</w:t>
      </w:r>
      <w:r w:rsidR="002826F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Of </w:t>
      </w:r>
      <w:r w:rsidR="00760250" w:rsidRPr="00E244CD">
        <w:rPr>
          <w:rFonts w:ascii="Times New Roman" w:eastAsia="Times New Roman" w:hAnsi="Times New Roman" w:cs="Times New Roman"/>
          <w:sz w:val="24"/>
          <w:szCs w:val="24"/>
        </w:rPr>
        <w:t xml:space="preserve">the four scenarios </w:t>
      </w:r>
      <w:r w:rsidRPr="00E244CD">
        <w:rPr>
          <w:rFonts w:ascii="Times New Roman" w:eastAsia="Times New Roman" w:hAnsi="Times New Roman" w:cs="Times New Roman"/>
          <w:sz w:val="24"/>
          <w:szCs w:val="24"/>
        </w:rPr>
        <w:t>that did not achieve an</w:t>
      </w:r>
      <w:r w:rsidR="00760250" w:rsidRPr="00E244CD">
        <w:rPr>
          <w:rFonts w:ascii="Times New Roman" w:eastAsia="Times New Roman" w:hAnsi="Times New Roman" w:cs="Times New Roman"/>
          <w:sz w:val="24"/>
          <w:szCs w:val="24"/>
        </w:rPr>
        <w:t xml:space="preserve"> average FNR of 0 (L3, M3, H2, </w:t>
      </w:r>
      <w:r w:rsidR="002826FE" w:rsidRPr="00E244CD">
        <w:rPr>
          <w:rFonts w:ascii="Times New Roman" w:eastAsia="Times New Roman" w:hAnsi="Times New Roman" w:cs="Times New Roman"/>
          <w:sz w:val="24"/>
          <w:szCs w:val="24"/>
        </w:rPr>
        <w:t xml:space="preserve">and </w:t>
      </w:r>
      <w:r w:rsidR="00760250" w:rsidRPr="00E244CD">
        <w:rPr>
          <w:rFonts w:ascii="Times New Roman" w:eastAsia="Times New Roman" w:hAnsi="Times New Roman" w:cs="Times New Roman"/>
          <w:sz w:val="24"/>
          <w:szCs w:val="24"/>
        </w:rPr>
        <w:t xml:space="preserve">H3), two involved high dispersal. </w:t>
      </w:r>
      <w:r w:rsidR="002826FE" w:rsidRPr="00E244CD">
        <w:rPr>
          <w:rFonts w:ascii="Times New Roman" w:eastAsia="Times New Roman" w:hAnsi="Times New Roman" w:cs="Times New Roman"/>
          <w:sz w:val="24"/>
          <w:szCs w:val="24"/>
        </w:rPr>
        <w:t>When we</w:t>
      </w:r>
      <w:r w:rsidR="00760250" w:rsidRPr="00E244CD">
        <w:rPr>
          <w:rFonts w:ascii="Times New Roman" w:eastAsia="Times New Roman" w:hAnsi="Times New Roman" w:cs="Times New Roman"/>
          <w:sz w:val="24"/>
          <w:szCs w:val="24"/>
        </w:rPr>
        <w:t xml:space="preserve"> average</w:t>
      </w:r>
      <w:r w:rsidR="002826FE" w:rsidRPr="00E244CD">
        <w:rPr>
          <w:rFonts w:ascii="Times New Roman" w:eastAsia="Times New Roman" w:hAnsi="Times New Roman" w:cs="Times New Roman"/>
          <w:sz w:val="24"/>
          <w:szCs w:val="24"/>
        </w:rPr>
        <w:t>d the FNR values</w:t>
      </w:r>
      <w:r w:rsidR="00760250" w:rsidRPr="00E244CD">
        <w:rPr>
          <w:rFonts w:ascii="Times New Roman" w:eastAsia="Times New Roman" w:hAnsi="Times New Roman" w:cs="Times New Roman"/>
          <w:sz w:val="24"/>
          <w:szCs w:val="24"/>
        </w:rPr>
        <w:t xml:space="preserve"> </w:t>
      </w:r>
      <w:r w:rsidR="002826FE" w:rsidRPr="00E244CD">
        <w:rPr>
          <w:rFonts w:ascii="Times New Roman" w:eastAsia="Times New Roman" w:hAnsi="Times New Roman" w:cs="Times New Roman"/>
          <w:sz w:val="24"/>
          <w:szCs w:val="24"/>
        </w:rPr>
        <w:t xml:space="preserve">calculated at the traditional p &lt; 0.05 threshold across </w:t>
      </w:r>
      <w:r w:rsidR="00760250" w:rsidRPr="00E244CD">
        <w:rPr>
          <w:rFonts w:ascii="Times New Roman" w:eastAsia="Times New Roman" w:hAnsi="Times New Roman" w:cs="Times New Roman"/>
          <w:sz w:val="24"/>
          <w:szCs w:val="24"/>
        </w:rPr>
        <w:t>scenarios sharing the same dispersal parameters (e.g.</w:t>
      </w:r>
      <w:r w:rsidR="00760250" w:rsidRPr="00E244CD">
        <w:rPr>
          <w:rFonts w:ascii="Times New Roman" w:eastAsia="Times New Roman" w:hAnsi="Times New Roman" w:cs="Times New Roman"/>
          <w:i/>
          <w:sz w:val="24"/>
          <w:szCs w:val="24"/>
        </w:rPr>
        <w:t xml:space="preserve"> </w:t>
      </w:r>
      <w:r w:rsidR="00760250" w:rsidRPr="00E244CD">
        <w:rPr>
          <w:rFonts w:ascii="Times New Roman" w:eastAsia="Times New Roman" w:hAnsi="Times New Roman" w:cs="Times New Roman"/>
          <w:sz w:val="24"/>
          <w:szCs w:val="24"/>
        </w:rPr>
        <w:t xml:space="preserve">one </w:t>
      </w:r>
      <w:r w:rsidR="002826FE" w:rsidRPr="00E244CD">
        <w:rPr>
          <w:rFonts w:ascii="Times New Roman" w:eastAsia="Times New Roman" w:hAnsi="Times New Roman" w:cs="Times New Roman"/>
          <w:sz w:val="24"/>
          <w:szCs w:val="24"/>
        </w:rPr>
        <w:t xml:space="preserve">averaged FNR </w:t>
      </w:r>
      <w:r w:rsidR="00760250" w:rsidRPr="00E244CD">
        <w:rPr>
          <w:rFonts w:ascii="Times New Roman" w:eastAsia="Times New Roman" w:hAnsi="Times New Roman" w:cs="Times New Roman"/>
          <w:sz w:val="24"/>
          <w:szCs w:val="24"/>
        </w:rPr>
        <w:t xml:space="preserve">value for L1, L2, and L3 grouped together), </w:t>
      </w:r>
      <w:r w:rsidR="002826FE" w:rsidRPr="00E244CD">
        <w:rPr>
          <w:rFonts w:ascii="Times New Roman" w:eastAsia="Times New Roman" w:hAnsi="Times New Roman" w:cs="Times New Roman"/>
          <w:sz w:val="24"/>
          <w:szCs w:val="24"/>
        </w:rPr>
        <w:t>the</w:t>
      </w:r>
      <w:r w:rsidR="00760250" w:rsidRPr="00E244CD">
        <w:rPr>
          <w:rFonts w:ascii="Times New Roman" w:eastAsia="Times New Roman" w:hAnsi="Times New Roman" w:cs="Times New Roman"/>
          <w:sz w:val="24"/>
          <w:szCs w:val="24"/>
        </w:rPr>
        <w:t xml:space="preserve"> mean FNRs </w:t>
      </w:r>
      <w:r w:rsidR="002826FE" w:rsidRPr="00E244CD">
        <w:rPr>
          <w:rFonts w:ascii="Times New Roman" w:eastAsia="Times New Roman" w:hAnsi="Times New Roman" w:cs="Times New Roman"/>
          <w:sz w:val="24"/>
          <w:szCs w:val="24"/>
        </w:rPr>
        <w:t xml:space="preserve">were </w:t>
      </w:r>
      <w:r w:rsidR="00760250" w:rsidRPr="00E244CD">
        <w:rPr>
          <w:rFonts w:ascii="Times New Roman" w:eastAsia="Times New Roman" w:hAnsi="Times New Roman" w:cs="Times New Roman"/>
          <w:sz w:val="24"/>
          <w:szCs w:val="24"/>
        </w:rPr>
        <w:t xml:space="preserve">0.0037 (0.0007 - 0.0066; 95% </w:t>
      </w:r>
      <w:r w:rsidR="002826FE" w:rsidRPr="00E244CD">
        <w:rPr>
          <w:rFonts w:ascii="Times New Roman" w:eastAsia="Times New Roman" w:hAnsi="Times New Roman" w:cs="Times New Roman"/>
          <w:sz w:val="24"/>
          <w:szCs w:val="24"/>
        </w:rPr>
        <w:t>confidence interval [CI]</w:t>
      </w:r>
      <w:r w:rsidR="00760250" w:rsidRPr="00E244CD">
        <w:rPr>
          <w:rFonts w:ascii="Times New Roman" w:eastAsia="Times New Roman" w:hAnsi="Times New Roman" w:cs="Times New Roman"/>
          <w:sz w:val="24"/>
          <w:szCs w:val="24"/>
        </w:rPr>
        <w:t>) for low dispersal, 0.0049 (0.0015 - 0.0083; 95% CI) for moderate dispersal, and 0.0108 (0.0055 - 0.0161; 95% CI) for high dispersal.</w:t>
      </w:r>
      <w:r w:rsidR="00986514" w:rsidRPr="00E244CD">
        <w:rPr>
          <w:rFonts w:ascii="Times New Roman" w:eastAsia="Times New Roman" w:hAnsi="Times New Roman" w:cs="Times New Roman"/>
          <w:sz w:val="24"/>
          <w:szCs w:val="24"/>
        </w:rPr>
        <w:t xml:space="preserve"> </w:t>
      </w:r>
    </w:p>
    <w:p w14:paraId="70A5F9C5" w14:textId="32BE2546" w:rsidR="00760250" w:rsidRPr="00E244CD" w:rsidRDefault="00766D58"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lastRenderedPageBreak/>
        <w:t xml:space="preserve">In contrast, dispersal capacity did not substantially affect the </w:t>
      </w:r>
      <w:r w:rsidR="00760250" w:rsidRPr="00E244CD">
        <w:rPr>
          <w:rFonts w:ascii="Times New Roman" w:eastAsia="Times New Roman" w:hAnsi="Times New Roman" w:cs="Times New Roman"/>
          <w:sz w:val="24"/>
          <w:szCs w:val="24"/>
        </w:rPr>
        <w:t>FPR</w:t>
      </w:r>
      <w:del w:id="145" w:author="Patrick" w:date="2020-11-20T11:16:00Z">
        <w:r w:rsidR="00BD5B94" w:rsidDel="00F73A5E">
          <w:rPr>
            <w:rFonts w:ascii="Times New Roman" w:eastAsia="Times New Roman" w:hAnsi="Times New Roman" w:cs="Times New Roman"/>
            <w:sz w:val="24"/>
            <w:szCs w:val="24"/>
          </w:rPr>
          <w:delText>, as</w:delText>
        </w:r>
        <w:r w:rsidR="00760250" w:rsidRPr="00E244CD" w:rsidDel="00F73A5E">
          <w:rPr>
            <w:rFonts w:ascii="Times New Roman" w:eastAsia="Times New Roman" w:hAnsi="Times New Roman" w:cs="Times New Roman"/>
            <w:sz w:val="24"/>
            <w:szCs w:val="24"/>
          </w:rPr>
          <w:delText xml:space="preserve"> </w:delText>
        </w:r>
        <w:r w:rsidR="00400D4B" w:rsidDel="00F73A5E">
          <w:rPr>
            <w:rFonts w:ascii="Times New Roman" w:eastAsia="Times New Roman" w:hAnsi="Times New Roman" w:cs="Times New Roman"/>
            <w:sz w:val="24"/>
            <w:szCs w:val="24"/>
          </w:rPr>
          <w:delText>low</w:delText>
        </w:r>
        <w:r w:rsidR="00BD5B94" w:rsidRPr="00E244CD" w:rsidDel="00F73A5E">
          <w:rPr>
            <w:rFonts w:ascii="Times New Roman" w:eastAsia="Times New Roman" w:hAnsi="Times New Roman" w:cs="Times New Roman"/>
            <w:sz w:val="24"/>
            <w:szCs w:val="24"/>
          </w:rPr>
          <w:delText xml:space="preserve"> </w:delText>
        </w:r>
        <w:r w:rsidR="00760250" w:rsidRPr="00E244CD" w:rsidDel="00F73A5E">
          <w:rPr>
            <w:rFonts w:ascii="Times New Roman" w:eastAsia="Times New Roman" w:hAnsi="Times New Roman" w:cs="Times New Roman"/>
            <w:sz w:val="24"/>
            <w:szCs w:val="24"/>
          </w:rPr>
          <w:delText xml:space="preserve">dispersal did not consistently result in </w:delText>
        </w:r>
        <w:r w:rsidR="00FF1AA4" w:rsidRPr="00E244CD" w:rsidDel="00F73A5E">
          <w:rPr>
            <w:rFonts w:ascii="Times New Roman" w:eastAsia="Times New Roman" w:hAnsi="Times New Roman" w:cs="Times New Roman"/>
            <w:sz w:val="24"/>
            <w:szCs w:val="24"/>
          </w:rPr>
          <w:delText xml:space="preserve">a </w:delText>
        </w:r>
        <w:r w:rsidR="00760250" w:rsidRPr="00E244CD" w:rsidDel="00F73A5E">
          <w:rPr>
            <w:rFonts w:ascii="Times New Roman" w:eastAsia="Times New Roman" w:hAnsi="Times New Roman" w:cs="Times New Roman"/>
            <w:sz w:val="24"/>
            <w:szCs w:val="24"/>
          </w:rPr>
          <w:delText>higher FPR than moderate or high dispersal</w:delText>
        </w:r>
      </w:del>
      <w:r w:rsidR="00760250" w:rsidRPr="00E244CD">
        <w:rPr>
          <w:rFonts w:ascii="Times New Roman" w:eastAsia="Times New Roman" w:hAnsi="Times New Roman" w:cs="Times New Roman"/>
          <w:sz w:val="24"/>
          <w:szCs w:val="24"/>
        </w:rPr>
        <w:t xml:space="preserve"> (Fig. 4). </w:t>
      </w:r>
      <w:del w:id="146" w:author="Patrick" w:date="2020-11-20T11:16:00Z">
        <w:r w:rsidR="00760250" w:rsidRPr="00E244CD" w:rsidDel="00F73A5E">
          <w:rPr>
            <w:rFonts w:ascii="Times New Roman" w:eastAsia="Times New Roman" w:hAnsi="Times New Roman" w:cs="Times New Roman"/>
            <w:sz w:val="24"/>
            <w:szCs w:val="24"/>
          </w:rPr>
          <w:delText xml:space="preserve">Indeed, </w:delText>
        </w:r>
        <w:r w:rsidR="00FF1AA4" w:rsidRPr="00E244CD" w:rsidDel="00F73A5E">
          <w:rPr>
            <w:rFonts w:ascii="Times New Roman" w:eastAsia="Times New Roman" w:hAnsi="Times New Roman" w:cs="Times New Roman"/>
            <w:sz w:val="24"/>
            <w:szCs w:val="24"/>
          </w:rPr>
          <w:delText>t</w:delText>
        </w:r>
      </w:del>
      <w:ins w:id="147" w:author="Patrick" w:date="2020-11-20T11:16:00Z">
        <w:r w:rsidR="00F73A5E">
          <w:rPr>
            <w:rFonts w:ascii="Times New Roman" w:eastAsia="Times New Roman" w:hAnsi="Times New Roman" w:cs="Times New Roman"/>
            <w:sz w:val="24"/>
            <w:szCs w:val="24"/>
          </w:rPr>
          <w:t>T</w:t>
        </w:r>
      </w:ins>
      <w:r w:rsidR="00FF1AA4" w:rsidRPr="00E244CD">
        <w:rPr>
          <w:rFonts w:ascii="Times New Roman" w:eastAsia="Times New Roman" w:hAnsi="Times New Roman" w:cs="Times New Roman"/>
          <w:sz w:val="24"/>
          <w:szCs w:val="24"/>
        </w:rPr>
        <w:t xml:space="preserve">here </w:t>
      </w:r>
      <w:r w:rsidR="007A704E" w:rsidRPr="00E244CD">
        <w:rPr>
          <w:rFonts w:ascii="Times New Roman" w:eastAsia="Times New Roman" w:hAnsi="Times New Roman" w:cs="Times New Roman"/>
          <w:sz w:val="24"/>
          <w:szCs w:val="24"/>
        </w:rPr>
        <w:t>were</w:t>
      </w:r>
      <w:r w:rsidR="00FF1AA4" w:rsidRPr="00E244CD">
        <w:rPr>
          <w:rFonts w:ascii="Times New Roman" w:eastAsia="Times New Roman" w:hAnsi="Times New Roman" w:cs="Times New Roman"/>
          <w:sz w:val="24"/>
          <w:szCs w:val="24"/>
        </w:rPr>
        <w:t xml:space="preserve"> </w:t>
      </w:r>
      <w:ins w:id="148" w:author="Patrick" w:date="2020-11-20T11:17:00Z">
        <w:r w:rsidR="00F73A5E">
          <w:rPr>
            <w:rFonts w:ascii="Times New Roman" w:eastAsia="Times New Roman" w:hAnsi="Times New Roman" w:cs="Times New Roman"/>
            <w:sz w:val="24"/>
            <w:szCs w:val="24"/>
          </w:rPr>
          <w:t xml:space="preserve">also </w:t>
        </w:r>
      </w:ins>
      <w:r w:rsidR="00FF1AA4" w:rsidRPr="00E244CD">
        <w:rPr>
          <w:rFonts w:ascii="Times New Roman" w:eastAsia="Times New Roman" w:hAnsi="Times New Roman" w:cs="Times New Roman"/>
          <w:sz w:val="24"/>
          <w:szCs w:val="24"/>
        </w:rPr>
        <w:t xml:space="preserve">no consistent trends </w:t>
      </w:r>
      <w:ins w:id="149" w:author="Patrick" w:date="2020-11-20T11:17:00Z">
        <w:r w:rsidR="00F73A5E">
          <w:rPr>
            <w:rFonts w:ascii="Times New Roman" w:eastAsia="Times New Roman" w:hAnsi="Times New Roman" w:cs="Times New Roman"/>
            <w:sz w:val="24"/>
            <w:szCs w:val="24"/>
          </w:rPr>
          <w:t xml:space="preserve">in </w:t>
        </w:r>
        <w:commentRangeStart w:id="150"/>
        <w:r w:rsidR="00F73A5E">
          <w:rPr>
            <w:rFonts w:ascii="Times New Roman" w:eastAsia="Times New Roman" w:hAnsi="Times New Roman" w:cs="Times New Roman"/>
            <w:sz w:val="24"/>
            <w:szCs w:val="24"/>
          </w:rPr>
          <w:t xml:space="preserve">FPR </w:t>
        </w:r>
        <w:commentRangeEnd w:id="150"/>
        <w:r w:rsidR="00F73A5E">
          <w:rPr>
            <w:rStyle w:val="CommentReference"/>
          </w:rPr>
          <w:commentReference w:id="150"/>
        </w:r>
      </w:ins>
      <w:r w:rsidR="00FF1AA4" w:rsidRPr="00E244CD">
        <w:rPr>
          <w:rFonts w:ascii="Times New Roman" w:eastAsia="Times New Roman" w:hAnsi="Times New Roman" w:cs="Times New Roman"/>
          <w:sz w:val="24"/>
          <w:szCs w:val="24"/>
        </w:rPr>
        <w:t>when comparing scenarios with the</w:t>
      </w:r>
      <w:r w:rsidR="00760250" w:rsidRPr="00E244CD">
        <w:rPr>
          <w:rFonts w:ascii="Times New Roman" w:eastAsia="Times New Roman" w:hAnsi="Times New Roman" w:cs="Times New Roman"/>
          <w:sz w:val="24"/>
          <w:szCs w:val="24"/>
        </w:rPr>
        <w:t xml:space="preserve"> same </w:t>
      </w:r>
      <w:commentRangeStart w:id="151"/>
      <w:r w:rsidR="00760250" w:rsidRPr="00E244CD">
        <w:rPr>
          <w:rFonts w:ascii="Times New Roman" w:eastAsia="Times New Roman" w:hAnsi="Times New Roman" w:cs="Times New Roman"/>
          <w:sz w:val="24"/>
          <w:szCs w:val="24"/>
        </w:rPr>
        <w:t>number of affected populations</w:t>
      </w:r>
      <w:commentRangeEnd w:id="151"/>
      <w:r w:rsidR="00F73A5E">
        <w:rPr>
          <w:rStyle w:val="CommentReference"/>
        </w:rPr>
        <w:commentReference w:id="151"/>
      </w:r>
      <w:r w:rsidR="00FF1AA4"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L1 </w:t>
      </w:r>
      <w:r w:rsidR="007A704E" w:rsidRPr="00E244CD">
        <w:rPr>
          <w:rFonts w:ascii="Times New Roman" w:eastAsia="Times New Roman" w:hAnsi="Times New Roman" w:cs="Times New Roman"/>
          <w:sz w:val="24"/>
          <w:szCs w:val="24"/>
        </w:rPr>
        <w:t xml:space="preserve">had </w:t>
      </w:r>
      <w:r w:rsidR="00760250" w:rsidRPr="00E244CD">
        <w:rPr>
          <w:rFonts w:ascii="Times New Roman" w:eastAsia="Times New Roman" w:hAnsi="Times New Roman" w:cs="Times New Roman"/>
          <w:sz w:val="24"/>
          <w:szCs w:val="24"/>
        </w:rPr>
        <w:t>slightly higher values than M1 and H1</w:t>
      </w:r>
      <w:r w:rsidR="00FF1AA4"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L2 </w:t>
      </w:r>
      <w:r w:rsidR="007A704E" w:rsidRPr="00E244CD">
        <w:rPr>
          <w:rFonts w:ascii="Times New Roman" w:eastAsia="Times New Roman" w:hAnsi="Times New Roman" w:cs="Times New Roman"/>
          <w:sz w:val="24"/>
          <w:szCs w:val="24"/>
        </w:rPr>
        <w:t xml:space="preserve">had </w:t>
      </w:r>
      <w:r w:rsidR="00760250" w:rsidRPr="00E244CD">
        <w:rPr>
          <w:rFonts w:ascii="Times New Roman" w:eastAsia="Times New Roman" w:hAnsi="Times New Roman" w:cs="Times New Roman"/>
          <w:sz w:val="24"/>
          <w:szCs w:val="24"/>
        </w:rPr>
        <w:t>slightly lower values than M2 and H2</w:t>
      </w:r>
      <w:r w:rsidR="00FF1AA4"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and L3 </w:t>
      </w:r>
      <w:r w:rsidR="007A704E" w:rsidRPr="00E244CD">
        <w:rPr>
          <w:rFonts w:ascii="Times New Roman" w:eastAsia="Times New Roman" w:hAnsi="Times New Roman" w:cs="Times New Roman"/>
          <w:sz w:val="24"/>
          <w:szCs w:val="24"/>
        </w:rPr>
        <w:t xml:space="preserve">had </w:t>
      </w:r>
      <w:r w:rsidR="00760250" w:rsidRPr="00E244CD">
        <w:rPr>
          <w:rFonts w:ascii="Times New Roman" w:eastAsia="Times New Roman" w:hAnsi="Times New Roman" w:cs="Times New Roman"/>
          <w:sz w:val="24"/>
          <w:szCs w:val="24"/>
        </w:rPr>
        <w:t xml:space="preserve">intermediate values between </w:t>
      </w:r>
      <w:r w:rsidR="00FF1AA4" w:rsidRPr="00E244CD">
        <w:rPr>
          <w:rFonts w:ascii="Times New Roman" w:eastAsia="Times New Roman" w:hAnsi="Times New Roman" w:cs="Times New Roman"/>
          <w:sz w:val="24"/>
          <w:szCs w:val="24"/>
        </w:rPr>
        <w:t xml:space="preserve">those </w:t>
      </w:r>
      <w:r w:rsidR="00760250" w:rsidRPr="00E244CD">
        <w:rPr>
          <w:rFonts w:ascii="Times New Roman" w:eastAsia="Times New Roman" w:hAnsi="Times New Roman" w:cs="Times New Roman"/>
          <w:sz w:val="24"/>
          <w:szCs w:val="24"/>
        </w:rPr>
        <w:t xml:space="preserve">of M3 and H3. </w:t>
      </w:r>
      <w:r w:rsidR="00FF1AA4" w:rsidRPr="00E244CD">
        <w:rPr>
          <w:rFonts w:ascii="Times New Roman" w:eastAsia="Times New Roman" w:hAnsi="Times New Roman" w:cs="Times New Roman"/>
          <w:sz w:val="24"/>
          <w:szCs w:val="24"/>
        </w:rPr>
        <w:t xml:space="preserve">Average </w:t>
      </w:r>
      <w:r w:rsidR="00760250" w:rsidRPr="00E244CD">
        <w:rPr>
          <w:rFonts w:ascii="Times New Roman" w:eastAsia="Times New Roman" w:hAnsi="Times New Roman" w:cs="Times New Roman"/>
          <w:sz w:val="24"/>
          <w:szCs w:val="24"/>
        </w:rPr>
        <w:t xml:space="preserve">FPR </w:t>
      </w:r>
      <w:r w:rsidR="00FF1AA4" w:rsidRPr="00E244CD">
        <w:rPr>
          <w:rFonts w:ascii="Times New Roman" w:eastAsia="Times New Roman" w:hAnsi="Times New Roman" w:cs="Times New Roman"/>
          <w:sz w:val="24"/>
          <w:szCs w:val="24"/>
        </w:rPr>
        <w:t xml:space="preserve">values for </w:t>
      </w:r>
      <w:r w:rsidR="00760250" w:rsidRPr="00E244CD">
        <w:rPr>
          <w:rFonts w:ascii="Times New Roman" w:eastAsia="Times New Roman" w:hAnsi="Times New Roman" w:cs="Times New Roman"/>
          <w:sz w:val="24"/>
          <w:szCs w:val="24"/>
        </w:rPr>
        <w:t xml:space="preserve">scenarios sharing the same dispersal parameters, </w:t>
      </w:r>
      <w:r w:rsidR="00FF1AA4" w:rsidRPr="00E244CD">
        <w:rPr>
          <w:rFonts w:ascii="Times New Roman" w:eastAsia="Times New Roman" w:hAnsi="Times New Roman" w:cs="Times New Roman"/>
          <w:sz w:val="24"/>
          <w:szCs w:val="24"/>
        </w:rPr>
        <w:t>calculated using FPRs at the p &lt;</w:t>
      </w:r>
      <w:r w:rsidR="00760250" w:rsidRPr="00E244CD">
        <w:rPr>
          <w:rFonts w:ascii="Times New Roman" w:eastAsia="Times New Roman" w:hAnsi="Times New Roman" w:cs="Times New Roman"/>
          <w:sz w:val="24"/>
          <w:szCs w:val="24"/>
        </w:rPr>
        <w:t xml:space="preserve"> 0.05 threshold</w:t>
      </w:r>
      <w:r w:rsidR="00FF1AA4" w:rsidRPr="00E244CD">
        <w:rPr>
          <w:rFonts w:ascii="Times New Roman" w:eastAsia="Times New Roman" w:hAnsi="Times New Roman" w:cs="Times New Roman"/>
          <w:sz w:val="24"/>
          <w:szCs w:val="24"/>
        </w:rPr>
        <w:t xml:space="preserve"> as before</w:t>
      </w:r>
      <w:r w:rsidR="00760250" w:rsidRPr="00E244CD">
        <w:rPr>
          <w:rFonts w:ascii="Times New Roman" w:eastAsia="Times New Roman" w:hAnsi="Times New Roman" w:cs="Times New Roman"/>
          <w:sz w:val="24"/>
          <w:szCs w:val="24"/>
        </w:rPr>
        <w:t xml:space="preserve">, were 0.0599 (0.0558 - 0.0641; 95% CI) for low dispersal, 0.0621 (0.0580 - 0.0662; 95% CI) for moderate dispersal, and 0.0600 (0.0562 - 0.0638; 95% CI) for </w:t>
      </w:r>
      <w:commentRangeStart w:id="152"/>
      <w:r w:rsidR="00760250" w:rsidRPr="00E244CD">
        <w:rPr>
          <w:rFonts w:ascii="Times New Roman" w:eastAsia="Times New Roman" w:hAnsi="Times New Roman" w:cs="Times New Roman"/>
          <w:sz w:val="24"/>
          <w:szCs w:val="24"/>
        </w:rPr>
        <w:t>high</w:t>
      </w:r>
      <w:commentRangeEnd w:id="152"/>
      <w:r w:rsidR="00F73A5E">
        <w:rPr>
          <w:rStyle w:val="CommentReference"/>
        </w:rPr>
        <w:commentReference w:id="152"/>
      </w:r>
      <w:r w:rsidR="00760250" w:rsidRPr="00E244CD">
        <w:rPr>
          <w:rFonts w:ascii="Times New Roman" w:eastAsia="Times New Roman" w:hAnsi="Times New Roman" w:cs="Times New Roman"/>
          <w:sz w:val="24"/>
          <w:szCs w:val="24"/>
        </w:rPr>
        <w:t xml:space="preserve"> dispersal. </w:t>
      </w:r>
    </w:p>
    <w:p w14:paraId="2392C8B6" w14:textId="11BD9A72" w:rsidR="00760250" w:rsidRPr="00E244CD" w:rsidRDefault="00920011" w:rsidP="00182E94">
      <w:pPr>
        <w:pStyle w:val="Heading2"/>
        <w:spacing w:after="240" w:line="276" w:lineRule="auto"/>
      </w:pPr>
      <w:r>
        <w:rPr>
          <w:lang w:val="en-US"/>
        </w:rPr>
        <w:t>Spatial extent</w:t>
      </w:r>
    </w:p>
    <w:p w14:paraId="6FB92585" w14:textId="1AE7DC7F" w:rsidR="00760250" w:rsidRPr="00E244CD" w:rsidRDefault="00766D58"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T</w:t>
      </w:r>
      <w:r w:rsidR="00760250" w:rsidRPr="00E244CD">
        <w:rPr>
          <w:rFonts w:ascii="Times New Roman" w:eastAsia="Times New Roman" w:hAnsi="Times New Roman" w:cs="Times New Roman"/>
          <w:sz w:val="24"/>
          <w:szCs w:val="24"/>
        </w:rPr>
        <w:t xml:space="preserve">he number of populations affected by a demographic event also influenced our ability to detect meaningful temporal change. Scenarios </w:t>
      </w:r>
      <w:r w:rsidRPr="00E244CD">
        <w:rPr>
          <w:rFonts w:ascii="Times New Roman" w:eastAsia="Times New Roman" w:hAnsi="Times New Roman" w:cs="Times New Roman"/>
          <w:sz w:val="24"/>
          <w:szCs w:val="24"/>
        </w:rPr>
        <w:t xml:space="preserve">in which </w:t>
      </w:r>
      <w:r w:rsidR="00760250" w:rsidRPr="00E244CD">
        <w:rPr>
          <w:rFonts w:ascii="Times New Roman" w:eastAsia="Times New Roman" w:hAnsi="Times New Roman" w:cs="Times New Roman"/>
          <w:sz w:val="24"/>
          <w:szCs w:val="24"/>
        </w:rPr>
        <w:t xml:space="preserve">fewer populations </w:t>
      </w:r>
      <w:r w:rsidRPr="00E244CD">
        <w:rPr>
          <w:rFonts w:ascii="Times New Roman" w:eastAsia="Times New Roman" w:hAnsi="Times New Roman" w:cs="Times New Roman"/>
          <w:sz w:val="24"/>
          <w:szCs w:val="24"/>
        </w:rPr>
        <w:t xml:space="preserve">were </w:t>
      </w:r>
      <w:r w:rsidR="00760250" w:rsidRPr="00E244CD">
        <w:rPr>
          <w:rFonts w:ascii="Times New Roman" w:eastAsia="Times New Roman" w:hAnsi="Times New Roman" w:cs="Times New Roman"/>
          <w:sz w:val="24"/>
          <w:szCs w:val="24"/>
        </w:rPr>
        <w:t xml:space="preserve">affected exhibited </w:t>
      </w:r>
      <w:r w:rsidRPr="00E244CD">
        <w:rPr>
          <w:rFonts w:ascii="Times New Roman" w:eastAsia="Times New Roman" w:hAnsi="Times New Roman" w:cs="Times New Roman"/>
          <w:sz w:val="24"/>
          <w:szCs w:val="24"/>
        </w:rPr>
        <w:t xml:space="preserve">a </w:t>
      </w:r>
      <w:r w:rsidR="00760250" w:rsidRPr="00E244CD">
        <w:rPr>
          <w:rFonts w:ascii="Times New Roman" w:eastAsia="Times New Roman" w:hAnsi="Times New Roman" w:cs="Times New Roman"/>
          <w:sz w:val="24"/>
          <w:szCs w:val="24"/>
        </w:rPr>
        <w:t xml:space="preserve">reduced FNR and an increased FPR (Figs. 3, 4). Scenarios in which a single population was affected (i.e., L1, M1, H1) </w:t>
      </w:r>
      <w:r w:rsidR="00312CAE" w:rsidRPr="00E244CD">
        <w:rPr>
          <w:rFonts w:ascii="Times New Roman" w:eastAsia="Times New Roman" w:hAnsi="Times New Roman" w:cs="Times New Roman"/>
          <w:sz w:val="24"/>
          <w:szCs w:val="24"/>
        </w:rPr>
        <w:t xml:space="preserve">had a </w:t>
      </w:r>
      <w:r w:rsidR="00760250" w:rsidRPr="00E244CD">
        <w:rPr>
          <w:rFonts w:ascii="Times New Roman" w:eastAsia="Times New Roman" w:hAnsi="Times New Roman" w:cs="Times New Roman"/>
          <w:sz w:val="24"/>
          <w:szCs w:val="24"/>
        </w:rPr>
        <w:t xml:space="preserve">perfect FNR (0; Fig. 3), while </w:t>
      </w:r>
      <w:r w:rsidR="00920011">
        <w:rPr>
          <w:rFonts w:ascii="Times New Roman" w:eastAsia="Times New Roman" w:hAnsi="Times New Roman" w:cs="Times New Roman"/>
          <w:sz w:val="24"/>
          <w:szCs w:val="24"/>
        </w:rPr>
        <w:t xml:space="preserve">scenarios </w:t>
      </w:r>
      <w:r w:rsidR="00760250" w:rsidRPr="00E244CD">
        <w:rPr>
          <w:rFonts w:ascii="Times New Roman" w:eastAsia="Times New Roman" w:hAnsi="Times New Roman" w:cs="Times New Roman"/>
          <w:sz w:val="24"/>
          <w:szCs w:val="24"/>
        </w:rPr>
        <w:t xml:space="preserve">L2 and M2 </w:t>
      </w:r>
      <w:r w:rsidR="007A704E" w:rsidRPr="00E244CD">
        <w:rPr>
          <w:rFonts w:ascii="Times New Roman" w:eastAsia="Times New Roman" w:hAnsi="Times New Roman" w:cs="Times New Roman"/>
          <w:sz w:val="24"/>
          <w:szCs w:val="24"/>
        </w:rPr>
        <w:t xml:space="preserve">only </w:t>
      </w:r>
      <w:r w:rsidR="00760250" w:rsidRPr="00E244CD">
        <w:rPr>
          <w:rFonts w:ascii="Times New Roman" w:eastAsia="Times New Roman" w:hAnsi="Times New Roman" w:cs="Times New Roman"/>
          <w:sz w:val="24"/>
          <w:szCs w:val="24"/>
        </w:rPr>
        <w:t xml:space="preserve">reached this perfect FNR </w:t>
      </w:r>
      <w:r w:rsidR="00312CAE" w:rsidRPr="00E244CD">
        <w:rPr>
          <w:rFonts w:ascii="Times New Roman" w:eastAsia="Times New Roman" w:hAnsi="Times New Roman" w:cs="Times New Roman"/>
          <w:sz w:val="24"/>
          <w:szCs w:val="24"/>
        </w:rPr>
        <w:t xml:space="preserve">at more </w:t>
      </w:r>
      <w:r w:rsidR="00760250" w:rsidRPr="00E244CD">
        <w:rPr>
          <w:rFonts w:ascii="Times New Roman" w:eastAsia="Times New Roman" w:hAnsi="Times New Roman" w:cs="Times New Roman"/>
          <w:sz w:val="24"/>
          <w:szCs w:val="24"/>
        </w:rPr>
        <w:t xml:space="preserve">liberal </w:t>
      </w:r>
      <w:r w:rsidR="00312CAE" w:rsidRPr="00E244CD">
        <w:rPr>
          <w:rFonts w:ascii="Times New Roman" w:eastAsia="Times New Roman" w:hAnsi="Times New Roman" w:cs="Times New Roman"/>
          <w:sz w:val="24"/>
          <w:szCs w:val="24"/>
        </w:rPr>
        <w:t xml:space="preserve">significance </w:t>
      </w:r>
      <w:r w:rsidR="00760250" w:rsidRPr="00E244CD">
        <w:rPr>
          <w:rFonts w:ascii="Times New Roman" w:eastAsia="Times New Roman" w:hAnsi="Times New Roman" w:cs="Times New Roman"/>
          <w:sz w:val="24"/>
          <w:szCs w:val="24"/>
        </w:rPr>
        <w:t xml:space="preserve">thresholds (i.e., </w:t>
      </w:r>
      <w:r w:rsidR="00FE705A">
        <w:rPr>
          <w:rFonts w:ascii="Times New Roman" w:eastAsia="Times New Roman" w:hAnsi="Times New Roman" w:cs="Times New Roman"/>
          <w:sz w:val="24"/>
          <w:szCs w:val="24"/>
        </w:rPr>
        <w:t xml:space="preserve">above </w:t>
      </w:r>
      <w:r w:rsidR="00920011">
        <w:rPr>
          <w:rFonts w:ascii="Times New Roman" w:eastAsia="Times New Roman" w:hAnsi="Times New Roman" w:cs="Times New Roman"/>
          <w:sz w:val="24"/>
          <w:szCs w:val="24"/>
        </w:rPr>
        <w:t xml:space="preserve">p </w:t>
      </w:r>
      <w:r w:rsidR="007A704E" w:rsidRPr="00E244CD">
        <w:rPr>
          <w:rFonts w:ascii="Times New Roman" w:eastAsia="Times New Roman" w:hAnsi="Times New Roman" w:cs="Times New Roman"/>
          <w:sz w:val="24"/>
          <w:szCs w:val="24"/>
        </w:rPr>
        <w:t>&lt;</w:t>
      </w:r>
      <w:r w:rsidR="00920011">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0.03; Fig 3). </w:t>
      </w:r>
      <w:r w:rsidR="00282B66" w:rsidRPr="00E244CD">
        <w:rPr>
          <w:rFonts w:ascii="Times New Roman" w:eastAsia="Times New Roman" w:hAnsi="Times New Roman" w:cs="Times New Roman"/>
          <w:sz w:val="24"/>
          <w:szCs w:val="24"/>
        </w:rPr>
        <w:t xml:space="preserve">The mean FNRs at p &lt; 0.05, </w:t>
      </w:r>
      <w:r w:rsidR="00760250" w:rsidRPr="00E244CD">
        <w:rPr>
          <w:rFonts w:ascii="Times New Roman" w:eastAsia="Times New Roman" w:hAnsi="Times New Roman" w:cs="Times New Roman"/>
          <w:sz w:val="24"/>
          <w:szCs w:val="24"/>
        </w:rPr>
        <w:t>average</w:t>
      </w:r>
      <w:r w:rsidR="00282B66" w:rsidRPr="00E244CD">
        <w:rPr>
          <w:rFonts w:ascii="Times New Roman" w:eastAsia="Times New Roman" w:hAnsi="Times New Roman" w:cs="Times New Roman"/>
          <w:sz w:val="24"/>
          <w:szCs w:val="24"/>
        </w:rPr>
        <w:t>d</w:t>
      </w:r>
      <w:r w:rsidR="00760250" w:rsidRPr="00E244CD">
        <w:rPr>
          <w:rFonts w:ascii="Times New Roman" w:eastAsia="Times New Roman" w:hAnsi="Times New Roman" w:cs="Times New Roman"/>
          <w:sz w:val="24"/>
          <w:szCs w:val="24"/>
        </w:rPr>
        <w:t xml:space="preserve"> </w:t>
      </w:r>
      <w:r w:rsidR="00282B66" w:rsidRPr="00E244CD">
        <w:rPr>
          <w:rFonts w:ascii="Times New Roman" w:eastAsia="Times New Roman" w:hAnsi="Times New Roman" w:cs="Times New Roman"/>
          <w:sz w:val="24"/>
          <w:szCs w:val="24"/>
        </w:rPr>
        <w:t xml:space="preserve">across </w:t>
      </w:r>
      <w:r w:rsidR="00760250" w:rsidRPr="00E244CD">
        <w:rPr>
          <w:rFonts w:ascii="Times New Roman" w:eastAsia="Times New Roman" w:hAnsi="Times New Roman" w:cs="Times New Roman"/>
          <w:sz w:val="24"/>
          <w:szCs w:val="24"/>
        </w:rPr>
        <w:t xml:space="preserve">scenarios sharing the same number of </w:t>
      </w:r>
      <w:r w:rsidR="00282B66" w:rsidRPr="00E244CD">
        <w:rPr>
          <w:rFonts w:ascii="Times New Roman" w:eastAsia="Times New Roman" w:hAnsi="Times New Roman" w:cs="Times New Roman"/>
          <w:sz w:val="24"/>
          <w:szCs w:val="24"/>
        </w:rPr>
        <w:t xml:space="preserve">affected </w:t>
      </w:r>
      <w:r w:rsidR="00760250" w:rsidRPr="00E244CD">
        <w:rPr>
          <w:rFonts w:ascii="Times New Roman" w:eastAsia="Times New Roman" w:hAnsi="Times New Roman" w:cs="Times New Roman"/>
          <w:sz w:val="24"/>
          <w:szCs w:val="24"/>
        </w:rPr>
        <w:t>populations (e.g.</w:t>
      </w:r>
      <w:r w:rsidR="00760250" w:rsidRPr="00E244CD">
        <w:rPr>
          <w:rFonts w:ascii="Times New Roman" w:eastAsia="Times New Roman" w:hAnsi="Times New Roman" w:cs="Times New Roman"/>
          <w:i/>
          <w:sz w:val="24"/>
          <w:szCs w:val="24"/>
        </w:rPr>
        <w:t xml:space="preserve"> </w:t>
      </w:r>
      <w:r w:rsidR="00760250" w:rsidRPr="00E244CD">
        <w:rPr>
          <w:rFonts w:ascii="Times New Roman" w:eastAsia="Times New Roman" w:hAnsi="Times New Roman" w:cs="Times New Roman"/>
          <w:sz w:val="24"/>
          <w:szCs w:val="24"/>
        </w:rPr>
        <w:t xml:space="preserve">one </w:t>
      </w:r>
      <w:r w:rsidR="00282B66" w:rsidRPr="00E244CD">
        <w:rPr>
          <w:rFonts w:ascii="Times New Roman" w:eastAsia="Times New Roman" w:hAnsi="Times New Roman" w:cs="Times New Roman"/>
          <w:sz w:val="24"/>
          <w:szCs w:val="24"/>
        </w:rPr>
        <w:t xml:space="preserve">averaged </w:t>
      </w:r>
      <w:r w:rsidR="00760250" w:rsidRPr="00E244CD">
        <w:rPr>
          <w:rFonts w:ascii="Times New Roman" w:eastAsia="Times New Roman" w:hAnsi="Times New Roman" w:cs="Times New Roman"/>
          <w:sz w:val="24"/>
          <w:szCs w:val="24"/>
        </w:rPr>
        <w:t xml:space="preserve">value for L1, M1, and H1 grouped together), </w:t>
      </w:r>
      <w:r w:rsidR="00282B66" w:rsidRPr="00E244CD">
        <w:rPr>
          <w:rFonts w:ascii="Times New Roman" w:eastAsia="Times New Roman" w:hAnsi="Times New Roman" w:cs="Times New Roman"/>
          <w:sz w:val="24"/>
          <w:szCs w:val="24"/>
        </w:rPr>
        <w:t>were</w:t>
      </w:r>
      <w:r w:rsidR="00760250" w:rsidRPr="00E244CD">
        <w:rPr>
          <w:rFonts w:ascii="Times New Roman" w:eastAsia="Times New Roman" w:hAnsi="Times New Roman" w:cs="Times New Roman"/>
          <w:sz w:val="24"/>
          <w:szCs w:val="24"/>
        </w:rPr>
        <w:t xml:space="preserve"> </w:t>
      </w:r>
      <w:r w:rsidR="00FE705A">
        <w:rPr>
          <w:rFonts w:ascii="Times New Roman" w:eastAsia="Times New Roman" w:hAnsi="Times New Roman" w:cs="Times New Roman"/>
          <w:sz w:val="24"/>
          <w:szCs w:val="24"/>
        </w:rPr>
        <w:t>zero</w:t>
      </w:r>
      <w:r w:rsidR="00FE705A"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for scenarios with one affected population, 0.0028 (0 - 0.0059; 95% CI) for scenarios with two affected populations, and 0.0167 (0.0105 – 0.0228; 95% CI) for scenarios w</w:t>
      </w:r>
      <w:r w:rsidR="00F43570">
        <w:rPr>
          <w:rFonts w:ascii="Times New Roman" w:eastAsia="Times New Roman" w:hAnsi="Times New Roman" w:cs="Times New Roman"/>
          <w:sz w:val="24"/>
          <w:szCs w:val="24"/>
        </w:rPr>
        <w:t>ith three affected populations.</w:t>
      </w:r>
    </w:p>
    <w:p w14:paraId="2CE15854" w14:textId="0B6BE4BF" w:rsidR="00760250" w:rsidRPr="00E244CD" w:rsidRDefault="00920011" w:rsidP="00182E94">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E244CD">
        <w:rPr>
          <w:rFonts w:ascii="Times New Roman" w:eastAsia="Times New Roman" w:hAnsi="Times New Roman" w:cs="Times New Roman"/>
          <w:sz w:val="24"/>
          <w:szCs w:val="24"/>
        </w:rPr>
        <w:t xml:space="preserve">he number of affected populations </w:t>
      </w:r>
      <w:del w:id="153" w:author="Patrick" w:date="2020-11-20T11:17:00Z">
        <w:r w:rsidR="00BB457C" w:rsidDel="00F73A5E">
          <w:rPr>
            <w:rFonts w:ascii="Times New Roman" w:eastAsia="Times New Roman" w:hAnsi="Times New Roman" w:cs="Times New Roman"/>
            <w:sz w:val="24"/>
            <w:szCs w:val="24"/>
          </w:rPr>
          <w:delText xml:space="preserve">also </w:delText>
        </w:r>
        <w:r w:rsidDel="00F73A5E">
          <w:rPr>
            <w:rFonts w:ascii="Times New Roman" w:eastAsia="Times New Roman" w:hAnsi="Times New Roman" w:cs="Times New Roman"/>
            <w:sz w:val="24"/>
            <w:szCs w:val="24"/>
          </w:rPr>
          <w:delText xml:space="preserve">appeared to </w:delText>
        </w:r>
      </w:del>
      <w:r w:rsidRPr="00E244CD">
        <w:rPr>
          <w:rFonts w:ascii="Times New Roman" w:eastAsia="Times New Roman" w:hAnsi="Times New Roman" w:cs="Times New Roman"/>
          <w:sz w:val="24"/>
          <w:szCs w:val="24"/>
        </w:rPr>
        <w:t>influence</w:t>
      </w:r>
      <w:ins w:id="154" w:author="Patrick" w:date="2020-11-20T11:17:00Z">
        <w:r w:rsidR="00F73A5E">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 xml:space="preserve"> the FPR </w:t>
      </w:r>
      <w:del w:id="155" w:author="Patrick" w:date="2020-11-20T11:17:00Z">
        <w:r w:rsidRPr="00E244CD" w:rsidDel="00F73A5E">
          <w:rPr>
            <w:rFonts w:ascii="Times New Roman" w:eastAsia="Times New Roman" w:hAnsi="Times New Roman" w:cs="Times New Roman"/>
            <w:sz w:val="24"/>
            <w:szCs w:val="24"/>
          </w:rPr>
          <w:delText xml:space="preserve">performance </w:delText>
        </w:r>
      </w:del>
      <w:r w:rsidRPr="00E244CD">
        <w:rPr>
          <w:rFonts w:ascii="Times New Roman" w:eastAsia="Times New Roman" w:hAnsi="Times New Roman" w:cs="Times New Roman"/>
          <w:sz w:val="24"/>
          <w:szCs w:val="24"/>
        </w:rPr>
        <w:t>more than dispersal</w:t>
      </w:r>
      <w:r>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BB457C">
        <w:rPr>
          <w:rFonts w:ascii="Times New Roman" w:eastAsia="Times New Roman" w:hAnsi="Times New Roman" w:cs="Times New Roman"/>
          <w:sz w:val="24"/>
          <w:szCs w:val="24"/>
        </w:rPr>
        <w:t>at least for the dispersal capacities and spatial extents used in our simulations</w:t>
      </w:r>
      <w:ins w:id="156" w:author="Patrick" w:date="2020-11-20T11:17:00Z">
        <w:r w:rsidR="00F73A5E">
          <w:rPr>
            <w:rFonts w:ascii="Times New Roman" w:eastAsia="Times New Roman" w:hAnsi="Times New Roman" w:cs="Times New Roman"/>
            <w:sz w:val="24"/>
            <w:szCs w:val="24"/>
          </w:rPr>
          <w:t xml:space="preserve">. </w:t>
        </w:r>
      </w:ins>
      <w:del w:id="157" w:author="Patrick" w:date="2020-11-20T11:17:00Z">
        <w:r w:rsidR="00FE705A" w:rsidDel="00F73A5E">
          <w:rPr>
            <w:rFonts w:ascii="Times New Roman" w:eastAsia="Times New Roman" w:hAnsi="Times New Roman" w:cs="Times New Roman"/>
            <w:sz w:val="24"/>
            <w:szCs w:val="24"/>
          </w:rPr>
          <w:delText>, as</w:delText>
        </w:r>
        <w:r w:rsidR="00BB457C" w:rsidDel="00F73A5E">
          <w:rPr>
            <w:rFonts w:ascii="Times New Roman" w:eastAsia="Times New Roman" w:hAnsi="Times New Roman" w:cs="Times New Roman"/>
            <w:sz w:val="24"/>
            <w:szCs w:val="24"/>
          </w:rPr>
          <w:delText xml:space="preserve"> </w:delText>
        </w:r>
      </w:del>
      <w:r w:rsidR="00760250" w:rsidRPr="00E244CD">
        <w:rPr>
          <w:rFonts w:ascii="Times New Roman" w:eastAsia="Times New Roman" w:hAnsi="Times New Roman" w:cs="Times New Roman"/>
          <w:sz w:val="24"/>
          <w:szCs w:val="24"/>
        </w:rPr>
        <w:t xml:space="preserve">FPR values </w:t>
      </w:r>
      <w:r w:rsidR="00BB457C">
        <w:rPr>
          <w:rFonts w:ascii="Times New Roman" w:eastAsia="Times New Roman" w:hAnsi="Times New Roman" w:cs="Times New Roman"/>
          <w:sz w:val="24"/>
          <w:szCs w:val="24"/>
        </w:rPr>
        <w:t>were consistent</w:t>
      </w:r>
      <w:r>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across scenarios with </w:t>
      </w:r>
      <w:r>
        <w:rPr>
          <w:rFonts w:ascii="Times New Roman" w:eastAsia="Times New Roman" w:hAnsi="Times New Roman" w:cs="Times New Roman"/>
          <w:sz w:val="24"/>
          <w:szCs w:val="24"/>
        </w:rPr>
        <w:t xml:space="preserve">different dispersal but </w:t>
      </w:r>
      <w:r w:rsidR="00BB457C">
        <w:rPr>
          <w:rFonts w:ascii="Times New Roman" w:eastAsia="Times New Roman" w:hAnsi="Times New Roman" w:cs="Times New Roman"/>
          <w:sz w:val="24"/>
          <w:szCs w:val="24"/>
        </w:rPr>
        <w:t>the same</w:t>
      </w:r>
      <w:r>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number of </w:t>
      </w:r>
      <w:r w:rsidRPr="00E244CD">
        <w:rPr>
          <w:rFonts w:ascii="Times New Roman" w:eastAsia="Times New Roman" w:hAnsi="Times New Roman" w:cs="Times New Roman"/>
          <w:sz w:val="24"/>
          <w:szCs w:val="24"/>
        </w:rPr>
        <w:t xml:space="preserve">affected </w:t>
      </w:r>
      <w:r w:rsidR="00760250" w:rsidRPr="00E244CD">
        <w:rPr>
          <w:rFonts w:ascii="Times New Roman" w:eastAsia="Times New Roman" w:hAnsi="Times New Roman" w:cs="Times New Roman"/>
          <w:sz w:val="24"/>
          <w:szCs w:val="24"/>
        </w:rPr>
        <w:t xml:space="preserve">populations </w:t>
      </w:r>
      <w:r w:rsidR="00BB457C">
        <w:rPr>
          <w:rFonts w:ascii="Times New Roman" w:eastAsia="Times New Roman" w:hAnsi="Times New Roman" w:cs="Times New Roman"/>
          <w:sz w:val="24"/>
          <w:szCs w:val="24"/>
        </w:rPr>
        <w:t>rather than</w:t>
      </w:r>
      <w:r w:rsidR="00760250" w:rsidRPr="00E244CD">
        <w:rPr>
          <w:rFonts w:ascii="Times New Roman" w:eastAsia="Times New Roman" w:hAnsi="Times New Roman" w:cs="Times New Roman"/>
          <w:sz w:val="24"/>
          <w:szCs w:val="24"/>
        </w:rPr>
        <w:t xml:space="preserve"> across scenarios with similar dispersal </w:t>
      </w:r>
      <w:r w:rsidR="00BB457C">
        <w:rPr>
          <w:rFonts w:ascii="Times New Roman" w:eastAsia="Times New Roman" w:hAnsi="Times New Roman" w:cs="Times New Roman"/>
          <w:sz w:val="24"/>
          <w:szCs w:val="24"/>
        </w:rPr>
        <w:t>but</w:t>
      </w:r>
      <w:r w:rsidR="00BB457C" w:rsidRPr="00E244CD">
        <w:rPr>
          <w:rFonts w:ascii="Times New Roman" w:eastAsia="Times New Roman" w:hAnsi="Times New Roman" w:cs="Times New Roman"/>
          <w:sz w:val="24"/>
          <w:szCs w:val="24"/>
        </w:rPr>
        <w:t xml:space="preserve"> </w:t>
      </w:r>
      <w:r w:rsidR="00BB457C">
        <w:rPr>
          <w:rFonts w:ascii="Times New Roman" w:eastAsia="Times New Roman" w:hAnsi="Times New Roman" w:cs="Times New Roman"/>
          <w:sz w:val="24"/>
          <w:szCs w:val="24"/>
        </w:rPr>
        <w:t xml:space="preserve">different </w:t>
      </w:r>
      <w:r w:rsidR="00760250" w:rsidRPr="00E244CD">
        <w:rPr>
          <w:rFonts w:ascii="Times New Roman" w:eastAsia="Times New Roman" w:hAnsi="Times New Roman" w:cs="Times New Roman"/>
          <w:sz w:val="24"/>
          <w:szCs w:val="24"/>
        </w:rPr>
        <w:t>number</w:t>
      </w:r>
      <w:r w:rsidR="00BB457C">
        <w:rPr>
          <w:rFonts w:ascii="Times New Roman" w:eastAsia="Times New Roman" w:hAnsi="Times New Roman" w:cs="Times New Roman"/>
          <w:sz w:val="24"/>
          <w:szCs w:val="24"/>
        </w:rPr>
        <w:t>s</w:t>
      </w:r>
      <w:r w:rsidR="00760250" w:rsidRPr="00E244CD">
        <w:rPr>
          <w:rFonts w:ascii="Times New Roman" w:eastAsia="Times New Roman" w:hAnsi="Times New Roman" w:cs="Times New Roman"/>
          <w:sz w:val="24"/>
          <w:szCs w:val="24"/>
        </w:rPr>
        <w:t xml:space="preserve"> of </w:t>
      </w:r>
      <w:r w:rsidR="00BB457C" w:rsidRPr="00E244CD">
        <w:rPr>
          <w:rFonts w:ascii="Times New Roman" w:eastAsia="Times New Roman" w:hAnsi="Times New Roman" w:cs="Times New Roman"/>
          <w:sz w:val="24"/>
          <w:szCs w:val="24"/>
        </w:rPr>
        <w:t xml:space="preserve">affected </w:t>
      </w:r>
      <w:r w:rsidR="00760250" w:rsidRPr="00E244CD">
        <w:rPr>
          <w:rFonts w:ascii="Times New Roman" w:eastAsia="Times New Roman" w:hAnsi="Times New Roman" w:cs="Times New Roman"/>
          <w:sz w:val="24"/>
          <w:szCs w:val="24"/>
        </w:rPr>
        <w:t xml:space="preserve">populations (Figs. 3, 4). </w:t>
      </w:r>
      <w:r w:rsidR="00BB457C">
        <w:rPr>
          <w:rFonts w:ascii="Times New Roman" w:eastAsia="Times New Roman" w:hAnsi="Times New Roman" w:cs="Times New Roman"/>
          <w:sz w:val="24"/>
          <w:szCs w:val="24"/>
        </w:rPr>
        <w:t xml:space="preserve">The average </w:t>
      </w:r>
      <w:r w:rsidR="00760250" w:rsidRPr="00E244CD">
        <w:rPr>
          <w:rFonts w:ascii="Times New Roman" w:eastAsia="Times New Roman" w:hAnsi="Times New Roman" w:cs="Times New Roman"/>
          <w:sz w:val="24"/>
          <w:szCs w:val="24"/>
        </w:rPr>
        <w:t>FPR</w:t>
      </w:r>
      <w:r w:rsidR="00BB457C">
        <w:rPr>
          <w:rFonts w:ascii="Times New Roman" w:eastAsia="Times New Roman" w:hAnsi="Times New Roman" w:cs="Times New Roman"/>
          <w:sz w:val="24"/>
          <w:szCs w:val="24"/>
        </w:rPr>
        <w:t>s</w:t>
      </w:r>
      <w:r w:rsidR="00760250" w:rsidRPr="00E244CD">
        <w:rPr>
          <w:rFonts w:ascii="Times New Roman" w:eastAsia="Times New Roman" w:hAnsi="Times New Roman" w:cs="Times New Roman"/>
          <w:sz w:val="24"/>
          <w:szCs w:val="24"/>
        </w:rPr>
        <w:t xml:space="preserve"> from scenario</w:t>
      </w:r>
      <w:r w:rsidR="00BB457C">
        <w:rPr>
          <w:rFonts w:ascii="Times New Roman" w:eastAsia="Times New Roman" w:hAnsi="Times New Roman" w:cs="Times New Roman"/>
          <w:sz w:val="24"/>
          <w:szCs w:val="24"/>
        </w:rPr>
        <w:t>s</w:t>
      </w:r>
      <w:r w:rsidR="00760250" w:rsidRPr="00E244CD">
        <w:rPr>
          <w:rFonts w:ascii="Times New Roman" w:eastAsia="Times New Roman" w:hAnsi="Times New Roman" w:cs="Times New Roman"/>
          <w:sz w:val="24"/>
          <w:szCs w:val="24"/>
        </w:rPr>
        <w:t xml:space="preserve"> </w:t>
      </w:r>
      <w:r w:rsidR="00BB457C">
        <w:rPr>
          <w:rFonts w:ascii="Times New Roman" w:eastAsia="Times New Roman" w:hAnsi="Times New Roman" w:cs="Times New Roman"/>
          <w:sz w:val="24"/>
          <w:szCs w:val="24"/>
        </w:rPr>
        <w:t>with</w:t>
      </w:r>
      <w:r w:rsidR="00BB457C"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the same number of </w:t>
      </w:r>
      <w:r w:rsidR="00BB457C" w:rsidRPr="00E244CD">
        <w:rPr>
          <w:rFonts w:ascii="Times New Roman" w:eastAsia="Times New Roman" w:hAnsi="Times New Roman" w:cs="Times New Roman"/>
          <w:sz w:val="24"/>
          <w:szCs w:val="24"/>
        </w:rPr>
        <w:t xml:space="preserve">affected </w:t>
      </w:r>
      <w:r w:rsidR="00760250" w:rsidRPr="00E244CD">
        <w:rPr>
          <w:rFonts w:ascii="Times New Roman" w:eastAsia="Times New Roman" w:hAnsi="Times New Roman" w:cs="Times New Roman"/>
          <w:sz w:val="24"/>
          <w:szCs w:val="24"/>
        </w:rPr>
        <w:t xml:space="preserve">populations, </w:t>
      </w:r>
      <w:r w:rsidR="00BB457C">
        <w:rPr>
          <w:rFonts w:ascii="Times New Roman" w:eastAsia="Times New Roman" w:hAnsi="Times New Roman" w:cs="Times New Roman"/>
          <w:sz w:val="24"/>
          <w:szCs w:val="24"/>
        </w:rPr>
        <w:t>determined at the p &lt;</w:t>
      </w:r>
      <w:r w:rsidR="00760250" w:rsidRPr="00E244CD">
        <w:rPr>
          <w:rFonts w:ascii="Times New Roman" w:eastAsia="Times New Roman" w:hAnsi="Times New Roman" w:cs="Times New Roman"/>
          <w:sz w:val="24"/>
          <w:szCs w:val="24"/>
        </w:rPr>
        <w:t xml:space="preserve"> 0.05 </w:t>
      </w:r>
      <w:r w:rsidR="00BB457C">
        <w:rPr>
          <w:rFonts w:ascii="Times New Roman" w:eastAsia="Times New Roman" w:hAnsi="Times New Roman" w:cs="Times New Roman"/>
          <w:sz w:val="24"/>
          <w:szCs w:val="24"/>
        </w:rPr>
        <w:t xml:space="preserve">significance </w:t>
      </w:r>
      <w:r w:rsidR="00760250" w:rsidRPr="00E244CD">
        <w:rPr>
          <w:rFonts w:ascii="Times New Roman" w:eastAsia="Times New Roman" w:hAnsi="Times New Roman" w:cs="Times New Roman"/>
          <w:sz w:val="24"/>
          <w:szCs w:val="24"/>
        </w:rPr>
        <w:t>threshold, were 0.0820 (0.0778 - 0.0863; 95% CI) for scenarios with one affected population, 0.0553 (0.0516 - 0.0591; 95% CI) for scenarios with two affected populations, and 0.0447 (0.0413 - 0.0481; 95% CI) for scenarios with three affected populations.</w:t>
      </w:r>
    </w:p>
    <w:p w14:paraId="7923E7AA" w14:textId="09B53DF7" w:rsidR="00760250" w:rsidRPr="00E244CD" w:rsidRDefault="004B50FE" w:rsidP="00182E94">
      <w:pPr>
        <w:pStyle w:val="Heading2"/>
        <w:spacing w:after="240" w:line="276" w:lineRule="auto"/>
      </w:pPr>
      <w:r w:rsidRPr="00E244CD">
        <w:rPr>
          <w:lang w:val="en-US"/>
        </w:rPr>
        <w:t>Time</w:t>
      </w:r>
    </w:p>
    <w:p w14:paraId="717B579F" w14:textId="707B8A95"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We found that the genetic signal of the demographic event </w:t>
      </w:r>
      <w:r w:rsidR="00211EB6" w:rsidRPr="00E244CD">
        <w:rPr>
          <w:rFonts w:ascii="Times New Roman" w:eastAsia="Times New Roman" w:hAnsi="Times New Roman" w:cs="Times New Roman"/>
          <w:sz w:val="24"/>
          <w:szCs w:val="24"/>
        </w:rPr>
        <w:t>decay</w:t>
      </w:r>
      <w:r w:rsidR="00211EB6">
        <w:rPr>
          <w:rFonts w:ascii="Times New Roman" w:eastAsia="Times New Roman" w:hAnsi="Times New Roman" w:cs="Times New Roman"/>
          <w:sz w:val="24"/>
          <w:szCs w:val="24"/>
        </w:rPr>
        <w:t>ed</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over time, </w:t>
      </w:r>
      <w:r w:rsidR="00211EB6">
        <w:rPr>
          <w:rFonts w:ascii="Times New Roman" w:eastAsia="Times New Roman" w:hAnsi="Times New Roman" w:cs="Times New Roman"/>
          <w:sz w:val="24"/>
          <w:szCs w:val="24"/>
        </w:rPr>
        <w:t>but</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that TGI </w:t>
      </w:r>
      <w:r w:rsidR="00211EB6">
        <w:rPr>
          <w:rFonts w:ascii="Times New Roman" w:eastAsia="Times New Roman" w:hAnsi="Times New Roman" w:cs="Times New Roman"/>
          <w:sz w:val="24"/>
          <w:szCs w:val="24"/>
        </w:rPr>
        <w:t>was still able to</w:t>
      </w:r>
      <w:r w:rsidRPr="00E244CD">
        <w:rPr>
          <w:rFonts w:ascii="Times New Roman" w:eastAsia="Times New Roman" w:hAnsi="Times New Roman" w:cs="Times New Roman"/>
          <w:sz w:val="24"/>
          <w:szCs w:val="24"/>
        </w:rPr>
        <w:t xml:space="preserve"> identify significant changes in genetic diversity at a time scale of 1-10 years. </w:t>
      </w:r>
      <w:r w:rsidR="00211EB6">
        <w:rPr>
          <w:rFonts w:ascii="Times New Roman" w:eastAsia="Times New Roman" w:hAnsi="Times New Roman" w:cs="Times New Roman"/>
          <w:sz w:val="24"/>
          <w:szCs w:val="24"/>
        </w:rPr>
        <w:t>However, as</w:t>
      </w:r>
      <w:r w:rsidRPr="00E244CD">
        <w:rPr>
          <w:rFonts w:ascii="Times New Roman" w:eastAsia="Times New Roman" w:hAnsi="Times New Roman" w:cs="Times New Roman"/>
          <w:sz w:val="24"/>
          <w:szCs w:val="24"/>
        </w:rPr>
        <w:t xml:space="preserve"> the </w:t>
      </w:r>
      <w:r w:rsidR="00312CAE" w:rsidRPr="00E244CD">
        <w:rPr>
          <w:rFonts w:ascii="Times New Roman" w:eastAsia="Times New Roman" w:hAnsi="Times New Roman" w:cs="Times New Roman"/>
          <w:sz w:val="24"/>
          <w:szCs w:val="24"/>
        </w:rPr>
        <w:t xml:space="preserve">time </w:t>
      </w:r>
      <w:r w:rsidRPr="00E244CD">
        <w:rPr>
          <w:rFonts w:ascii="Times New Roman" w:eastAsia="Times New Roman" w:hAnsi="Times New Roman" w:cs="Times New Roman"/>
          <w:sz w:val="24"/>
          <w:szCs w:val="24"/>
        </w:rPr>
        <w:t>interval between pre- and post-event sampling</w:t>
      </w:r>
      <w:r w:rsidR="00211EB6">
        <w:rPr>
          <w:rFonts w:ascii="Times New Roman" w:eastAsia="Times New Roman" w:hAnsi="Times New Roman" w:cs="Times New Roman"/>
          <w:sz w:val="24"/>
          <w:szCs w:val="24"/>
        </w:rPr>
        <w:t xml:space="preserve"> increased</w:t>
      </w:r>
      <w:r w:rsidRPr="00E244CD">
        <w:rPr>
          <w:rFonts w:ascii="Times New Roman" w:eastAsia="Times New Roman" w:hAnsi="Times New Roman" w:cs="Times New Roman"/>
          <w:sz w:val="24"/>
          <w:szCs w:val="24"/>
        </w:rPr>
        <w:t xml:space="preserve">, the </w:t>
      </w:r>
      <w:r w:rsidR="00211EB6">
        <w:rPr>
          <w:rFonts w:ascii="Times New Roman" w:eastAsia="Times New Roman" w:hAnsi="Times New Roman" w:cs="Times New Roman"/>
          <w:sz w:val="24"/>
          <w:szCs w:val="24"/>
        </w:rPr>
        <w:t>ability of TGI</w:t>
      </w:r>
      <w:r w:rsidRPr="00E244CD">
        <w:rPr>
          <w:rFonts w:ascii="Times New Roman" w:eastAsia="Times New Roman" w:hAnsi="Times New Roman" w:cs="Times New Roman"/>
          <w:sz w:val="24"/>
          <w:szCs w:val="24"/>
        </w:rPr>
        <w:t xml:space="preserve"> to detect the demographic event</w:t>
      </w:r>
      <w:r w:rsidR="00211EB6">
        <w:rPr>
          <w:rFonts w:ascii="Times New Roman" w:eastAsia="Times New Roman" w:hAnsi="Times New Roman" w:cs="Times New Roman"/>
          <w:sz w:val="24"/>
          <w:szCs w:val="24"/>
        </w:rPr>
        <w:t xml:space="preserve"> decreased</w:t>
      </w:r>
      <w:r w:rsidRPr="00E244CD">
        <w:rPr>
          <w:rFonts w:ascii="Times New Roman" w:eastAsia="Times New Roman" w:hAnsi="Times New Roman" w:cs="Times New Roman"/>
          <w:sz w:val="24"/>
          <w:szCs w:val="24"/>
        </w:rPr>
        <w:t xml:space="preserve">, evidenced by the increase in false positives and false negatives for several </w:t>
      </w:r>
      <w:r w:rsidR="00211EB6">
        <w:rPr>
          <w:rFonts w:ascii="Times New Roman" w:eastAsia="Times New Roman" w:hAnsi="Times New Roman" w:cs="Times New Roman"/>
          <w:sz w:val="24"/>
          <w:szCs w:val="24"/>
        </w:rPr>
        <w:t xml:space="preserve">demographic </w:t>
      </w:r>
      <w:r w:rsidRPr="00E244CD">
        <w:rPr>
          <w:rFonts w:ascii="Times New Roman" w:eastAsia="Times New Roman" w:hAnsi="Times New Roman" w:cs="Times New Roman"/>
          <w:sz w:val="24"/>
          <w:szCs w:val="24"/>
        </w:rPr>
        <w:t xml:space="preserve">scenarios (Fig. 5, 6). </w:t>
      </w:r>
      <w:r w:rsidR="00211EB6">
        <w:rPr>
          <w:rFonts w:ascii="Times New Roman" w:eastAsia="Times New Roman" w:hAnsi="Times New Roman" w:cs="Times New Roman"/>
          <w:sz w:val="24"/>
          <w:szCs w:val="24"/>
        </w:rPr>
        <w:t>T</w:t>
      </w:r>
      <w:r w:rsidR="00211EB6" w:rsidRPr="00E244CD">
        <w:rPr>
          <w:rFonts w:ascii="Times New Roman" w:eastAsia="Times New Roman" w:hAnsi="Times New Roman" w:cs="Times New Roman"/>
          <w:sz w:val="24"/>
          <w:szCs w:val="24"/>
        </w:rPr>
        <w:t>h</w:t>
      </w:r>
      <w:r w:rsidR="00211EB6">
        <w:rPr>
          <w:rFonts w:ascii="Times New Roman" w:eastAsia="Times New Roman" w:hAnsi="Times New Roman" w:cs="Times New Roman"/>
          <w:sz w:val="24"/>
          <w:szCs w:val="24"/>
        </w:rPr>
        <w:t>e</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effect </w:t>
      </w:r>
      <w:r w:rsidR="00211EB6">
        <w:rPr>
          <w:rFonts w:ascii="Times New Roman" w:eastAsia="Times New Roman" w:hAnsi="Times New Roman" w:cs="Times New Roman"/>
          <w:sz w:val="24"/>
          <w:szCs w:val="24"/>
        </w:rPr>
        <w:t>of time between sampling periods on the sensitivity of TGI was</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strongly affected by dispersal capacity and the extent of the event.</w:t>
      </w:r>
    </w:p>
    <w:p w14:paraId="23DD5A23" w14:textId="48E7F756"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lastRenderedPageBreak/>
        <w:t xml:space="preserve">The timing of sampling prior to a simulated event was, as expected, generally less important than </w:t>
      </w:r>
      <w:r w:rsidR="00211EB6">
        <w:rPr>
          <w:rFonts w:ascii="Times New Roman" w:eastAsia="Times New Roman" w:hAnsi="Times New Roman" w:cs="Times New Roman"/>
          <w:sz w:val="24"/>
          <w:szCs w:val="24"/>
        </w:rPr>
        <w:t xml:space="preserve">the timing </w:t>
      </w:r>
      <w:r w:rsidRPr="00E244CD">
        <w:rPr>
          <w:rFonts w:ascii="Times New Roman" w:eastAsia="Times New Roman" w:hAnsi="Times New Roman" w:cs="Times New Roman"/>
          <w:sz w:val="24"/>
          <w:szCs w:val="24"/>
        </w:rPr>
        <w:t xml:space="preserve">of the </w:t>
      </w:r>
      <w:r w:rsidR="00E073E3">
        <w:rPr>
          <w:rFonts w:ascii="Times New Roman" w:eastAsia="Times New Roman" w:hAnsi="Times New Roman" w:cs="Times New Roman"/>
          <w:sz w:val="24"/>
          <w:szCs w:val="24"/>
        </w:rPr>
        <w:t>post-event</w:t>
      </w:r>
      <w:r w:rsidR="00E073E3"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sampling. The decrease in </w:t>
      </w:r>
      <w:r w:rsidR="00211EB6">
        <w:rPr>
          <w:rFonts w:ascii="Times New Roman" w:eastAsia="Times New Roman" w:hAnsi="Times New Roman" w:cs="Times New Roman"/>
          <w:sz w:val="24"/>
          <w:szCs w:val="24"/>
        </w:rPr>
        <w:t xml:space="preserve">genetic </w:t>
      </w:r>
      <w:r w:rsidRPr="00E244CD">
        <w:rPr>
          <w:rFonts w:ascii="Times New Roman" w:eastAsia="Times New Roman" w:hAnsi="Times New Roman" w:cs="Times New Roman"/>
          <w:sz w:val="24"/>
          <w:szCs w:val="24"/>
        </w:rPr>
        <w:t>signal</w:t>
      </w:r>
      <w:r w:rsidR="00211EB6">
        <w:rPr>
          <w:rFonts w:ascii="Times New Roman" w:eastAsia="Times New Roman" w:hAnsi="Times New Roman" w:cs="Times New Roman"/>
          <w:sz w:val="24"/>
          <w:szCs w:val="24"/>
        </w:rPr>
        <w:t xml:space="preserve"> over time </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which would be found with any comparative method</w:t>
      </w:r>
      <w:r w:rsidR="00211EB6">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not just TGI – was </w:t>
      </w:r>
      <w:r w:rsidR="0024700E">
        <w:rPr>
          <w:rFonts w:ascii="Times New Roman" w:eastAsia="Times New Roman" w:hAnsi="Times New Roman" w:cs="Times New Roman"/>
          <w:sz w:val="24"/>
          <w:szCs w:val="24"/>
        </w:rPr>
        <w:t>considerably</w:t>
      </w:r>
      <w:r w:rsidRPr="00E244CD">
        <w:rPr>
          <w:rFonts w:ascii="Times New Roman" w:eastAsia="Times New Roman" w:hAnsi="Times New Roman" w:cs="Times New Roman"/>
          <w:sz w:val="24"/>
          <w:szCs w:val="24"/>
        </w:rPr>
        <w:t xml:space="preserve"> strong in our simulations. For example, </w:t>
      </w:r>
      <w:r w:rsidR="00E073E3">
        <w:rPr>
          <w:rFonts w:ascii="Times New Roman" w:eastAsia="Times New Roman" w:hAnsi="Times New Roman" w:cs="Times New Roman"/>
          <w:sz w:val="24"/>
          <w:szCs w:val="24"/>
        </w:rPr>
        <w:t xml:space="preserve">if </w:t>
      </w:r>
      <w:r w:rsidR="001226C2">
        <w:rPr>
          <w:rFonts w:ascii="Times New Roman" w:eastAsia="Times New Roman" w:hAnsi="Times New Roman" w:cs="Times New Roman"/>
          <w:sz w:val="24"/>
          <w:szCs w:val="24"/>
        </w:rPr>
        <w:t>the</w:t>
      </w:r>
      <w:r w:rsidR="00E073E3"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second </w:t>
      </w:r>
      <w:r w:rsidR="001226C2">
        <w:rPr>
          <w:rFonts w:ascii="Times New Roman" w:eastAsia="Times New Roman" w:hAnsi="Times New Roman" w:cs="Times New Roman"/>
          <w:sz w:val="24"/>
          <w:szCs w:val="24"/>
        </w:rPr>
        <w:t xml:space="preserve">(post-event) </w:t>
      </w:r>
      <w:r w:rsidRPr="00E244CD">
        <w:rPr>
          <w:rFonts w:ascii="Times New Roman" w:eastAsia="Times New Roman" w:hAnsi="Times New Roman" w:cs="Times New Roman"/>
          <w:sz w:val="24"/>
          <w:szCs w:val="24"/>
        </w:rPr>
        <w:t>sampl</w:t>
      </w:r>
      <w:r w:rsidR="00E073E3">
        <w:rPr>
          <w:rFonts w:ascii="Times New Roman" w:eastAsia="Times New Roman" w:hAnsi="Times New Roman" w:cs="Times New Roman"/>
          <w:sz w:val="24"/>
          <w:szCs w:val="24"/>
        </w:rPr>
        <w:t>e</w:t>
      </w:r>
      <w:r w:rsidRPr="00E244CD">
        <w:rPr>
          <w:rFonts w:ascii="Times New Roman" w:eastAsia="Times New Roman" w:hAnsi="Times New Roman" w:cs="Times New Roman"/>
          <w:sz w:val="24"/>
          <w:szCs w:val="24"/>
        </w:rPr>
        <w:t xml:space="preserve"> </w:t>
      </w:r>
      <w:r w:rsidR="00E073E3">
        <w:rPr>
          <w:rFonts w:ascii="Times New Roman" w:eastAsia="Times New Roman" w:hAnsi="Times New Roman" w:cs="Times New Roman"/>
          <w:sz w:val="24"/>
          <w:szCs w:val="24"/>
        </w:rPr>
        <w:t>was taken</w:t>
      </w:r>
      <w:r w:rsidR="00E073E3" w:rsidRPr="00E244CD">
        <w:rPr>
          <w:rFonts w:ascii="Times New Roman" w:eastAsia="Times New Roman" w:hAnsi="Times New Roman" w:cs="Times New Roman"/>
          <w:sz w:val="24"/>
          <w:szCs w:val="24"/>
        </w:rPr>
        <w:t xml:space="preserve"> </w:t>
      </w:r>
      <w:r w:rsidR="00211EB6">
        <w:rPr>
          <w:rFonts w:ascii="Times New Roman" w:eastAsia="Times New Roman" w:hAnsi="Times New Roman" w:cs="Times New Roman"/>
          <w:sz w:val="24"/>
          <w:szCs w:val="24"/>
        </w:rPr>
        <w:t>nine</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years after </w:t>
      </w:r>
      <w:r w:rsidR="001226C2">
        <w:rPr>
          <w:rFonts w:ascii="Times New Roman" w:eastAsia="Times New Roman" w:hAnsi="Times New Roman" w:cs="Times New Roman"/>
          <w:sz w:val="24"/>
          <w:szCs w:val="24"/>
        </w:rPr>
        <w:t>the</w:t>
      </w:r>
      <w:r w:rsidR="00E073E3"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first </w:t>
      </w:r>
      <w:r w:rsidR="001226C2">
        <w:rPr>
          <w:rFonts w:ascii="Times New Roman" w:eastAsia="Times New Roman" w:hAnsi="Times New Roman" w:cs="Times New Roman"/>
          <w:sz w:val="24"/>
          <w:szCs w:val="24"/>
        </w:rPr>
        <w:t xml:space="preserve">(pre-event) </w:t>
      </w:r>
      <w:r w:rsidR="00E073E3" w:rsidRPr="00E244CD">
        <w:rPr>
          <w:rFonts w:ascii="Times New Roman" w:eastAsia="Times New Roman" w:hAnsi="Times New Roman" w:cs="Times New Roman"/>
          <w:sz w:val="24"/>
          <w:szCs w:val="24"/>
        </w:rPr>
        <w:t>sampl</w:t>
      </w:r>
      <w:r w:rsidR="00E073E3">
        <w:rPr>
          <w:rFonts w:ascii="Times New Roman" w:eastAsia="Times New Roman" w:hAnsi="Times New Roman" w:cs="Times New Roman"/>
          <w:sz w:val="24"/>
          <w:szCs w:val="24"/>
        </w:rPr>
        <w:t>e</w:t>
      </w:r>
      <w:r w:rsidRPr="00E244CD">
        <w:rPr>
          <w:rFonts w:ascii="Times New Roman" w:eastAsia="Times New Roman" w:hAnsi="Times New Roman" w:cs="Times New Roman"/>
          <w:sz w:val="24"/>
          <w:szCs w:val="24"/>
        </w:rPr>
        <w:t>, we observe</w:t>
      </w:r>
      <w:r w:rsidR="001226C2">
        <w:rPr>
          <w:rFonts w:ascii="Times New Roman" w:eastAsia="Times New Roman" w:hAnsi="Times New Roman" w:cs="Times New Roman"/>
          <w:sz w:val="24"/>
          <w:szCs w:val="24"/>
        </w:rPr>
        <w:t>d</w:t>
      </w:r>
      <w:r w:rsidRPr="00E244CD">
        <w:rPr>
          <w:rFonts w:ascii="Times New Roman" w:eastAsia="Times New Roman" w:hAnsi="Times New Roman" w:cs="Times New Roman"/>
          <w:sz w:val="24"/>
          <w:szCs w:val="24"/>
        </w:rPr>
        <w:t xml:space="preserve"> high FNR values</w:t>
      </w:r>
      <w:r w:rsidR="001226C2">
        <w:rPr>
          <w:rFonts w:ascii="Times New Roman" w:eastAsia="Times New Roman" w:hAnsi="Times New Roman" w:cs="Times New Roman"/>
          <w:sz w:val="24"/>
          <w:szCs w:val="24"/>
        </w:rPr>
        <w:t xml:space="preserve"> that approached 75-90%</w:t>
      </w:r>
      <w:r w:rsidRPr="00E244CD">
        <w:rPr>
          <w:rFonts w:ascii="Times New Roman" w:eastAsia="Times New Roman" w:hAnsi="Times New Roman" w:cs="Times New Roman"/>
          <w:sz w:val="24"/>
          <w:szCs w:val="24"/>
        </w:rPr>
        <w:t xml:space="preserve"> </w:t>
      </w:r>
      <w:r w:rsidR="00211EB6">
        <w:rPr>
          <w:rFonts w:ascii="Times New Roman" w:eastAsia="Times New Roman" w:hAnsi="Times New Roman" w:cs="Times New Roman"/>
          <w:sz w:val="24"/>
          <w:szCs w:val="24"/>
        </w:rPr>
        <w:t>in</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high</w:t>
      </w:r>
      <w:r w:rsidR="001226C2">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and moderate</w:t>
      </w:r>
      <w:r w:rsidR="001226C2">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dispersal scenarios (Fig. 5). </w:t>
      </w:r>
      <w:r w:rsidR="001226C2">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FNR also increased with </w:t>
      </w:r>
      <w:r w:rsidR="001226C2">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time lag </w:t>
      </w:r>
      <w:r w:rsidR="001226C2">
        <w:rPr>
          <w:rFonts w:ascii="Times New Roman" w:eastAsia="Times New Roman" w:hAnsi="Times New Roman" w:cs="Times New Roman"/>
          <w:sz w:val="24"/>
          <w:szCs w:val="24"/>
        </w:rPr>
        <w:t>in</w:t>
      </w:r>
      <w:r w:rsidRPr="00E244CD">
        <w:rPr>
          <w:rFonts w:ascii="Times New Roman" w:eastAsia="Times New Roman" w:hAnsi="Times New Roman" w:cs="Times New Roman"/>
          <w:sz w:val="24"/>
          <w:szCs w:val="24"/>
        </w:rPr>
        <w:t xml:space="preserve"> </w:t>
      </w:r>
      <w:r w:rsidR="001226C2" w:rsidRPr="00E244CD">
        <w:rPr>
          <w:rFonts w:ascii="Times New Roman" w:eastAsia="Times New Roman" w:hAnsi="Times New Roman" w:cs="Times New Roman"/>
          <w:sz w:val="24"/>
          <w:szCs w:val="24"/>
        </w:rPr>
        <w:t>low</w:t>
      </w:r>
      <w:r w:rsidR="001226C2">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dispersal scenarios, </w:t>
      </w:r>
      <w:r w:rsidR="001226C2">
        <w:rPr>
          <w:rFonts w:ascii="Times New Roman" w:eastAsia="Times New Roman" w:hAnsi="Times New Roman" w:cs="Times New Roman"/>
          <w:sz w:val="24"/>
          <w:szCs w:val="24"/>
        </w:rPr>
        <w:t>but</w:t>
      </w:r>
      <w:r w:rsidRPr="00E244CD">
        <w:rPr>
          <w:rFonts w:ascii="Times New Roman" w:eastAsia="Times New Roman" w:hAnsi="Times New Roman" w:cs="Times New Roman"/>
          <w:sz w:val="24"/>
          <w:szCs w:val="24"/>
        </w:rPr>
        <w:t xml:space="preserve"> the increase was more linear and values never reached 30%, even after </w:t>
      </w:r>
      <w:r w:rsidR="001226C2">
        <w:rPr>
          <w:rFonts w:ascii="Times New Roman" w:eastAsia="Times New Roman" w:hAnsi="Times New Roman" w:cs="Times New Roman"/>
          <w:sz w:val="24"/>
          <w:szCs w:val="24"/>
        </w:rPr>
        <w:t>nine</w:t>
      </w:r>
      <w:r w:rsidR="001226C2"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years (Fig. 5). One interesting </w:t>
      </w:r>
      <w:del w:id="158" w:author="Patrick" w:date="2020-11-20T11:18:00Z">
        <w:r w:rsidR="00211EB6" w:rsidDel="00F73A5E">
          <w:rPr>
            <w:rFonts w:ascii="Times New Roman" w:eastAsia="Times New Roman" w:hAnsi="Times New Roman" w:cs="Times New Roman"/>
            <w:sz w:val="24"/>
            <w:szCs w:val="24"/>
          </w:rPr>
          <w:delText>observation</w:delText>
        </w:r>
        <w:r w:rsidR="00211EB6" w:rsidRPr="00E244CD" w:rsidDel="00F73A5E">
          <w:rPr>
            <w:rFonts w:ascii="Times New Roman" w:eastAsia="Times New Roman" w:hAnsi="Times New Roman" w:cs="Times New Roman"/>
            <w:sz w:val="24"/>
            <w:szCs w:val="24"/>
          </w:rPr>
          <w:delText xml:space="preserve"> </w:delText>
        </w:r>
      </w:del>
      <w:ins w:id="159" w:author="Patrick" w:date="2020-11-20T11:18:00Z">
        <w:r w:rsidR="00F73A5E">
          <w:rPr>
            <w:rFonts w:ascii="Times New Roman" w:eastAsia="Times New Roman" w:hAnsi="Times New Roman" w:cs="Times New Roman"/>
            <w:sz w:val="24"/>
            <w:szCs w:val="24"/>
          </w:rPr>
          <w:t>result</w:t>
        </w:r>
        <w:r w:rsidR="00F73A5E" w:rsidRPr="00E244CD">
          <w:rPr>
            <w:rFonts w:ascii="Times New Roman" w:eastAsia="Times New Roman" w:hAnsi="Times New Roman" w:cs="Times New Roman"/>
            <w:sz w:val="24"/>
            <w:szCs w:val="24"/>
          </w:rPr>
          <w:t xml:space="preserve"> </w:t>
        </w:r>
      </w:ins>
      <w:r w:rsidR="00211EB6">
        <w:rPr>
          <w:rFonts w:ascii="Times New Roman" w:eastAsia="Times New Roman" w:hAnsi="Times New Roman" w:cs="Times New Roman"/>
          <w:sz w:val="24"/>
          <w:szCs w:val="24"/>
        </w:rPr>
        <w:t>was</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that the number of </w:t>
      </w:r>
      <w:r w:rsidR="00211EB6" w:rsidRPr="00E244CD">
        <w:rPr>
          <w:rFonts w:ascii="Times New Roman" w:eastAsia="Times New Roman" w:hAnsi="Times New Roman" w:cs="Times New Roman"/>
          <w:sz w:val="24"/>
          <w:szCs w:val="24"/>
        </w:rPr>
        <w:t xml:space="preserve">affected </w:t>
      </w:r>
      <w:r w:rsidRPr="00E244CD">
        <w:rPr>
          <w:rFonts w:ascii="Times New Roman" w:eastAsia="Times New Roman" w:hAnsi="Times New Roman" w:cs="Times New Roman"/>
          <w:sz w:val="24"/>
          <w:szCs w:val="24"/>
        </w:rPr>
        <w:t xml:space="preserve">populations </w:t>
      </w:r>
      <w:r w:rsidR="00211EB6">
        <w:rPr>
          <w:rFonts w:ascii="Times New Roman" w:eastAsia="Times New Roman" w:hAnsi="Times New Roman" w:cs="Times New Roman"/>
          <w:sz w:val="24"/>
          <w:szCs w:val="24"/>
        </w:rPr>
        <w:t>was</w:t>
      </w:r>
      <w:r w:rsidRPr="00E244CD">
        <w:rPr>
          <w:rFonts w:ascii="Times New Roman" w:eastAsia="Times New Roman" w:hAnsi="Times New Roman" w:cs="Times New Roman"/>
          <w:sz w:val="24"/>
          <w:szCs w:val="24"/>
        </w:rPr>
        <w:t xml:space="preserve"> the main factor </w:t>
      </w:r>
      <w:r w:rsidR="00211EB6">
        <w:rPr>
          <w:rFonts w:ascii="Times New Roman" w:eastAsia="Times New Roman" w:hAnsi="Times New Roman" w:cs="Times New Roman"/>
          <w:sz w:val="24"/>
          <w:szCs w:val="24"/>
        </w:rPr>
        <w:t xml:space="preserve">driving </w:t>
      </w:r>
      <w:r w:rsidRPr="00E244CD">
        <w:rPr>
          <w:rFonts w:ascii="Times New Roman" w:eastAsia="Times New Roman" w:hAnsi="Times New Roman" w:cs="Times New Roman"/>
          <w:sz w:val="24"/>
          <w:szCs w:val="24"/>
        </w:rPr>
        <w:t xml:space="preserve">increasing FNR values </w:t>
      </w:r>
      <w:r w:rsidR="00211EB6">
        <w:rPr>
          <w:rFonts w:ascii="Times New Roman" w:eastAsia="Times New Roman" w:hAnsi="Times New Roman" w:cs="Times New Roman"/>
          <w:sz w:val="24"/>
          <w:szCs w:val="24"/>
        </w:rPr>
        <w:t>when the pre-event sample was older</w:t>
      </w:r>
      <w:r w:rsidRPr="00E244CD">
        <w:rPr>
          <w:rFonts w:ascii="Times New Roman" w:eastAsia="Times New Roman" w:hAnsi="Times New Roman" w:cs="Times New Roman"/>
          <w:sz w:val="24"/>
          <w:szCs w:val="24"/>
        </w:rPr>
        <w:t xml:space="preserve"> (3&gt;2&gt;1; left side of Fig. 5), while dispersal capacity </w:t>
      </w:r>
      <w:r w:rsidR="00211EB6">
        <w:rPr>
          <w:rFonts w:ascii="Times New Roman" w:eastAsia="Times New Roman" w:hAnsi="Times New Roman" w:cs="Times New Roman"/>
          <w:sz w:val="24"/>
          <w:szCs w:val="24"/>
        </w:rPr>
        <w:t>was</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 main factor </w:t>
      </w:r>
      <w:r w:rsidR="00211EB6">
        <w:rPr>
          <w:rFonts w:ascii="Times New Roman" w:eastAsia="Times New Roman" w:hAnsi="Times New Roman" w:cs="Times New Roman"/>
          <w:sz w:val="24"/>
          <w:szCs w:val="24"/>
        </w:rPr>
        <w:t xml:space="preserve">driving </w:t>
      </w:r>
      <w:r w:rsidRPr="00E244CD">
        <w:rPr>
          <w:rFonts w:ascii="Times New Roman" w:eastAsia="Times New Roman" w:hAnsi="Times New Roman" w:cs="Times New Roman"/>
          <w:sz w:val="24"/>
          <w:szCs w:val="24"/>
        </w:rPr>
        <w:t xml:space="preserve">increasing FNR values </w:t>
      </w:r>
      <w:r w:rsidR="00211EB6">
        <w:rPr>
          <w:rFonts w:ascii="Times New Roman" w:eastAsia="Times New Roman" w:hAnsi="Times New Roman" w:cs="Times New Roman"/>
          <w:sz w:val="24"/>
          <w:szCs w:val="24"/>
        </w:rPr>
        <w:t>when</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 </w:t>
      </w:r>
      <w:r w:rsidR="00211EB6">
        <w:rPr>
          <w:rFonts w:ascii="Times New Roman" w:eastAsia="Times New Roman" w:hAnsi="Times New Roman" w:cs="Times New Roman"/>
          <w:sz w:val="24"/>
          <w:szCs w:val="24"/>
        </w:rPr>
        <w:t xml:space="preserve">post-event sample was older </w:t>
      </w:r>
      <w:r w:rsidRPr="00E244CD">
        <w:rPr>
          <w:rFonts w:ascii="Times New Roman" w:eastAsia="Times New Roman" w:hAnsi="Times New Roman" w:cs="Times New Roman"/>
          <w:sz w:val="24"/>
          <w:szCs w:val="24"/>
        </w:rPr>
        <w:t xml:space="preserve">(H&gt;M&gt;L; right side of Fig. 5). For </w:t>
      </w:r>
      <w:r w:rsidR="001226C2">
        <w:rPr>
          <w:rFonts w:ascii="Times New Roman" w:eastAsia="Times New Roman" w:hAnsi="Times New Roman" w:cs="Times New Roman"/>
          <w:sz w:val="24"/>
          <w:szCs w:val="24"/>
        </w:rPr>
        <w:t>scenarios with the</w:t>
      </w:r>
      <w:r w:rsidRPr="00E244CD">
        <w:rPr>
          <w:rFonts w:ascii="Times New Roman" w:eastAsia="Times New Roman" w:hAnsi="Times New Roman" w:cs="Times New Roman"/>
          <w:sz w:val="24"/>
          <w:szCs w:val="24"/>
        </w:rPr>
        <w:t xml:space="preserve"> same number of </w:t>
      </w:r>
      <w:r w:rsidR="001226C2" w:rsidRPr="00E244CD">
        <w:rPr>
          <w:rFonts w:ascii="Times New Roman" w:eastAsia="Times New Roman" w:hAnsi="Times New Roman" w:cs="Times New Roman"/>
          <w:sz w:val="24"/>
          <w:szCs w:val="24"/>
        </w:rPr>
        <w:t xml:space="preserve">affected </w:t>
      </w:r>
      <w:r w:rsidRPr="00E244CD">
        <w:rPr>
          <w:rFonts w:ascii="Times New Roman" w:eastAsia="Times New Roman" w:hAnsi="Times New Roman" w:cs="Times New Roman"/>
          <w:sz w:val="24"/>
          <w:szCs w:val="24"/>
        </w:rPr>
        <w:t>populations, moderate</w:t>
      </w:r>
      <w:r w:rsidR="001226C2">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dispersal scenarios showed the worst performance </w:t>
      </w:r>
      <w:r w:rsidR="00F61846">
        <w:rPr>
          <w:rFonts w:ascii="Times New Roman" w:eastAsia="Times New Roman" w:hAnsi="Times New Roman" w:cs="Times New Roman"/>
          <w:sz w:val="24"/>
          <w:szCs w:val="24"/>
        </w:rPr>
        <w:t>with</w:t>
      </w:r>
      <w:r w:rsidR="00F61846" w:rsidRPr="00E244CD">
        <w:rPr>
          <w:rFonts w:ascii="Times New Roman" w:eastAsia="Times New Roman" w:hAnsi="Times New Roman" w:cs="Times New Roman"/>
          <w:sz w:val="24"/>
          <w:szCs w:val="24"/>
        </w:rPr>
        <w:t xml:space="preserve"> </w:t>
      </w:r>
      <w:r w:rsidR="00F61846">
        <w:rPr>
          <w:rFonts w:ascii="Times New Roman" w:eastAsia="Times New Roman" w:hAnsi="Times New Roman" w:cs="Times New Roman"/>
          <w:sz w:val="24"/>
          <w:szCs w:val="24"/>
        </w:rPr>
        <w:t xml:space="preserve">pre-event </w:t>
      </w:r>
      <w:r w:rsidRPr="00E244CD">
        <w:rPr>
          <w:rFonts w:ascii="Times New Roman" w:eastAsia="Times New Roman" w:hAnsi="Times New Roman" w:cs="Times New Roman"/>
          <w:sz w:val="24"/>
          <w:szCs w:val="24"/>
        </w:rPr>
        <w:t xml:space="preserve">sampling time lags, </w:t>
      </w:r>
      <w:r w:rsidR="00F61846" w:rsidRPr="00E244CD">
        <w:rPr>
          <w:rFonts w:ascii="Times New Roman" w:eastAsia="Times New Roman" w:hAnsi="Times New Roman" w:cs="Times New Roman"/>
          <w:sz w:val="24"/>
          <w:szCs w:val="24"/>
        </w:rPr>
        <w:t>wh</w:t>
      </w:r>
      <w:r w:rsidR="00F61846">
        <w:rPr>
          <w:rFonts w:ascii="Times New Roman" w:eastAsia="Times New Roman" w:hAnsi="Times New Roman" w:cs="Times New Roman"/>
          <w:sz w:val="24"/>
          <w:szCs w:val="24"/>
        </w:rPr>
        <w:t>ereas</w:t>
      </w:r>
      <w:r w:rsidR="00F61846" w:rsidRPr="00E244CD">
        <w:rPr>
          <w:rFonts w:ascii="Times New Roman" w:eastAsia="Times New Roman" w:hAnsi="Times New Roman" w:cs="Times New Roman"/>
          <w:sz w:val="24"/>
          <w:szCs w:val="24"/>
        </w:rPr>
        <w:t xml:space="preserve"> high</w:t>
      </w:r>
      <w:r w:rsidR="00F61846">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dispersal scenarios generally showed the worst performance </w:t>
      </w:r>
      <w:r w:rsidR="00F61846">
        <w:rPr>
          <w:rFonts w:ascii="Times New Roman" w:eastAsia="Times New Roman" w:hAnsi="Times New Roman" w:cs="Times New Roman"/>
          <w:sz w:val="24"/>
          <w:szCs w:val="24"/>
        </w:rPr>
        <w:t>with post-event</w:t>
      </w:r>
      <w:r w:rsidRPr="00E244CD">
        <w:rPr>
          <w:rFonts w:ascii="Times New Roman" w:eastAsia="Times New Roman" w:hAnsi="Times New Roman" w:cs="Times New Roman"/>
          <w:sz w:val="24"/>
          <w:szCs w:val="24"/>
        </w:rPr>
        <w:t xml:space="preserve"> sampling time lags (Fig .5). </w:t>
      </w:r>
      <w:r w:rsidR="00F61846">
        <w:rPr>
          <w:rFonts w:ascii="Times New Roman" w:eastAsia="Times New Roman" w:hAnsi="Times New Roman" w:cs="Times New Roman"/>
          <w:sz w:val="24"/>
          <w:szCs w:val="24"/>
        </w:rPr>
        <w:t xml:space="preserve">Over our nine-year sampling window, the </w:t>
      </w:r>
      <w:r w:rsidRPr="00E244CD">
        <w:rPr>
          <w:rFonts w:ascii="Times New Roman" w:eastAsia="Times New Roman" w:hAnsi="Times New Roman" w:cs="Times New Roman"/>
          <w:sz w:val="24"/>
          <w:szCs w:val="24"/>
        </w:rPr>
        <w:t>FNR changed the least for the L1 scenario and the most for the H3 scenario (Fig. 5).</w:t>
      </w:r>
    </w:p>
    <w:p w14:paraId="7DD7AF6D" w14:textId="15EEB7AF"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While the relative differences in FPR performance given different time lags were not as high as for FNR, FPR nonetheless increased with </w:t>
      </w:r>
      <w:r w:rsidR="00F61846">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sampling time lag</w:t>
      </w:r>
      <w:r w:rsidR="00F61846">
        <w:rPr>
          <w:rFonts w:ascii="Times New Roman" w:eastAsia="Times New Roman" w:hAnsi="Times New Roman" w:cs="Times New Roman"/>
          <w:sz w:val="24"/>
          <w:szCs w:val="24"/>
        </w:rPr>
        <w:t>.</w:t>
      </w:r>
      <w:r w:rsidR="00F6184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There </w:t>
      </w:r>
      <w:r w:rsidR="00F61846">
        <w:rPr>
          <w:rFonts w:ascii="Times New Roman" w:eastAsia="Times New Roman" w:hAnsi="Times New Roman" w:cs="Times New Roman"/>
          <w:sz w:val="24"/>
          <w:szCs w:val="24"/>
        </w:rPr>
        <w:t>were</w:t>
      </w:r>
      <w:r w:rsidR="00F6184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no clear patterns for whether dispersal or the number of </w:t>
      </w:r>
      <w:r w:rsidR="00F61846">
        <w:rPr>
          <w:rFonts w:ascii="Times New Roman" w:eastAsia="Times New Roman" w:hAnsi="Times New Roman" w:cs="Times New Roman"/>
          <w:sz w:val="24"/>
          <w:szCs w:val="24"/>
        </w:rPr>
        <w:t xml:space="preserve">affected </w:t>
      </w:r>
      <w:r w:rsidRPr="00E244CD">
        <w:rPr>
          <w:rFonts w:ascii="Times New Roman" w:eastAsia="Times New Roman" w:hAnsi="Times New Roman" w:cs="Times New Roman"/>
          <w:sz w:val="24"/>
          <w:szCs w:val="24"/>
        </w:rPr>
        <w:t xml:space="preserve">populations most influenced </w:t>
      </w:r>
      <w:r w:rsidR="00F61846">
        <w:rPr>
          <w:rFonts w:ascii="Times New Roman" w:eastAsia="Times New Roman" w:hAnsi="Times New Roman" w:cs="Times New Roman"/>
          <w:sz w:val="24"/>
          <w:szCs w:val="24"/>
        </w:rPr>
        <w:t xml:space="preserve">the change in </w:t>
      </w:r>
      <w:r w:rsidRPr="00E244CD">
        <w:rPr>
          <w:rFonts w:ascii="Times New Roman" w:eastAsia="Times New Roman" w:hAnsi="Times New Roman" w:cs="Times New Roman"/>
          <w:sz w:val="24"/>
          <w:szCs w:val="24"/>
        </w:rPr>
        <w:t xml:space="preserve">FPR </w:t>
      </w:r>
      <w:r w:rsidR="00F61846">
        <w:rPr>
          <w:rFonts w:ascii="Times New Roman" w:eastAsia="Times New Roman" w:hAnsi="Times New Roman" w:cs="Times New Roman"/>
          <w:sz w:val="24"/>
          <w:szCs w:val="24"/>
        </w:rPr>
        <w:t>associated with</w:t>
      </w:r>
      <w:r w:rsidRPr="00E244CD">
        <w:rPr>
          <w:rFonts w:ascii="Times New Roman" w:eastAsia="Times New Roman" w:hAnsi="Times New Roman" w:cs="Times New Roman"/>
          <w:sz w:val="24"/>
          <w:szCs w:val="24"/>
        </w:rPr>
        <w:t xml:space="preserve"> pre-event sampling</w:t>
      </w:r>
      <w:r w:rsidR="00F61846">
        <w:rPr>
          <w:rFonts w:ascii="Times New Roman" w:eastAsia="Times New Roman" w:hAnsi="Times New Roman" w:cs="Times New Roman"/>
          <w:sz w:val="24"/>
          <w:szCs w:val="24"/>
        </w:rPr>
        <w:t xml:space="preserve"> time</w:t>
      </w:r>
      <w:r w:rsidRPr="00E244CD">
        <w:rPr>
          <w:rFonts w:ascii="Times New Roman" w:eastAsia="Times New Roman" w:hAnsi="Times New Roman" w:cs="Times New Roman"/>
          <w:sz w:val="24"/>
          <w:szCs w:val="24"/>
        </w:rPr>
        <w:t xml:space="preserve"> (Fig.</w:t>
      </w:r>
      <w:r w:rsidR="00141DB8">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6</w:t>
      </w:r>
      <w:r w:rsidR="00F61846" w:rsidRPr="00E244CD">
        <w:rPr>
          <w:rFonts w:ascii="Times New Roman" w:eastAsia="Times New Roman" w:hAnsi="Times New Roman" w:cs="Times New Roman"/>
          <w:sz w:val="24"/>
          <w:szCs w:val="24"/>
        </w:rPr>
        <w:t>)</w:t>
      </w:r>
      <w:r w:rsidR="00F61846">
        <w:rPr>
          <w:rFonts w:ascii="Times New Roman" w:eastAsia="Times New Roman" w:hAnsi="Times New Roman" w:cs="Times New Roman"/>
          <w:sz w:val="24"/>
          <w:szCs w:val="24"/>
        </w:rPr>
        <w:t>;</w:t>
      </w:r>
      <w:r w:rsidR="00F61846" w:rsidRPr="00E244CD">
        <w:rPr>
          <w:rFonts w:ascii="Times New Roman" w:eastAsia="Times New Roman" w:hAnsi="Times New Roman" w:cs="Times New Roman"/>
          <w:sz w:val="24"/>
          <w:szCs w:val="24"/>
        </w:rPr>
        <w:t xml:space="preserve"> </w:t>
      </w:r>
      <w:r w:rsidR="00F61846">
        <w:rPr>
          <w:rFonts w:ascii="Times New Roman" w:eastAsia="Times New Roman" w:hAnsi="Times New Roman" w:cs="Times New Roman"/>
          <w:sz w:val="24"/>
          <w:szCs w:val="24"/>
        </w:rPr>
        <w:t>h</w:t>
      </w:r>
      <w:r w:rsidR="00F61846" w:rsidRPr="00E244CD">
        <w:rPr>
          <w:rFonts w:ascii="Times New Roman" w:eastAsia="Times New Roman" w:hAnsi="Times New Roman" w:cs="Times New Roman"/>
          <w:sz w:val="24"/>
          <w:szCs w:val="24"/>
        </w:rPr>
        <w:t>owever</w:t>
      </w:r>
      <w:r w:rsidRPr="00E244CD">
        <w:rPr>
          <w:rFonts w:ascii="Times New Roman" w:eastAsia="Times New Roman" w:hAnsi="Times New Roman" w:cs="Times New Roman"/>
          <w:sz w:val="24"/>
          <w:szCs w:val="24"/>
        </w:rPr>
        <w:t xml:space="preserve">, dispersal </w:t>
      </w:r>
      <w:r w:rsidR="00F61846">
        <w:rPr>
          <w:rFonts w:ascii="Times New Roman" w:eastAsia="Times New Roman" w:hAnsi="Times New Roman" w:cs="Times New Roman"/>
          <w:sz w:val="24"/>
          <w:szCs w:val="24"/>
        </w:rPr>
        <w:t>was</w:t>
      </w:r>
      <w:r w:rsidR="00F6184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 main factor driving FPR </w:t>
      </w:r>
      <w:r w:rsidR="00F61846" w:rsidRPr="00E244CD">
        <w:rPr>
          <w:rFonts w:ascii="Times New Roman" w:eastAsia="Times New Roman" w:hAnsi="Times New Roman" w:cs="Times New Roman"/>
          <w:sz w:val="24"/>
          <w:szCs w:val="24"/>
        </w:rPr>
        <w:t xml:space="preserve">for time gaps </w:t>
      </w:r>
      <w:r w:rsidR="00F61846">
        <w:rPr>
          <w:rFonts w:ascii="Times New Roman" w:eastAsia="Times New Roman" w:hAnsi="Times New Roman" w:cs="Times New Roman"/>
          <w:sz w:val="24"/>
          <w:szCs w:val="24"/>
        </w:rPr>
        <w:t>associated with post-event</w:t>
      </w:r>
      <w:r w:rsidR="00F61846" w:rsidRPr="00E244CD">
        <w:rPr>
          <w:rFonts w:ascii="Times New Roman" w:eastAsia="Times New Roman" w:hAnsi="Times New Roman" w:cs="Times New Roman"/>
          <w:sz w:val="24"/>
          <w:szCs w:val="24"/>
        </w:rPr>
        <w:t xml:space="preserve"> sampling </w:t>
      </w:r>
      <w:r w:rsidRPr="00E244CD">
        <w:rPr>
          <w:rFonts w:ascii="Times New Roman" w:eastAsia="Times New Roman" w:hAnsi="Times New Roman" w:cs="Times New Roman"/>
          <w:sz w:val="24"/>
          <w:szCs w:val="24"/>
        </w:rPr>
        <w:t xml:space="preserve">(Fig. 6). The strong relationship </w:t>
      </w:r>
      <w:r w:rsidR="00141DB8">
        <w:rPr>
          <w:rFonts w:ascii="Times New Roman" w:eastAsia="Times New Roman" w:hAnsi="Times New Roman" w:cs="Times New Roman"/>
          <w:sz w:val="24"/>
          <w:szCs w:val="24"/>
        </w:rPr>
        <w:t xml:space="preserve">that we observed </w:t>
      </w:r>
      <w:r w:rsidRPr="00E244CD">
        <w:rPr>
          <w:rFonts w:ascii="Times New Roman" w:eastAsia="Times New Roman" w:hAnsi="Times New Roman" w:cs="Times New Roman"/>
          <w:sz w:val="24"/>
          <w:szCs w:val="24"/>
        </w:rPr>
        <w:t>between FPR and the number of populations affected by the demographic event</w:t>
      </w:r>
      <w:r w:rsidR="00141DB8">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therefore </w:t>
      </w:r>
      <w:r w:rsidR="00141DB8">
        <w:rPr>
          <w:rFonts w:ascii="Times New Roman" w:eastAsia="Times New Roman" w:hAnsi="Times New Roman" w:cs="Times New Roman"/>
          <w:sz w:val="24"/>
          <w:szCs w:val="24"/>
        </w:rPr>
        <w:t>became less pronounced</w:t>
      </w:r>
      <w:r w:rsidR="00141DB8"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as dispersal became more influential. </w:t>
      </w:r>
      <w:r w:rsidR="00141DB8">
        <w:rPr>
          <w:rFonts w:ascii="Times New Roman" w:eastAsia="Times New Roman" w:hAnsi="Times New Roman" w:cs="Times New Roman"/>
          <w:sz w:val="24"/>
          <w:szCs w:val="24"/>
        </w:rPr>
        <w:t xml:space="preserve">As with the FNR, the </w:t>
      </w:r>
      <w:r w:rsidRPr="00E244CD">
        <w:rPr>
          <w:rFonts w:ascii="Times New Roman" w:eastAsia="Times New Roman" w:hAnsi="Times New Roman" w:cs="Times New Roman"/>
          <w:sz w:val="24"/>
          <w:szCs w:val="24"/>
        </w:rPr>
        <w:t xml:space="preserve">FPR did not change much for the L1 scenario and changed the most dramatically for the H3 scenario (Fig. 6), </w:t>
      </w:r>
      <w:r w:rsidR="00141DB8">
        <w:rPr>
          <w:rFonts w:ascii="Times New Roman" w:eastAsia="Times New Roman" w:hAnsi="Times New Roman" w:cs="Times New Roman"/>
          <w:sz w:val="24"/>
          <w:szCs w:val="24"/>
        </w:rPr>
        <w:t>indicating</w:t>
      </w:r>
      <w:r w:rsidRPr="00E244CD">
        <w:rPr>
          <w:rFonts w:ascii="Times New Roman" w:eastAsia="Times New Roman" w:hAnsi="Times New Roman" w:cs="Times New Roman"/>
          <w:sz w:val="24"/>
          <w:szCs w:val="24"/>
        </w:rPr>
        <w:t xml:space="preserve"> differences in </w:t>
      </w:r>
      <w:r w:rsidR="00141DB8">
        <w:rPr>
          <w:rFonts w:ascii="Times New Roman" w:eastAsia="Times New Roman" w:hAnsi="Times New Roman" w:cs="Times New Roman"/>
          <w:sz w:val="24"/>
          <w:szCs w:val="24"/>
        </w:rPr>
        <w:t>how</w:t>
      </w:r>
      <w:r w:rsidR="00141DB8"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time </w:t>
      </w:r>
      <w:r w:rsidR="00141DB8">
        <w:rPr>
          <w:rFonts w:ascii="Times New Roman" w:eastAsia="Times New Roman" w:hAnsi="Times New Roman" w:cs="Times New Roman"/>
          <w:sz w:val="24"/>
          <w:szCs w:val="24"/>
        </w:rPr>
        <w:t>affects</w:t>
      </w:r>
      <w:r w:rsidR="00141DB8"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our two most extreme scenarios</w:t>
      </w:r>
      <w:r w:rsidR="00141DB8">
        <w:rPr>
          <w:rFonts w:ascii="Times New Roman" w:eastAsia="Times New Roman" w:hAnsi="Times New Roman" w:cs="Times New Roman"/>
          <w:sz w:val="24"/>
          <w:szCs w:val="24"/>
        </w:rPr>
        <w:t xml:space="preserve"> that</w:t>
      </w:r>
      <w:r w:rsidRPr="00E244CD">
        <w:rPr>
          <w:rFonts w:ascii="Times New Roman" w:eastAsia="Times New Roman" w:hAnsi="Times New Roman" w:cs="Times New Roman"/>
          <w:sz w:val="24"/>
          <w:szCs w:val="24"/>
        </w:rPr>
        <w:t xml:space="preserve"> could be </w:t>
      </w:r>
      <w:r w:rsidR="00141DB8">
        <w:rPr>
          <w:rFonts w:ascii="Times New Roman" w:eastAsia="Times New Roman" w:hAnsi="Times New Roman" w:cs="Times New Roman"/>
          <w:sz w:val="24"/>
          <w:szCs w:val="24"/>
        </w:rPr>
        <w:t xml:space="preserve">a </w:t>
      </w:r>
      <w:r w:rsidRPr="00E244CD">
        <w:rPr>
          <w:rFonts w:ascii="Times New Roman" w:eastAsia="Times New Roman" w:hAnsi="Times New Roman" w:cs="Times New Roman"/>
          <w:sz w:val="24"/>
          <w:szCs w:val="24"/>
        </w:rPr>
        <w:t xml:space="preserve">useful </w:t>
      </w:r>
      <w:r w:rsidR="00141DB8">
        <w:rPr>
          <w:rFonts w:ascii="Times New Roman" w:eastAsia="Times New Roman" w:hAnsi="Times New Roman" w:cs="Times New Roman"/>
          <w:sz w:val="24"/>
          <w:szCs w:val="24"/>
        </w:rPr>
        <w:t xml:space="preserve">consideration </w:t>
      </w:r>
      <w:r w:rsidRPr="00E244CD">
        <w:rPr>
          <w:rFonts w:ascii="Times New Roman" w:eastAsia="Times New Roman" w:hAnsi="Times New Roman" w:cs="Times New Roman"/>
          <w:sz w:val="24"/>
          <w:szCs w:val="24"/>
        </w:rPr>
        <w:t>for potential TGI users.</w:t>
      </w:r>
    </w:p>
    <w:p w14:paraId="5671EA13" w14:textId="53861101" w:rsidR="00760250" w:rsidRPr="00E244CD" w:rsidRDefault="00141DB8" w:rsidP="00182E94">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60250" w:rsidRPr="00E244CD">
        <w:rPr>
          <w:rFonts w:ascii="Times New Roman" w:eastAsia="Times New Roman" w:hAnsi="Times New Roman" w:cs="Times New Roman"/>
          <w:sz w:val="24"/>
          <w:szCs w:val="24"/>
        </w:rPr>
        <w:t xml:space="preserve">he </w:t>
      </w:r>
      <w:r>
        <w:rPr>
          <w:rFonts w:ascii="Times New Roman" w:eastAsia="Times New Roman" w:hAnsi="Times New Roman" w:cs="Times New Roman"/>
          <w:sz w:val="24"/>
          <w:szCs w:val="24"/>
        </w:rPr>
        <w:t xml:space="preserve">simulation that was </w:t>
      </w:r>
      <w:r w:rsidR="00760250" w:rsidRPr="00E244CD">
        <w:rPr>
          <w:rFonts w:ascii="Times New Roman" w:eastAsia="Times New Roman" w:hAnsi="Times New Roman" w:cs="Times New Roman"/>
          <w:sz w:val="24"/>
          <w:szCs w:val="24"/>
        </w:rPr>
        <w:t xml:space="preserve">most likely to preserve the signal </w:t>
      </w:r>
      <w:r>
        <w:rPr>
          <w:rFonts w:ascii="Times New Roman" w:eastAsia="Times New Roman" w:hAnsi="Times New Roman" w:cs="Times New Roman"/>
          <w:sz w:val="24"/>
          <w:szCs w:val="24"/>
        </w:rPr>
        <w:t>of the demographic event, was the low-dispersal scenario with a single affected population</w:t>
      </w:r>
      <w:r w:rsidR="00760250" w:rsidRPr="00E244CD">
        <w:rPr>
          <w:rFonts w:ascii="Times New Roman" w:eastAsia="Times New Roman" w:hAnsi="Times New Roman" w:cs="Times New Roman"/>
          <w:sz w:val="24"/>
          <w:szCs w:val="24"/>
        </w:rPr>
        <w:t xml:space="preserve"> (L1</w:t>
      </w:r>
      <w:r w:rsidRPr="00E244CD">
        <w:rPr>
          <w:rFonts w:ascii="Times New Roman" w:eastAsia="Times New Roman" w:hAnsi="Times New Roman" w:cs="Times New Roman"/>
          <w:sz w:val="24"/>
          <w:szCs w:val="24"/>
        </w:rPr>
        <w:t>)</w:t>
      </w:r>
      <w:r>
        <w:rPr>
          <w:rFonts w:ascii="Times New Roman" w:eastAsia="Times New Roman" w:hAnsi="Times New Roman" w:cs="Times New Roman"/>
          <w:sz w:val="24"/>
          <w:szCs w:val="24"/>
        </w:rPr>
        <w:t>. In this scenario,</w:t>
      </w:r>
      <w:r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the TGI approach was still able to keep false negatives below 15% and false positives below 10%, even </w:t>
      </w:r>
      <w:r>
        <w:rPr>
          <w:rFonts w:ascii="Times New Roman" w:eastAsia="Times New Roman" w:hAnsi="Times New Roman" w:cs="Times New Roman"/>
          <w:sz w:val="24"/>
          <w:szCs w:val="24"/>
        </w:rPr>
        <w:t>when the</w:t>
      </w:r>
      <w:r w:rsidR="00760250" w:rsidRPr="00E244CD">
        <w:rPr>
          <w:rFonts w:ascii="Times New Roman" w:eastAsia="Times New Roman" w:hAnsi="Times New Roman" w:cs="Times New Roman"/>
          <w:sz w:val="24"/>
          <w:szCs w:val="24"/>
        </w:rPr>
        <w:t xml:space="preserve"> second sampling </w:t>
      </w:r>
      <w:r>
        <w:rPr>
          <w:rFonts w:ascii="Times New Roman" w:eastAsia="Times New Roman" w:hAnsi="Times New Roman" w:cs="Times New Roman"/>
          <w:sz w:val="24"/>
          <w:szCs w:val="24"/>
        </w:rPr>
        <w:t xml:space="preserve">was </w:t>
      </w:r>
      <w:r w:rsidR="00760250" w:rsidRPr="00E244CD">
        <w:rPr>
          <w:rFonts w:ascii="Times New Roman" w:eastAsia="Times New Roman" w:hAnsi="Times New Roman" w:cs="Times New Roman"/>
          <w:sz w:val="24"/>
          <w:szCs w:val="24"/>
        </w:rPr>
        <w:t xml:space="preserve">done </w:t>
      </w:r>
      <w:r>
        <w:rPr>
          <w:rFonts w:ascii="Times New Roman" w:eastAsia="Times New Roman" w:hAnsi="Times New Roman" w:cs="Times New Roman"/>
          <w:sz w:val="24"/>
          <w:szCs w:val="24"/>
        </w:rPr>
        <w:t>nine</w:t>
      </w:r>
      <w:r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years after the event (Fig. 5, 6)</w:t>
      </w:r>
      <w:r>
        <w:rPr>
          <w:rFonts w:ascii="Times New Roman" w:eastAsia="Times New Roman" w:hAnsi="Times New Roman" w:cs="Times New Roman"/>
          <w:sz w:val="24"/>
          <w:szCs w:val="24"/>
        </w:rPr>
        <w:t xml:space="preserve"> and</w:t>
      </w:r>
      <w:r w:rsidR="00760250" w:rsidRPr="00E244CD">
        <w:rPr>
          <w:rFonts w:ascii="Times New Roman" w:eastAsia="Times New Roman" w:hAnsi="Times New Roman" w:cs="Times New Roman"/>
          <w:sz w:val="24"/>
          <w:szCs w:val="24"/>
        </w:rPr>
        <w:t xml:space="preserve"> regardless of whether the first or second sampling </w:t>
      </w:r>
      <w:r>
        <w:rPr>
          <w:rFonts w:ascii="Times New Roman" w:eastAsia="Times New Roman" w:hAnsi="Times New Roman" w:cs="Times New Roman"/>
          <w:sz w:val="24"/>
          <w:szCs w:val="24"/>
        </w:rPr>
        <w:t>was</w:t>
      </w:r>
      <w:r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responsible for the time lag. </w:t>
      </w:r>
    </w:p>
    <w:p w14:paraId="017AD238" w14:textId="248D2801" w:rsidR="00282B66" w:rsidRPr="00E244CD" w:rsidRDefault="009325F1" w:rsidP="00182E94">
      <w:pPr>
        <w:pStyle w:val="Heading2"/>
        <w:spacing w:after="240" w:line="276" w:lineRule="auto"/>
      </w:pPr>
      <w:r>
        <w:rPr>
          <w:lang w:val="en-US"/>
        </w:rPr>
        <w:t>Thresholds</w:t>
      </w:r>
    </w:p>
    <w:p w14:paraId="2AED0FFF" w14:textId="37A83C8B" w:rsidR="00282B66" w:rsidRDefault="004D0FC0" w:rsidP="00182E94">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CA"/>
        </w:rPr>
        <w:t xml:space="preserve">A trade-off </w:t>
      </w:r>
      <w:r>
        <w:rPr>
          <w:rFonts w:ascii="Times New Roman" w:eastAsia="Times New Roman" w:hAnsi="Times New Roman" w:cs="Times New Roman"/>
          <w:sz w:val="24"/>
          <w:szCs w:val="24"/>
        </w:rPr>
        <w:t>between FNR and FPR, and based on threshold value, was present across scenarios.</w:t>
      </w:r>
      <w:r w:rsidR="006C763E">
        <w:rPr>
          <w:rFonts w:ascii="Times New Roman" w:eastAsia="Times New Roman" w:hAnsi="Times New Roman" w:cs="Times New Roman"/>
          <w:sz w:val="24"/>
          <w:szCs w:val="24"/>
          <w:lang w:val="en-CA"/>
        </w:rPr>
        <w:t xml:space="preserve"> </w:t>
      </w:r>
      <w:r w:rsidR="00092D01">
        <w:rPr>
          <w:rFonts w:ascii="Times New Roman" w:eastAsia="Times New Roman" w:hAnsi="Times New Roman" w:cs="Times New Roman"/>
          <w:sz w:val="24"/>
          <w:szCs w:val="24"/>
        </w:rPr>
        <w:t>FNR values</w:t>
      </w:r>
      <w:r w:rsidR="00986514" w:rsidRPr="00211EB6">
        <w:rPr>
          <w:rFonts w:ascii="Times New Roman" w:eastAsia="Times New Roman" w:hAnsi="Times New Roman" w:cs="Times New Roman"/>
          <w:sz w:val="24"/>
          <w:szCs w:val="24"/>
        </w:rPr>
        <w:t xml:space="preserve"> </w:t>
      </w:r>
      <w:r w:rsidR="00986514" w:rsidRPr="00E244CD">
        <w:rPr>
          <w:rFonts w:ascii="Times New Roman" w:eastAsia="Times New Roman" w:hAnsi="Times New Roman" w:cs="Times New Roman"/>
          <w:sz w:val="24"/>
          <w:szCs w:val="24"/>
        </w:rPr>
        <w:t xml:space="preserve">decreased with </w:t>
      </w:r>
      <w:r w:rsidR="00986514" w:rsidRPr="00211EB6">
        <w:rPr>
          <w:rFonts w:ascii="Times New Roman" w:eastAsia="Times New Roman" w:hAnsi="Times New Roman" w:cs="Times New Roman"/>
          <w:sz w:val="24"/>
          <w:szCs w:val="24"/>
        </w:rPr>
        <w:t xml:space="preserve">the chosen significance </w:t>
      </w:r>
      <w:r w:rsidR="00986514" w:rsidRPr="00E244CD">
        <w:rPr>
          <w:rFonts w:ascii="Times New Roman" w:eastAsia="Times New Roman" w:hAnsi="Times New Roman" w:cs="Times New Roman"/>
          <w:sz w:val="24"/>
          <w:szCs w:val="24"/>
        </w:rPr>
        <w:t>threshold, with a sharp decrease (most notable for H3) before 0.025 followed by a slower decrease until 0.1.</w:t>
      </w:r>
      <w:r w:rsidR="00092D01">
        <w:rPr>
          <w:rFonts w:ascii="Times New Roman" w:eastAsia="Times New Roman" w:hAnsi="Times New Roman" w:cs="Times New Roman"/>
          <w:sz w:val="24"/>
          <w:szCs w:val="24"/>
        </w:rPr>
        <w:t xml:space="preserve"> </w:t>
      </w:r>
      <w:r w:rsidR="00092D01" w:rsidRPr="00E244CD">
        <w:rPr>
          <w:rFonts w:ascii="Times New Roman" w:eastAsia="Times New Roman" w:hAnsi="Times New Roman" w:cs="Times New Roman"/>
          <w:sz w:val="24"/>
          <w:szCs w:val="24"/>
        </w:rPr>
        <w:t>F</w:t>
      </w:r>
      <w:r w:rsidR="00092D01">
        <w:rPr>
          <w:rFonts w:ascii="Times New Roman" w:eastAsia="Times New Roman" w:hAnsi="Times New Roman" w:cs="Times New Roman"/>
          <w:sz w:val="24"/>
          <w:szCs w:val="24"/>
        </w:rPr>
        <w:t>PR values</w:t>
      </w:r>
      <w:r w:rsidR="00092D01" w:rsidRPr="00211EB6">
        <w:rPr>
          <w:rFonts w:ascii="Times New Roman" w:eastAsia="Times New Roman" w:hAnsi="Times New Roman" w:cs="Times New Roman"/>
          <w:sz w:val="24"/>
          <w:szCs w:val="24"/>
        </w:rPr>
        <w:t xml:space="preserve"> </w:t>
      </w:r>
      <w:r w:rsidR="00092D01" w:rsidRPr="00E244CD">
        <w:rPr>
          <w:rFonts w:ascii="Times New Roman" w:eastAsia="Times New Roman" w:hAnsi="Times New Roman" w:cs="Times New Roman"/>
          <w:sz w:val="24"/>
          <w:szCs w:val="24"/>
        </w:rPr>
        <w:t xml:space="preserve">increased with </w:t>
      </w:r>
      <w:r w:rsidR="00092D01" w:rsidRPr="00211EB6">
        <w:rPr>
          <w:rFonts w:ascii="Times New Roman" w:eastAsia="Times New Roman" w:hAnsi="Times New Roman" w:cs="Times New Roman"/>
          <w:sz w:val="24"/>
          <w:szCs w:val="24"/>
        </w:rPr>
        <w:t xml:space="preserve">the chosen significance </w:t>
      </w:r>
      <w:r w:rsidR="00092D01" w:rsidRPr="00E244CD">
        <w:rPr>
          <w:rFonts w:ascii="Times New Roman" w:eastAsia="Times New Roman" w:hAnsi="Times New Roman" w:cs="Times New Roman"/>
          <w:sz w:val="24"/>
          <w:szCs w:val="24"/>
        </w:rPr>
        <w:t>threshold, with a sharp increase at low thresholds followed by a continued but saturating increase until</w:t>
      </w:r>
      <w:r w:rsidR="00092D01" w:rsidRPr="00211EB6">
        <w:rPr>
          <w:rFonts w:ascii="Times New Roman" w:eastAsia="Times New Roman" w:hAnsi="Times New Roman" w:cs="Times New Roman"/>
          <w:sz w:val="24"/>
          <w:szCs w:val="24"/>
        </w:rPr>
        <w:t xml:space="preserve"> p &lt;</w:t>
      </w:r>
      <w:r w:rsidR="00092D01" w:rsidRPr="00E244CD">
        <w:rPr>
          <w:rFonts w:ascii="Times New Roman" w:eastAsia="Times New Roman" w:hAnsi="Times New Roman" w:cs="Times New Roman"/>
          <w:sz w:val="24"/>
          <w:szCs w:val="24"/>
        </w:rPr>
        <w:t xml:space="preserve"> 0.1. </w:t>
      </w:r>
    </w:p>
    <w:p w14:paraId="52C3B6F9" w14:textId="3875930A" w:rsidR="00760250" w:rsidRPr="00E244CD" w:rsidRDefault="00372E64" w:rsidP="00182E94">
      <w:pPr>
        <w:pStyle w:val="Heading2"/>
        <w:spacing w:after="240" w:line="276" w:lineRule="auto"/>
      </w:pPr>
      <w:r w:rsidRPr="00E244CD">
        <w:rPr>
          <w:lang w:val="en-US"/>
        </w:rPr>
        <w:t>Appli</w:t>
      </w:r>
      <w:r>
        <w:rPr>
          <w:lang w:val="en-US"/>
        </w:rPr>
        <w:t>ed</w:t>
      </w:r>
      <w:r w:rsidRPr="00E244CD">
        <w:rPr>
          <w:lang w:val="en-US"/>
        </w:rPr>
        <w:t xml:space="preserve"> </w:t>
      </w:r>
      <w:r w:rsidR="00760250" w:rsidRPr="00E244CD">
        <w:rPr>
          <w:lang w:val="en-US"/>
        </w:rPr>
        <w:t>example</w:t>
      </w:r>
    </w:p>
    <w:p w14:paraId="394F4334" w14:textId="3BD06466"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lastRenderedPageBreak/>
        <w:t>The Northern tidewater goby (</w:t>
      </w:r>
      <w:proofErr w:type="spellStart"/>
      <w:r w:rsidRPr="00E244CD">
        <w:rPr>
          <w:rFonts w:ascii="Times New Roman" w:eastAsia="Times New Roman" w:hAnsi="Times New Roman" w:cs="Times New Roman"/>
          <w:i/>
          <w:sz w:val="24"/>
          <w:szCs w:val="24"/>
        </w:rPr>
        <w:t>Eucyclogobius</w:t>
      </w:r>
      <w:proofErr w:type="spellEnd"/>
      <w:r w:rsidRPr="00E244CD">
        <w:rPr>
          <w:rFonts w:ascii="Times New Roman" w:eastAsia="Times New Roman" w:hAnsi="Times New Roman" w:cs="Times New Roman"/>
          <w:i/>
          <w:sz w:val="24"/>
          <w:szCs w:val="24"/>
        </w:rPr>
        <w:t xml:space="preserve"> </w:t>
      </w:r>
      <w:proofErr w:type="spellStart"/>
      <w:r w:rsidRPr="00E244CD">
        <w:rPr>
          <w:rFonts w:ascii="Times New Roman" w:eastAsia="Times New Roman" w:hAnsi="Times New Roman" w:cs="Times New Roman"/>
          <w:i/>
          <w:sz w:val="24"/>
          <w:szCs w:val="24"/>
        </w:rPr>
        <w:t>newberryi</w:t>
      </w:r>
      <w:proofErr w:type="spellEnd"/>
      <w:r w:rsidRPr="00E244CD">
        <w:rPr>
          <w:rFonts w:ascii="Times New Roman" w:eastAsia="Times New Roman" w:hAnsi="Times New Roman" w:cs="Times New Roman"/>
          <w:sz w:val="24"/>
          <w:szCs w:val="24"/>
        </w:rPr>
        <w:t xml:space="preserve">) is a small endangered fish </w:t>
      </w:r>
      <w:r w:rsidR="00312CAE" w:rsidRPr="00E244CD">
        <w:rPr>
          <w:rFonts w:ascii="Times New Roman" w:eastAsia="Times New Roman" w:hAnsi="Times New Roman" w:cs="Times New Roman"/>
          <w:sz w:val="24"/>
          <w:szCs w:val="24"/>
        </w:rPr>
        <w:t xml:space="preserve">that </w:t>
      </w:r>
      <w:r w:rsidRPr="00E244CD">
        <w:rPr>
          <w:rFonts w:ascii="Times New Roman" w:eastAsia="Times New Roman" w:hAnsi="Times New Roman" w:cs="Times New Roman"/>
          <w:sz w:val="24"/>
          <w:szCs w:val="24"/>
        </w:rPr>
        <w:t xml:space="preserve">lives in brackish estuaries and lagoons along the coast of California. </w:t>
      </w:r>
      <w:r w:rsidR="00312CAE" w:rsidRPr="00E244CD">
        <w:rPr>
          <w:rFonts w:ascii="Times New Roman" w:eastAsia="Times New Roman" w:hAnsi="Times New Roman" w:cs="Times New Roman"/>
          <w:sz w:val="24"/>
          <w:szCs w:val="24"/>
        </w:rPr>
        <w:t>T</w:t>
      </w:r>
      <w:r w:rsidRPr="00E244CD">
        <w:rPr>
          <w:rFonts w:ascii="Times New Roman" w:eastAsia="Times New Roman" w:hAnsi="Times New Roman" w:cs="Times New Roman"/>
          <w:sz w:val="24"/>
          <w:szCs w:val="24"/>
        </w:rPr>
        <w:t xml:space="preserve">his species represents an interesting model </w:t>
      </w:r>
      <w:r w:rsidR="00312CAE" w:rsidRPr="00E244CD">
        <w:rPr>
          <w:rFonts w:ascii="Times New Roman" w:eastAsia="Times New Roman" w:hAnsi="Times New Roman" w:cs="Times New Roman"/>
          <w:sz w:val="24"/>
          <w:szCs w:val="24"/>
        </w:rPr>
        <w:t xml:space="preserve">for population genetic studies </w:t>
      </w:r>
      <w:r w:rsidRPr="00E244CD">
        <w:rPr>
          <w:rFonts w:ascii="Times New Roman" w:eastAsia="Times New Roman" w:hAnsi="Times New Roman" w:cs="Times New Roman"/>
          <w:sz w:val="24"/>
          <w:szCs w:val="24"/>
        </w:rPr>
        <w:t xml:space="preserve">because dispersal between suitable habitat patches </w:t>
      </w:r>
      <w:r w:rsidR="00312CAE" w:rsidRPr="00E244CD">
        <w:rPr>
          <w:rFonts w:ascii="Times New Roman" w:eastAsia="Times New Roman" w:hAnsi="Times New Roman" w:cs="Times New Roman"/>
          <w:sz w:val="24"/>
          <w:szCs w:val="24"/>
        </w:rPr>
        <w:t xml:space="preserve">only </w:t>
      </w:r>
      <w:r w:rsidRPr="00E244CD">
        <w:rPr>
          <w:rFonts w:ascii="Times New Roman" w:eastAsia="Times New Roman" w:hAnsi="Times New Roman" w:cs="Times New Roman"/>
          <w:sz w:val="24"/>
          <w:szCs w:val="24"/>
        </w:rPr>
        <w:t xml:space="preserve">occurs during rare, discrete events. </w:t>
      </w:r>
      <w:r w:rsidR="00312CAE" w:rsidRPr="00E244CD">
        <w:rPr>
          <w:rFonts w:ascii="Times New Roman" w:eastAsia="Times New Roman" w:hAnsi="Times New Roman" w:cs="Times New Roman"/>
          <w:sz w:val="24"/>
          <w:szCs w:val="24"/>
        </w:rPr>
        <w:t xml:space="preserve">A previous study </w:t>
      </w:r>
      <w:r w:rsidRPr="00E244CD">
        <w:rPr>
          <w:rFonts w:ascii="Times New Roman" w:eastAsia="Times New Roman" w:hAnsi="Times New Roman" w:cs="Times New Roman"/>
          <w:sz w:val="24"/>
          <w:szCs w:val="24"/>
        </w:rPr>
        <w:t xml:space="preserve">investigated extinction–colonization dynamics </w:t>
      </w:r>
      <w:r w:rsidR="00312CAE" w:rsidRPr="00E244CD">
        <w:rPr>
          <w:rFonts w:ascii="Times New Roman" w:eastAsia="Times New Roman" w:hAnsi="Times New Roman" w:cs="Times New Roman"/>
          <w:sz w:val="24"/>
          <w:szCs w:val="24"/>
        </w:rPr>
        <w:t xml:space="preserve">in the tidewater goby by </w:t>
      </w:r>
      <w:r w:rsidRPr="00E244CD">
        <w:rPr>
          <w:rFonts w:ascii="Times New Roman" w:eastAsia="Times New Roman" w:hAnsi="Times New Roman" w:cs="Times New Roman"/>
          <w:sz w:val="24"/>
          <w:szCs w:val="24"/>
        </w:rPr>
        <w:t>evaluatin</w:t>
      </w:r>
      <w:r w:rsidR="00312CAE" w:rsidRPr="00E244CD">
        <w:rPr>
          <w:rFonts w:ascii="Times New Roman" w:eastAsia="Times New Roman" w:hAnsi="Times New Roman" w:cs="Times New Roman"/>
          <w:sz w:val="24"/>
          <w:szCs w:val="24"/>
        </w:rPr>
        <w:t>g</w:t>
      </w:r>
      <w:r w:rsidRPr="00E244CD">
        <w:rPr>
          <w:rFonts w:ascii="Times New Roman" w:eastAsia="Times New Roman" w:hAnsi="Times New Roman" w:cs="Times New Roman"/>
          <w:sz w:val="24"/>
          <w:szCs w:val="24"/>
        </w:rPr>
        <w:t xml:space="preserve"> genetic diversity across the landscape at several points in time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00312CAE" w:rsidRPr="00E244CD">
        <w:rPr>
          <w:rFonts w:ascii="Times New Roman" w:eastAsia="Times New Roman" w:hAnsi="Times New Roman" w:cs="Times New Roman"/>
          <w:sz w:val="24"/>
          <w:szCs w:val="24"/>
        </w:rPr>
        <w:t xml:space="preserve">Those authors suggested that the </w:t>
      </w:r>
      <w:r w:rsidRPr="00E244CD">
        <w:rPr>
          <w:rFonts w:ascii="Times New Roman" w:eastAsia="Times New Roman" w:hAnsi="Times New Roman" w:cs="Times New Roman"/>
          <w:sz w:val="24"/>
          <w:szCs w:val="24"/>
        </w:rPr>
        <w:t xml:space="preserve">Elk River </w:t>
      </w:r>
      <w:r w:rsidR="00312CAE" w:rsidRPr="00E244CD">
        <w:rPr>
          <w:rFonts w:ascii="Times New Roman" w:eastAsia="Times New Roman" w:hAnsi="Times New Roman" w:cs="Times New Roman"/>
          <w:sz w:val="24"/>
          <w:szCs w:val="24"/>
        </w:rPr>
        <w:t xml:space="preserve">goby </w:t>
      </w:r>
      <w:r w:rsidRPr="00E244CD">
        <w:rPr>
          <w:rFonts w:ascii="Times New Roman" w:eastAsia="Times New Roman" w:hAnsi="Times New Roman" w:cs="Times New Roman"/>
          <w:sz w:val="24"/>
          <w:szCs w:val="24"/>
        </w:rPr>
        <w:t xml:space="preserve">population </w:t>
      </w:r>
      <w:r w:rsidR="00312CAE" w:rsidRPr="00E244CD">
        <w:rPr>
          <w:rFonts w:ascii="Times New Roman" w:eastAsia="Times New Roman" w:hAnsi="Times New Roman" w:cs="Times New Roman"/>
          <w:sz w:val="24"/>
          <w:szCs w:val="24"/>
        </w:rPr>
        <w:t>had experienced</w:t>
      </w:r>
      <w:r w:rsidRPr="00E244CD">
        <w:rPr>
          <w:rFonts w:ascii="Times New Roman" w:eastAsia="Times New Roman" w:hAnsi="Times New Roman" w:cs="Times New Roman"/>
          <w:sz w:val="24"/>
          <w:szCs w:val="24"/>
        </w:rPr>
        <w:t xml:space="preserve"> unexpected temporal genetic change </w:t>
      </w:r>
      <w:r w:rsidR="00560CDE">
        <w:rPr>
          <w:rFonts w:ascii="Times New Roman" w:eastAsia="Times New Roman" w:hAnsi="Times New Roman" w:cs="Times New Roman"/>
          <w:sz w:val="24"/>
          <w:szCs w:val="24"/>
        </w:rPr>
        <w:t xml:space="preserve">between 2006 and 2011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00312CAE" w:rsidRPr="00E244CD">
        <w:rPr>
          <w:rFonts w:ascii="Times New Roman" w:eastAsia="Times New Roman" w:hAnsi="Times New Roman" w:cs="Times New Roman"/>
          <w:sz w:val="24"/>
          <w:szCs w:val="24"/>
        </w:rPr>
        <w:t xml:space="preserve">We used the </w:t>
      </w:r>
      <w:r w:rsidRPr="00E244CD">
        <w:rPr>
          <w:rFonts w:ascii="Times New Roman" w:eastAsia="Times New Roman" w:hAnsi="Times New Roman" w:cs="Times New Roman"/>
          <w:sz w:val="24"/>
          <w:szCs w:val="24"/>
        </w:rPr>
        <w:t xml:space="preserve">TGI to </w:t>
      </w:r>
      <w:r w:rsidR="00312CAE" w:rsidRPr="00E244CD">
        <w:rPr>
          <w:rFonts w:ascii="Times New Roman" w:eastAsia="Times New Roman" w:hAnsi="Times New Roman" w:cs="Times New Roman"/>
          <w:sz w:val="24"/>
          <w:szCs w:val="24"/>
        </w:rPr>
        <w:t>re-</w:t>
      </w:r>
      <w:r w:rsidR="00560CDE" w:rsidRPr="00E244CD">
        <w:rPr>
          <w:rFonts w:ascii="Times New Roman" w:eastAsia="Times New Roman" w:hAnsi="Times New Roman" w:cs="Times New Roman"/>
          <w:sz w:val="24"/>
          <w:szCs w:val="24"/>
        </w:rPr>
        <w:t>analyze</w:t>
      </w:r>
      <w:r w:rsidRPr="00E244CD">
        <w:rPr>
          <w:rFonts w:ascii="Times New Roman" w:eastAsia="Times New Roman" w:hAnsi="Times New Roman" w:cs="Times New Roman"/>
          <w:sz w:val="24"/>
          <w:szCs w:val="24"/>
        </w:rPr>
        <w:t xml:space="preserve"> </w:t>
      </w:r>
      <w:del w:id="160" w:author="Patrick" w:date="2020-11-20T11:18:00Z">
        <w:r w:rsidRPr="00E244CD" w:rsidDel="00F73A5E">
          <w:rPr>
            <w:rFonts w:ascii="Times New Roman" w:eastAsia="Times New Roman" w:hAnsi="Times New Roman" w:cs="Times New Roman"/>
            <w:sz w:val="24"/>
            <w:szCs w:val="24"/>
          </w:rPr>
          <w:delText xml:space="preserve">this </w:delText>
        </w:r>
      </w:del>
      <w:ins w:id="161" w:author="Patrick" w:date="2020-11-20T11:18:00Z">
        <w:r w:rsidR="00F73A5E">
          <w:rPr>
            <w:rFonts w:ascii="Times New Roman" w:eastAsia="Times New Roman" w:hAnsi="Times New Roman" w:cs="Times New Roman"/>
            <w:sz w:val="24"/>
            <w:szCs w:val="24"/>
          </w:rPr>
          <w:t xml:space="preserve">these </w:t>
        </w:r>
      </w:ins>
      <w:r w:rsidRPr="00E244CD">
        <w:rPr>
          <w:rFonts w:ascii="Times New Roman" w:eastAsia="Times New Roman" w:hAnsi="Times New Roman" w:cs="Times New Roman"/>
          <w:sz w:val="24"/>
          <w:szCs w:val="24"/>
        </w:rPr>
        <w:t>data</w:t>
      </w:r>
      <w:del w:id="162" w:author="Patrick" w:date="2020-11-20T11:18:00Z">
        <w:r w:rsidRPr="00E244CD" w:rsidDel="00F73A5E">
          <w:rPr>
            <w:rFonts w:ascii="Times New Roman" w:eastAsia="Times New Roman" w:hAnsi="Times New Roman" w:cs="Times New Roman"/>
            <w:sz w:val="24"/>
            <w:szCs w:val="24"/>
          </w:rPr>
          <w:delText>set</w:delText>
        </w:r>
      </w:del>
      <w:ins w:id="163" w:author="Patrick" w:date="2020-11-20T11:18:00Z">
        <w:r w:rsidR="00F73A5E">
          <w:rPr>
            <w:rFonts w:ascii="Times New Roman" w:eastAsia="Times New Roman" w:hAnsi="Times New Roman" w:cs="Times New Roman"/>
            <w:sz w:val="24"/>
            <w:szCs w:val="24"/>
          </w:rPr>
          <w:t xml:space="preserve"> and to determine if</w:t>
        </w:r>
      </w:ins>
      <w:del w:id="164" w:author="Patrick" w:date="2020-11-20T11:18:00Z">
        <w:r w:rsidR="00312CAE" w:rsidRPr="00E244CD" w:rsidDel="00F73A5E">
          <w:rPr>
            <w:rFonts w:ascii="Times New Roman" w:eastAsia="Times New Roman" w:hAnsi="Times New Roman" w:cs="Times New Roman"/>
            <w:sz w:val="24"/>
            <w:szCs w:val="24"/>
          </w:rPr>
          <w:delText>,</w:delText>
        </w:r>
        <w:r w:rsidRPr="00E244CD" w:rsidDel="00F73A5E">
          <w:rPr>
            <w:rFonts w:ascii="Times New Roman" w:eastAsia="Times New Roman" w:hAnsi="Times New Roman" w:cs="Times New Roman"/>
            <w:sz w:val="24"/>
            <w:szCs w:val="24"/>
          </w:rPr>
          <w:delText xml:space="preserve"> as </w:delText>
        </w:r>
        <w:r w:rsidR="00312CAE" w:rsidRPr="00E244CD" w:rsidDel="00F73A5E">
          <w:rPr>
            <w:rFonts w:ascii="Times New Roman" w:eastAsia="Times New Roman" w:hAnsi="Times New Roman" w:cs="Times New Roman"/>
            <w:sz w:val="24"/>
            <w:szCs w:val="24"/>
          </w:rPr>
          <w:delText xml:space="preserve">the TGI </w:delText>
        </w:r>
        <w:r w:rsidRPr="00E244CD" w:rsidDel="00F73A5E">
          <w:rPr>
            <w:rFonts w:ascii="Times New Roman" w:eastAsia="Times New Roman" w:hAnsi="Times New Roman" w:cs="Times New Roman"/>
            <w:sz w:val="24"/>
            <w:szCs w:val="24"/>
          </w:rPr>
          <w:delText>provided a rigorous test of whether</w:delText>
        </w:r>
      </w:del>
      <w:r w:rsidRPr="00E244CD">
        <w:rPr>
          <w:rFonts w:ascii="Times New Roman" w:eastAsia="Times New Roman" w:hAnsi="Times New Roman" w:cs="Times New Roman"/>
          <w:sz w:val="24"/>
          <w:szCs w:val="24"/>
        </w:rPr>
        <w:t xml:space="preserve"> significant temporal genetic change </w:t>
      </w:r>
      <w:r w:rsidR="00312CAE" w:rsidRPr="00E244CD">
        <w:rPr>
          <w:rFonts w:ascii="Times New Roman" w:eastAsia="Times New Roman" w:hAnsi="Times New Roman" w:cs="Times New Roman"/>
          <w:sz w:val="24"/>
          <w:szCs w:val="24"/>
        </w:rPr>
        <w:t xml:space="preserve">had indeed </w:t>
      </w:r>
      <w:r w:rsidRPr="00E244CD">
        <w:rPr>
          <w:rFonts w:ascii="Times New Roman" w:eastAsia="Times New Roman" w:hAnsi="Times New Roman" w:cs="Times New Roman"/>
          <w:sz w:val="24"/>
          <w:szCs w:val="24"/>
        </w:rPr>
        <w:t xml:space="preserve">occurred in any population </w:t>
      </w:r>
      <w:r w:rsidR="00312CAE" w:rsidRPr="00E244CD">
        <w:rPr>
          <w:rFonts w:ascii="Times New Roman" w:eastAsia="Times New Roman" w:hAnsi="Times New Roman" w:cs="Times New Roman"/>
          <w:sz w:val="24"/>
          <w:szCs w:val="24"/>
        </w:rPr>
        <w:t xml:space="preserve">in </w:t>
      </w:r>
      <w:r w:rsidRPr="00E244CD">
        <w:rPr>
          <w:rFonts w:ascii="Times New Roman" w:eastAsia="Times New Roman" w:hAnsi="Times New Roman" w:cs="Times New Roman"/>
          <w:sz w:val="24"/>
          <w:szCs w:val="24"/>
        </w:rPr>
        <w:t>this landscape.</w:t>
      </w:r>
    </w:p>
    <w:p w14:paraId="30D1E614" w14:textId="7F1B6B93"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Using </w:t>
      </w:r>
      <w:r w:rsidR="00312CAE" w:rsidRPr="00E244CD">
        <w:rPr>
          <w:rFonts w:ascii="Times New Roman" w:eastAsia="Times New Roman" w:hAnsi="Times New Roman" w:cs="Times New Roman"/>
          <w:sz w:val="24"/>
          <w:szCs w:val="24"/>
        </w:rPr>
        <w:t xml:space="preserve">our </w:t>
      </w:r>
      <w:r w:rsidRPr="00E244CD">
        <w:rPr>
          <w:rFonts w:ascii="Times New Roman" w:eastAsia="Times New Roman" w:hAnsi="Times New Roman" w:cs="Times New Roman"/>
          <w:sz w:val="24"/>
          <w:szCs w:val="24"/>
        </w:rPr>
        <w:t>TGI</w:t>
      </w:r>
      <w:r w:rsidR="00312CAE" w:rsidRPr="00E244CD">
        <w:rPr>
          <w:rFonts w:ascii="Times New Roman" w:eastAsia="Times New Roman" w:hAnsi="Times New Roman" w:cs="Times New Roman"/>
          <w:sz w:val="24"/>
          <w:szCs w:val="24"/>
        </w:rPr>
        <w:t xml:space="preserve"> measure</w:t>
      </w:r>
      <w:r w:rsidRPr="00E244CD">
        <w:rPr>
          <w:rFonts w:ascii="Times New Roman" w:eastAsia="Times New Roman" w:hAnsi="Times New Roman" w:cs="Times New Roman"/>
          <w:sz w:val="24"/>
          <w:szCs w:val="24"/>
        </w:rPr>
        <w:t xml:space="preserve">, we found that the </w:t>
      </w:r>
      <w:r w:rsidR="007A704E" w:rsidRPr="00E244CD">
        <w:rPr>
          <w:rFonts w:ascii="Times New Roman" w:eastAsia="Times New Roman" w:hAnsi="Times New Roman" w:cs="Times New Roman"/>
          <w:sz w:val="24"/>
          <w:szCs w:val="24"/>
        </w:rPr>
        <w:t xml:space="preserve">genetic structure of the </w:t>
      </w:r>
      <w:r w:rsidRPr="00E244CD">
        <w:rPr>
          <w:rFonts w:ascii="Times New Roman" w:eastAsia="Times New Roman" w:hAnsi="Times New Roman" w:cs="Times New Roman"/>
          <w:sz w:val="24"/>
          <w:szCs w:val="24"/>
        </w:rPr>
        <w:t xml:space="preserve">Elk River population of Northern tidewater goby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has indeed changed significantly relative to the other populations sampled in the study area (permutation p-value = 0.0005), even after using strict </w:t>
      </w:r>
      <w:r w:rsidR="00560CDE">
        <w:rPr>
          <w:rFonts w:ascii="Times New Roman" w:eastAsia="Times New Roman" w:hAnsi="Times New Roman" w:cs="Times New Roman"/>
          <w:sz w:val="24"/>
          <w:szCs w:val="24"/>
        </w:rPr>
        <w:t xml:space="preserve">p-value </w:t>
      </w:r>
      <w:r w:rsidRPr="00E244CD">
        <w:rPr>
          <w:rFonts w:ascii="Times New Roman" w:eastAsia="Times New Roman" w:hAnsi="Times New Roman" w:cs="Times New Roman"/>
          <w:sz w:val="24"/>
          <w:szCs w:val="24"/>
        </w:rPr>
        <w:t xml:space="preserve">adjustments (Holm-Bonferroni adjusted permutation p-value = 0.004). </w:t>
      </w:r>
      <w:r w:rsidR="00560CDE">
        <w:rPr>
          <w:rFonts w:ascii="Times New Roman" w:eastAsia="Times New Roman" w:hAnsi="Times New Roman" w:cs="Times New Roman"/>
          <w:sz w:val="24"/>
          <w:szCs w:val="24"/>
        </w:rPr>
        <w:t>Our</w:t>
      </w:r>
      <w:r w:rsidR="00560CD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results </w:t>
      </w:r>
      <w:r w:rsidR="00560CDE">
        <w:rPr>
          <w:rFonts w:ascii="Times New Roman" w:eastAsia="Times New Roman" w:hAnsi="Times New Roman" w:cs="Times New Roman"/>
          <w:sz w:val="24"/>
          <w:szCs w:val="24"/>
        </w:rPr>
        <w:t>thus confirm the</w:t>
      </w:r>
      <w:r w:rsidR="00560CDE" w:rsidRPr="00E244CD">
        <w:rPr>
          <w:rFonts w:ascii="Times New Roman" w:eastAsia="Times New Roman" w:hAnsi="Times New Roman" w:cs="Times New Roman"/>
          <w:sz w:val="24"/>
          <w:szCs w:val="24"/>
        </w:rPr>
        <w:t xml:space="preserve"> </w:t>
      </w:r>
      <w:r w:rsidR="00560CDE">
        <w:rPr>
          <w:rFonts w:ascii="Times New Roman" w:eastAsia="Times New Roman" w:hAnsi="Times New Roman" w:cs="Times New Roman"/>
          <w:sz w:val="24"/>
          <w:szCs w:val="24"/>
        </w:rPr>
        <w:t xml:space="preserve">purely descriptive results of the previous study, that there was a </w:t>
      </w:r>
      <w:r w:rsidRPr="00E244CD">
        <w:rPr>
          <w:rFonts w:ascii="Times New Roman" w:eastAsia="Times New Roman" w:hAnsi="Times New Roman" w:cs="Times New Roman"/>
          <w:sz w:val="24"/>
          <w:szCs w:val="24"/>
        </w:rPr>
        <w:t xml:space="preserve">loss of genetic diversity in </w:t>
      </w:r>
      <w:r w:rsidR="00560CDE" w:rsidRPr="00E244CD">
        <w:rPr>
          <w:rFonts w:ascii="Times New Roman" w:eastAsia="Times New Roman" w:hAnsi="Times New Roman" w:cs="Times New Roman"/>
          <w:sz w:val="24"/>
          <w:szCs w:val="24"/>
        </w:rPr>
        <w:t>th</w:t>
      </w:r>
      <w:r w:rsidR="00560CDE">
        <w:rPr>
          <w:rFonts w:ascii="Times New Roman" w:eastAsia="Times New Roman" w:hAnsi="Times New Roman" w:cs="Times New Roman"/>
          <w:sz w:val="24"/>
          <w:szCs w:val="24"/>
        </w:rPr>
        <w:t>e Elk River</w:t>
      </w:r>
      <w:r w:rsidR="00560CD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population, </w:t>
      </w:r>
      <w:r w:rsidR="00560CDE">
        <w:rPr>
          <w:rFonts w:ascii="Times New Roman" w:eastAsia="Times New Roman" w:hAnsi="Times New Roman" w:cs="Times New Roman"/>
          <w:sz w:val="24"/>
          <w:szCs w:val="24"/>
        </w:rPr>
        <w:t xml:space="preserve">with a robust statistical </w:t>
      </w:r>
      <w:commentRangeStart w:id="165"/>
      <w:r w:rsidR="00560CDE">
        <w:rPr>
          <w:rFonts w:ascii="Times New Roman" w:eastAsia="Times New Roman" w:hAnsi="Times New Roman" w:cs="Times New Roman"/>
          <w:sz w:val="24"/>
          <w:szCs w:val="24"/>
        </w:rPr>
        <w:t>framework</w:t>
      </w:r>
      <w:commentRangeEnd w:id="165"/>
      <w:r w:rsidR="00F73A5E">
        <w:rPr>
          <w:rStyle w:val="CommentReference"/>
        </w:rPr>
        <w:commentReference w:id="165"/>
      </w:r>
      <w:r w:rsidR="00560CDE">
        <w:rPr>
          <w:rFonts w:ascii="Times New Roman" w:eastAsia="Times New Roman" w:hAnsi="Times New Roman" w:cs="Times New Roman"/>
          <w:sz w:val="24"/>
          <w:szCs w:val="24"/>
        </w:rPr>
        <w:t>.</w:t>
      </w:r>
    </w:p>
    <w:p w14:paraId="2B93B74C" w14:textId="4B59E167" w:rsidR="00760250" w:rsidRDefault="00760250" w:rsidP="00182E94">
      <w:pPr>
        <w:pStyle w:val="Heading1"/>
        <w:spacing w:after="240" w:line="276" w:lineRule="auto"/>
        <w:rPr>
          <w:ins w:id="166" w:author="Patrick" w:date="2020-11-20T11:19:00Z"/>
        </w:rPr>
      </w:pPr>
      <w:r w:rsidRPr="00E244CD">
        <w:t>DISCUSSION</w:t>
      </w:r>
    </w:p>
    <w:p w14:paraId="52290116" w14:textId="78EF80F6" w:rsidR="00F73A5E" w:rsidRPr="00F73A5E" w:rsidRDefault="00F73A5E" w:rsidP="00F73A5E">
      <w:pPr>
        <w:pPrChange w:id="167" w:author="Patrick" w:date="2020-11-20T11:19:00Z">
          <w:pPr>
            <w:pStyle w:val="Heading1"/>
            <w:spacing w:after="240" w:line="276" w:lineRule="auto"/>
          </w:pPr>
        </w:pPrChange>
      </w:pPr>
      <w:moveToRangeStart w:id="168" w:author="Patrick" w:date="2020-11-20T11:20:00Z" w:name="move56763652"/>
      <w:moveTo w:id="169" w:author="Patrick" w:date="2020-11-20T11:20:00Z">
        <w:r w:rsidRPr="00E244CD">
          <w:rPr>
            <w:rFonts w:ascii="Times New Roman" w:eastAsia="Times New Roman" w:hAnsi="Times New Roman" w:cs="Times New Roman"/>
            <w:sz w:val="24"/>
            <w:szCs w:val="24"/>
          </w:rPr>
          <w:t>In this study, we specifically investigated how dispersal, the spatial extent of a demographic event, and the timing of sampling affect</w:t>
        </w:r>
        <w:r>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our ability to identify populations that have experienced significant changes in genetic </w:t>
        </w:r>
        <w:commentRangeStart w:id="170"/>
        <w:r w:rsidRPr="00E244CD">
          <w:rPr>
            <w:rFonts w:ascii="Times New Roman" w:eastAsia="Times New Roman" w:hAnsi="Times New Roman" w:cs="Times New Roman"/>
            <w:sz w:val="24"/>
            <w:szCs w:val="24"/>
          </w:rPr>
          <w:t xml:space="preserve">diversity. </w:t>
        </w:r>
      </w:moveTo>
      <w:moveToRangeEnd w:id="168"/>
      <w:commentRangeEnd w:id="170"/>
      <w:r>
        <w:rPr>
          <w:rStyle w:val="CommentReference"/>
        </w:rPr>
        <w:commentReference w:id="170"/>
      </w:r>
    </w:p>
    <w:p w14:paraId="5957EDBA" w14:textId="4DDE3E8B" w:rsidR="00760250" w:rsidRPr="00E244CD" w:rsidRDefault="006C61A0" w:rsidP="00182E94">
      <w:pPr>
        <w:pStyle w:val="Heading2"/>
        <w:spacing w:after="240" w:line="276" w:lineRule="auto"/>
      </w:pPr>
      <w:r>
        <w:rPr>
          <w:lang w:val="en-US"/>
        </w:rPr>
        <w:t>TGI: a</w:t>
      </w:r>
      <w:r w:rsidR="00760250" w:rsidRPr="00E244CD">
        <w:rPr>
          <w:lang w:val="en-US"/>
        </w:rPr>
        <w:t xml:space="preserve"> new and useful framework</w:t>
      </w:r>
    </w:p>
    <w:p w14:paraId="1D47CD2B" w14:textId="0F66F0F6"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TGI fills a gap: it provides a </w:t>
      </w:r>
      <w:r w:rsidR="007A704E" w:rsidRPr="00E244CD">
        <w:rPr>
          <w:rFonts w:ascii="Times New Roman" w:eastAsia="Times New Roman" w:hAnsi="Times New Roman" w:cs="Times New Roman"/>
          <w:sz w:val="24"/>
          <w:szCs w:val="24"/>
        </w:rPr>
        <w:t>framework for</w:t>
      </w:r>
      <w:r w:rsidRPr="00E244CD">
        <w:rPr>
          <w:rFonts w:ascii="Times New Roman" w:eastAsia="Times New Roman" w:hAnsi="Times New Roman" w:cs="Times New Roman"/>
          <w:sz w:val="24"/>
          <w:szCs w:val="24"/>
        </w:rPr>
        <w:t xml:space="preserve"> </w:t>
      </w:r>
      <w:r w:rsidR="007A704E" w:rsidRPr="00E244CD">
        <w:rPr>
          <w:rFonts w:ascii="Times New Roman" w:eastAsia="Times New Roman" w:hAnsi="Times New Roman" w:cs="Times New Roman"/>
          <w:sz w:val="24"/>
          <w:szCs w:val="24"/>
        </w:rPr>
        <w:t xml:space="preserve">comparing </w:t>
      </w:r>
      <w:r w:rsidRPr="00E244CD">
        <w:rPr>
          <w:rFonts w:ascii="Times New Roman" w:eastAsia="Times New Roman" w:hAnsi="Times New Roman" w:cs="Times New Roman"/>
          <w:sz w:val="24"/>
          <w:szCs w:val="24"/>
        </w:rPr>
        <w:t>temporally-repeated samples and test</w:t>
      </w:r>
      <w:r w:rsidR="007A704E" w:rsidRPr="00E244CD">
        <w:rPr>
          <w:rFonts w:ascii="Times New Roman" w:eastAsia="Times New Roman" w:hAnsi="Times New Roman" w:cs="Times New Roman"/>
          <w:sz w:val="24"/>
          <w:szCs w:val="24"/>
        </w:rPr>
        <w:t>ing</w:t>
      </w:r>
      <w:r w:rsidRPr="00E244CD">
        <w:rPr>
          <w:rFonts w:ascii="Times New Roman" w:eastAsia="Times New Roman" w:hAnsi="Times New Roman" w:cs="Times New Roman"/>
          <w:sz w:val="24"/>
          <w:szCs w:val="24"/>
        </w:rPr>
        <w:t xml:space="preserve"> whether a</w:t>
      </w:r>
      <w:r w:rsidR="007A704E" w:rsidRPr="00E244CD">
        <w:rPr>
          <w:rFonts w:ascii="Times New Roman" w:eastAsia="Times New Roman" w:hAnsi="Times New Roman" w:cs="Times New Roman"/>
          <w:sz w:val="24"/>
          <w:szCs w:val="24"/>
        </w:rPr>
        <w:t>n observed</w:t>
      </w:r>
      <w:r w:rsidRPr="00E244CD">
        <w:rPr>
          <w:rFonts w:ascii="Times New Roman" w:eastAsia="Times New Roman" w:hAnsi="Times New Roman" w:cs="Times New Roman"/>
          <w:sz w:val="24"/>
          <w:szCs w:val="24"/>
        </w:rPr>
        <w:t xml:space="preserve"> change in genetic diversity is </w:t>
      </w:r>
      <w:r w:rsidR="007A704E" w:rsidRPr="00E244CD">
        <w:rPr>
          <w:rFonts w:ascii="Times New Roman" w:eastAsia="Times New Roman" w:hAnsi="Times New Roman" w:cs="Times New Roman"/>
          <w:sz w:val="24"/>
          <w:szCs w:val="24"/>
        </w:rPr>
        <w:t xml:space="preserve">significant </w:t>
      </w:r>
      <w:r w:rsidRPr="00E244CD">
        <w:rPr>
          <w:rFonts w:ascii="Times New Roman" w:eastAsia="Times New Roman" w:hAnsi="Times New Roman" w:cs="Times New Roman"/>
          <w:sz w:val="24"/>
          <w:szCs w:val="24"/>
        </w:rPr>
        <w:t xml:space="preserve">relative to the ubiquitous </w:t>
      </w:r>
      <w:r w:rsidR="007A704E" w:rsidRPr="00E244CD">
        <w:rPr>
          <w:rFonts w:ascii="Times New Roman" w:eastAsia="Times New Roman" w:hAnsi="Times New Roman" w:cs="Times New Roman"/>
          <w:sz w:val="24"/>
          <w:szCs w:val="24"/>
        </w:rPr>
        <w:t xml:space="preserve">and </w:t>
      </w:r>
      <w:r w:rsidRPr="00E244CD">
        <w:rPr>
          <w:rFonts w:ascii="Times New Roman" w:eastAsia="Times New Roman" w:hAnsi="Times New Roman" w:cs="Times New Roman"/>
          <w:sz w:val="24"/>
          <w:szCs w:val="24"/>
        </w:rPr>
        <w:t>landscape-wide change</w:t>
      </w:r>
      <w:r w:rsidR="007A704E" w:rsidRPr="00E244CD">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associated with genetic drift</w:t>
      </w:r>
      <w:r w:rsidR="007A704E"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7A704E" w:rsidRPr="00E244CD">
        <w:rPr>
          <w:rFonts w:ascii="Times New Roman" w:eastAsia="Times New Roman" w:hAnsi="Times New Roman" w:cs="Times New Roman"/>
          <w:sz w:val="24"/>
          <w:szCs w:val="24"/>
        </w:rPr>
        <w:t xml:space="preserve">This approach is robust </w:t>
      </w:r>
      <w:r w:rsidRPr="00E244CD">
        <w:rPr>
          <w:rFonts w:ascii="Times New Roman" w:eastAsia="Times New Roman" w:hAnsi="Times New Roman" w:cs="Times New Roman"/>
          <w:sz w:val="24"/>
          <w:szCs w:val="24"/>
        </w:rPr>
        <w:t xml:space="preserve">even when the number of </w:t>
      </w:r>
      <w:commentRangeStart w:id="171"/>
      <w:r w:rsidR="007A704E" w:rsidRPr="00E244CD">
        <w:rPr>
          <w:rFonts w:ascii="Times New Roman" w:eastAsia="Times New Roman" w:hAnsi="Times New Roman" w:cs="Times New Roman"/>
          <w:sz w:val="24"/>
          <w:szCs w:val="24"/>
        </w:rPr>
        <w:t xml:space="preserve">available </w:t>
      </w:r>
      <w:r w:rsidRPr="00E244CD">
        <w:rPr>
          <w:rFonts w:ascii="Times New Roman" w:eastAsia="Times New Roman" w:hAnsi="Times New Roman" w:cs="Times New Roman"/>
          <w:sz w:val="24"/>
          <w:szCs w:val="24"/>
        </w:rPr>
        <w:t>markers is limited</w:t>
      </w:r>
      <w:commentRangeEnd w:id="171"/>
      <w:r w:rsidR="00F85D23">
        <w:rPr>
          <w:rStyle w:val="CommentReference"/>
        </w:rPr>
        <w:commentReference w:id="171"/>
      </w:r>
      <w:r w:rsidRPr="00E244CD">
        <w:rPr>
          <w:rFonts w:ascii="Times New Roman" w:eastAsia="Times New Roman" w:hAnsi="Times New Roman" w:cs="Times New Roman"/>
          <w:sz w:val="24"/>
          <w:szCs w:val="24"/>
        </w:rPr>
        <w:t xml:space="preserve">. </w:t>
      </w:r>
      <w:r w:rsidR="00960101" w:rsidRPr="00E244CD">
        <w:rPr>
          <w:rFonts w:ascii="Times New Roman" w:eastAsia="Times New Roman" w:hAnsi="Times New Roman" w:cs="Times New Roman"/>
          <w:sz w:val="24"/>
          <w:szCs w:val="24"/>
        </w:rPr>
        <w:t xml:space="preserve">Our </w:t>
      </w:r>
      <w:del w:id="172" w:author="Patrick" w:date="2020-11-20T11:35:00Z">
        <w:r w:rsidR="00960101" w:rsidRPr="00E244CD" w:rsidDel="00B25E2C">
          <w:rPr>
            <w:rFonts w:ascii="Times New Roman" w:eastAsia="Times New Roman" w:hAnsi="Times New Roman" w:cs="Times New Roman"/>
            <w:sz w:val="24"/>
            <w:szCs w:val="24"/>
          </w:rPr>
          <w:delText xml:space="preserve">results suggest that we </w:delText>
        </w:r>
      </w:del>
      <w:r w:rsidRPr="00E244CD">
        <w:rPr>
          <w:rFonts w:ascii="Times New Roman" w:eastAsia="Times New Roman" w:hAnsi="Times New Roman" w:cs="Times New Roman"/>
          <w:sz w:val="24"/>
          <w:szCs w:val="24"/>
        </w:rPr>
        <w:t>succe</w:t>
      </w:r>
      <w:r w:rsidR="00960101" w:rsidRPr="00E244CD">
        <w:rPr>
          <w:rFonts w:ascii="Times New Roman" w:eastAsia="Times New Roman" w:hAnsi="Times New Roman" w:cs="Times New Roman"/>
          <w:sz w:val="24"/>
          <w:szCs w:val="24"/>
        </w:rPr>
        <w:t>ssful</w:t>
      </w:r>
      <w:del w:id="173" w:author="Patrick" w:date="2020-11-20T11:35:00Z">
        <w:r w:rsidR="00960101" w:rsidRPr="00E244CD" w:rsidDel="00B25E2C">
          <w:rPr>
            <w:rFonts w:ascii="Times New Roman" w:eastAsia="Times New Roman" w:hAnsi="Times New Roman" w:cs="Times New Roman"/>
            <w:sz w:val="24"/>
            <w:szCs w:val="24"/>
          </w:rPr>
          <w:delText>ly</w:delText>
        </w:r>
      </w:del>
      <w:r w:rsidR="00960101" w:rsidRPr="00E244CD">
        <w:rPr>
          <w:rFonts w:ascii="Times New Roman" w:eastAsia="Times New Roman" w:hAnsi="Times New Roman" w:cs="Times New Roman"/>
          <w:sz w:val="24"/>
          <w:szCs w:val="24"/>
        </w:rPr>
        <w:t xml:space="preserve"> </w:t>
      </w:r>
      <w:del w:id="174" w:author="Patrick" w:date="2020-11-20T11:35:00Z">
        <w:r w:rsidRPr="00E244CD" w:rsidDel="00B25E2C">
          <w:rPr>
            <w:rFonts w:ascii="Times New Roman" w:eastAsia="Times New Roman" w:hAnsi="Times New Roman" w:cs="Times New Roman"/>
            <w:sz w:val="24"/>
            <w:szCs w:val="24"/>
          </w:rPr>
          <w:delText>adapt</w:delText>
        </w:r>
        <w:r w:rsidR="00960101" w:rsidRPr="00E244CD" w:rsidDel="00B25E2C">
          <w:rPr>
            <w:rFonts w:ascii="Times New Roman" w:eastAsia="Times New Roman" w:hAnsi="Times New Roman" w:cs="Times New Roman"/>
            <w:sz w:val="24"/>
            <w:szCs w:val="24"/>
          </w:rPr>
          <w:delText>ed</w:delText>
        </w:r>
        <w:r w:rsidRPr="00E244CD" w:rsidDel="00B25E2C">
          <w:rPr>
            <w:rFonts w:ascii="Times New Roman" w:eastAsia="Times New Roman" w:hAnsi="Times New Roman" w:cs="Times New Roman"/>
            <w:sz w:val="24"/>
            <w:szCs w:val="24"/>
          </w:rPr>
          <w:delText xml:space="preserve"> </w:delText>
        </w:r>
      </w:del>
      <w:ins w:id="175" w:author="Patrick" w:date="2020-11-20T11:35:00Z">
        <w:r w:rsidR="00B25E2C">
          <w:rPr>
            <w:rFonts w:ascii="Times New Roman" w:eastAsia="Times New Roman" w:hAnsi="Times New Roman" w:cs="Times New Roman"/>
            <w:sz w:val="24"/>
            <w:szCs w:val="24"/>
          </w:rPr>
          <w:t xml:space="preserve">application of </w:t>
        </w:r>
      </w:ins>
      <w:r w:rsidRPr="00E244CD">
        <w:rPr>
          <w:rFonts w:ascii="Times New Roman" w:eastAsia="Times New Roman" w:hAnsi="Times New Roman" w:cs="Times New Roman"/>
          <w:sz w:val="24"/>
          <w:szCs w:val="24"/>
        </w:rPr>
        <w:t xml:space="preserve">TBI to </w:t>
      </w:r>
      <w:r w:rsidR="00960101" w:rsidRPr="00E244CD">
        <w:rPr>
          <w:rFonts w:ascii="Times New Roman" w:eastAsia="Times New Roman" w:hAnsi="Times New Roman" w:cs="Times New Roman"/>
          <w:sz w:val="24"/>
          <w:szCs w:val="24"/>
        </w:rPr>
        <w:t>genetic data</w:t>
      </w:r>
      <w:ins w:id="176" w:author="Patrick" w:date="2020-11-20T11:35:00Z">
        <w:r w:rsidR="00B25E2C">
          <w:rPr>
            <w:rFonts w:ascii="Times New Roman" w:eastAsia="Times New Roman" w:hAnsi="Times New Roman" w:cs="Times New Roman"/>
            <w:sz w:val="24"/>
            <w:szCs w:val="24"/>
          </w:rPr>
          <w:t xml:space="preserve"> </w:t>
        </w:r>
      </w:ins>
      <w:del w:id="177" w:author="Patrick" w:date="2020-11-20T11:35:00Z">
        <w:r w:rsidRPr="00E244CD" w:rsidDel="00B25E2C">
          <w:rPr>
            <w:rFonts w:ascii="Times New Roman" w:eastAsia="Times New Roman" w:hAnsi="Times New Roman" w:cs="Times New Roman"/>
            <w:sz w:val="24"/>
            <w:szCs w:val="24"/>
          </w:rPr>
          <w:delText xml:space="preserve">, which required </w:delText>
        </w:r>
      </w:del>
      <w:ins w:id="178" w:author="Patrick" w:date="2020-11-20T11:35:00Z">
        <w:r w:rsidR="00B25E2C">
          <w:rPr>
            <w:rFonts w:ascii="Times New Roman" w:eastAsia="Times New Roman" w:hAnsi="Times New Roman" w:cs="Times New Roman"/>
            <w:sz w:val="24"/>
            <w:szCs w:val="24"/>
          </w:rPr>
          <w:t xml:space="preserve">involved </w:t>
        </w:r>
      </w:ins>
      <w:r w:rsidRPr="00E244CD">
        <w:rPr>
          <w:rFonts w:ascii="Times New Roman" w:eastAsia="Times New Roman" w:hAnsi="Times New Roman" w:cs="Times New Roman"/>
          <w:sz w:val="24"/>
          <w:szCs w:val="24"/>
        </w:rPr>
        <w:t>translati</w:t>
      </w:r>
      <w:r w:rsidR="00960101" w:rsidRPr="00E244CD">
        <w:rPr>
          <w:rFonts w:ascii="Times New Roman" w:eastAsia="Times New Roman" w:hAnsi="Times New Roman" w:cs="Times New Roman"/>
          <w:sz w:val="24"/>
          <w:szCs w:val="24"/>
        </w:rPr>
        <w:t>ng</w:t>
      </w:r>
      <w:r w:rsidRPr="00E244CD">
        <w:rPr>
          <w:rFonts w:ascii="Times New Roman" w:eastAsia="Times New Roman" w:hAnsi="Times New Roman" w:cs="Times New Roman"/>
          <w:sz w:val="24"/>
          <w:szCs w:val="24"/>
        </w:rPr>
        <w:t xml:space="preserve"> a species-by-site approach to a genotype-by-site approach and changing the permutation algorithm to accommodate the specific structure </w:t>
      </w:r>
      <w:commentRangeStart w:id="179"/>
      <w:r w:rsidRPr="00E244CD">
        <w:rPr>
          <w:rFonts w:ascii="Times New Roman" w:eastAsia="Times New Roman" w:hAnsi="Times New Roman" w:cs="Times New Roman"/>
          <w:sz w:val="24"/>
          <w:szCs w:val="24"/>
        </w:rPr>
        <w:t xml:space="preserve">of various genetic data </w:t>
      </w:r>
      <w:r w:rsidRPr="00A3681C">
        <w:rPr>
          <w:rFonts w:ascii="Times New Roman" w:eastAsia="Times New Roman" w:hAnsi="Times New Roman" w:cs="Times New Roman"/>
          <w:sz w:val="24"/>
          <w:szCs w:val="24"/>
        </w:rPr>
        <w:t>formats</w:t>
      </w:r>
      <w:commentRangeEnd w:id="179"/>
      <w:r w:rsidR="00B25E2C">
        <w:rPr>
          <w:rStyle w:val="CommentReference"/>
        </w:rPr>
        <w:commentReference w:id="179"/>
      </w:r>
      <w:r w:rsidRPr="00A3681C">
        <w:rPr>
          <w:rFonts w:ascii="Times New Roman" w:eastAsia="Times New Roman" w:hAnsi="Times New Roman" w:cs="Times New Roman"/>
          <w:sz w:val="24"/>
          <w:szCs w:val="24"/>
        </w:rPr>
        <w:t xml:space="preserve">. </w:t>
      </w:r>
      <w:r w:rsidR="00960101" w:rsidRPr="00A3681C">
        <w:rPr>
          <w:rFonts w:ascii="Times New Roman" w:eastAsia="Times New Roman" w:hAnsi="Times New Roman" w:cs="Times New Roman"/>
          <w:sz w:val="24"/>
          <w:szCs w:val="24"/>
        </w:rPr>
        <w:t>In addition to describing our new framework, we also evaluated its power and specificity</w:t>
      </w:r>
      <w:r w:rsidR="00423CCF">
        <w:rPr>
          <w:rFonts w:ascii="Times New Roman" w:eastAsia="Times New Roman" w:hAnsi="Times New Roman" w:cs="Times New Roman"/>
          <w:sz w:val="24"/>
          <w:szCs w:val="24"/>
        </w:rPr>
        <w:t xml:space="preserve"> and found that </w:t>
      </w:r>
      <w:r w:rsidR="00936FFD">
        <w:rPr>
          <w:rFonts w:ascii="Times New Roman" w:eastAsia="Times New Roman" w:hAnsi="Times New Roman" w:cs="Times New Roman"/>
          <w:sz w:val="24"/>
          <w:szCs w:val="24"/>
        </w:rPr>
        <w:t>TGI is functional over a wide range of parameters</w:t>
      </w:r>
      <w:r w:rsidR="00960101" w:rsidRPr="00A3681C">
        <w:rPr>
          <w:rFonts w:ascii="Times New Roman" w:eastAsia="Times New Roman" w:hAnsi="Times New Roman" w:cs="Times New Roman"/>
          <w:sz w:val="24"/>
          <w:szCs w:val="24"/>
        </w:rPr>
        <w:t>.</w:t>
      </w:r>
      <w:r w:rsidR="00F91703">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One main contrast between our </w:t>
      </w:r>
      <w:r w:rsidR="00960101" w:rsidRPr="00E244CD">
        <w:rPr>
          <w:rFonts w:ascii="Times New Roman" w:eastAsia="Times New Roman" w:hAnsi="Times New Roman" w:cs="Times New Roman"/>
          <w:sz w:val="24"/>
          <w:szCs w:val="24"/>
        </w:rPr>
        <w:t xml:space="preserve">new TGI </w:t>
      </w:r>
      <w:r w:rsidRPr="00E244CD">
        <w:rPr>
          <w:rFonts w:ascii="Times New Roman" w:eastAsia="Times New Roman" w:hAnsi="Times New Roman" w:cs="Times New Roman"/>
          <w:sz w:val="24"/>
          <w:szCs w:val="24"/>
        </w:rPr>
        <w:t xml:space="preserve">approach and previous investigations of the performance of TBI, which used community composition data, is that we </w:t>
      </w:r>
      <w:r w:rsidR="00960101" w:rsidRPr="00E244CD">
        <w:rPr>
          <w:rFonts w:ascii="Times New Roman" w:eastAsia="Times New Roman" w:hAnsi="Times New Roman" w:cs="Times New Roman"/>
          <w:sz w:val="24"/>
          <w:szCs w:val="24"/>
        </w:rPr>
        <w:t>also examined how</w:t>
      </w:r>
      <w:r w:rsidRPr="00E244CD">
        <w:rPr>
          <w:rFonts w:ascii="Times New Roman" w:eastAsia="Times New Roman" w:hAnsi="Times New Roman" w:cs="Times New Roman"/>
          <w:sz w:val="24"/>
          <w:szCs w:val="24"/>
        </w:rPr>
        <w:t xml:space="preserve"> the timing of sampling</w:t>
      </w:r>
      <w:r w:rsidR="00960101" w:rsidRPr="00E244CD">
        <w:rPr>
          <w:rFonts w:ascii="Times New Roman" w:eastAsia="Times New Roman" w:hAnsi="Times New Roman" w:cs="Times New Roman"/>
          <w:sz w:val="24"/>
          <w:szCs w:val="24"/>
        </w:rPr>
        <w:t xml:space="preserve"> may affect the downstream conclusions</w:t>
      </w:r>
      <w:r w:rsidRPr="00E244CD">
        <w:rPr>
          <w:rFonts w:ascii="Times New Roman" w:eastAsia="Times New Roman" w:hAnsi="Times New Roman" w:cs="Times New Roman"/>
          <w:sz w:val="24"/>
          <w:szCs w:val="24"/>
        </w:rPr>
        <w:t xml:space="preserve">. </w:t>
      </w:r>
      <w:commentRangeStart w:id="180"/>
      <w:r w:rsidRPr="00E244CD">
        <w:rPr>
          <w:rFonts w:ascii="Times New Roman" w:eastAsia="Times New Roman" w:hAnsi="Times New Roman" w:cs="Times New Roman"/>
          <w:sz w:val="24"/>
          <w:szCs w:val="24"/>
        </w:rPr>
        <w:t>Although community composition data generally varies a</w:t>
      </w:r>
      <w:r w:rsidR="00960101" w:rsidRPr="00E244CD">
        <w:rPr>
          <w:rFonts w:ascii="Times New Roman" w:eastAsia="Times New Roman" w:hAnsi="Times New Roman" w:cs="Times New Roman"/>
          <w:sz w:val="24"/>
          <w:szCs w:val="24"/>
        </w:rPr>
        <w:t>cross a</w:t>
      </w:r>
      <w:r w:rsidRPr="00E244CD">
        <w:rPr>
          <w:rFonts w:ascii="Times New Roman" w:eastAsia="Times New Roman" w:hAnsi="Times New Roman" w:cs="Times New Roman"/>
          <w:sz w:val="24"/>
          <w:szCs w:val="24"/>
        </w:rPr>
        <w:t xml:space="preserve"> </w:t>
      </w:r>
      <w:r w:rsidR="00960101" w:rsidRPr="00E244CD">
        <w:rPr>
          <w:rFonts w:ascii="Times New Roman" w:eastAsia="Times New Roman" w:hAnsi="Times New Roman" w:cs="Times New Roman"/>
          <w:sz w:val="24"/>
          <w:szCs w:val="24"/>
        </w:rPr>
        <w:t xml:space="preserve">longer </w:t>
      </w:r>
      <w:r w:rsidRPr="00E244CD">
        <w:rPr>
          <w:rFonts w:ascii="Times New Roman" w:eastAsia="Times New Roman" w:hAnsi="Times New Roman" w:cs="Times New Roman"/>
          <w:sz w:val="24"/>
          <w:szCs w:val="24"/>
        </w:rPr>
        <w:t>time scale than genetic data</w:t>
      </w:r>
      <w:commentRangeEnd w:id="180"/>
      <w:r w:rsidR="00B25E2C">
        <w:rPr>
          <w:rStyle w:val="CommentReference"/>
        </w:rPr>
        <w:commentReference w:id="180"/>
      </w:r>
      <w:r w:rsidRPr="00E244CD">
        <w:rPr>
          <w:rFonts w:ascii="Times New Roman" w:eastAsia="Times New Roman" w:hAnsi="Times New Roman" w:cs="Times New Roman"/>
          <w:sz w:val="24"/>
          <w:szCs w:val="24"/>
        </w:rPr>
        <w:t xml:space="preserve">, </w:t>
      </w:r>
      <w:commentRangeStart w:id="181"/>
      <w:r w:rsidRPr="00E244CD">
        <w:rPr>
          <w:rFonts w:ascii="Times New Roman" w:eastAsia="Times New Roman" w:hAnsi="Times New Roman" w:cs="Times New Roman"/>
          <w:sz w:val="24"/>
          <w:szCs w:val="24"/>
        </w:rPr>
        <w:t xml:space="preserve">we encourage future investigations of </w:t>
      </w:r>
      <w:r w:rsidR="00960101" w:rsidRPr="00E244CD">
        <w:rPr>
          <w:rFonts w:ascii="Times New Roman" w:eastAsia="Times New Roman" w:hAnsi="Times New Roman" w:cs="Times New Roman"/>
          <w:sz w:val="24"/>
          <w:szCs w:val="24"/>
        </w:rPr>
        <w:t>how</w:t>
      </w:r>
      <w:r w:rsidRPr="00E244CD">
        <w:rPr>
          <w:rFonts w:ascii="Times New Roman" w:eastAsia="Times New Roman" w:hAnsi="Times New Roman" w:cs="Times New Roman"/>
          <w:sz w:val="24"/>
          <w:szCs w:val="24"/>
        </w:rPr>
        <w:t xml:space="preserve"> </w:t>
      </w:r>
      <w:r w:rsidR="00960101" w:rsidRPr="00E244CD">
        <w:rPr>
          <w:rFonts w:ascii="Times New Roman" w:eastAsia="Times New Roman" w:hAnsi="Times New Roman" w:cs="Times New Roman"/>
          <w:sz w:val="24"/>
          <w:szCs w:val="24"/>
        </w:rPr>
        <w:t xml:space="preserve">sample </w:t>
      </w:r>
      <w:r w:rsidRPr="00E244CD">
        <w:rPr>
          <w:rFonts w:ascii="Times New Roman" w:eastAsia="Times New Roman" w:hAnsi="Times New Roman" w:cs="Times New Roman"/>
          <w:sz w:val="24"/>
          <w:szCs w:val="24"/>
        </w:rPr>
        <w:t xml:space="preserve">timing </w:t>
      </w:r>
      <w:r w:rsidR="00960101" w:rsidRPr="00E244CD">
        <w:rPr>
          <w:rFonts w:ascii="Times New Roman" w:eastAsia="Times New Roman" w:hAnsi="Times New Roman" w:cs="Times New Roman"/>
          <w:sz w:val="24"/>
          <w:szCs w:val="24"/>
        </w:rPr>
        <w:t xml:space="preserve">affects </w:t>
      </w:r>
      <w:r w:rsidRPr="00E244CD">
        <w:rPr>
          <w:rFonts w:ascii="Times New Roman" w:eastAsia="Times New Roman" w:hAnsi="Times New Roman" w:cs="Times New Roman"/>
          <w:sz w:val="24"/>
          <w:szCs w:val="24"/>
        </w:rPr>
        <w:t xml:space="preserve">TBI performance. </w:t>
      </w:r>
      <w:commentRangeEnd w:id="181"/>
      <w:r w:rsidR="00B25E2C">
        <w:rPr>
          <w:rStyle w:val="CommentReference"/>
        </w:rPr>
        <w:commentReference w:id="181"/>
      </w:r>
    </w:p>
    <w:p w14:paraId="6696A0DE" w14:textId="618A0BEC" w:rsidR="00760250" w:rsidRPr="00E244CD" w:rsidRDefault="00960101" w:rsidP="00182E94">
      <w:pPr>
        <w:spacing w:after="240" w:line="276" w:lineRule="auto"/>
        <w:rPr>
          <w:rFonts w:ascii="Times New Roman" w:eastAsia="Times New Roman" w:hAnsi="Times New Roman" w:cs="Times New Roman"/>
          <w:sz w:val="24"/>
          <w:szCs w:val="24"/>
        </w:rPr>
      </w:pPr>
      <w:moveFromRangeStart w:id="182" w:author="Patrick" w:date="2020-11-20T11:20:00Z" w:name="move56763652"/>
      <w:moveFrom w:id="183" w:author="Patrick" w:date="2020-11-20T11:20:00Z">
        <w:r w:rsidRPr="00E244CD" w:rsidDel="00F73A5E">
          <w:rPr>
            <w:rFonts w:ascii="Times New Roman" w:eastAsia="Times New Roman" w:hAnsi="Times New Roman" w:cs="Times New Roman"/>
            <w:sz w:val="24"/>
            <w:szCs w:val="24"/>
          </w:rPr>
          <w:t xml:space="preserve">In this study, we </w:t>
        </w:r>
        <w:r w:rsidR="007A704E" w:rsidRPr="00E244CD" w:rsidDel="00F73A5E">
          <w:rPr>
            <w:rFonts w:ascii="Times New Roman" w:eastAsia="Times New Roman" w:hAnsi="Times New Roman" w:cs="Times New Roman"/>
            <w:sz w:val="24"/>
            <w:szCs w:val="24"/>
          </w:rPr>
          <w:t xml:space="preserve">specifically </w:t>
        </w:r>
        <w:r w:rsidR="00760250" w:rsidRPr="00E244CD" w:rsidDel="00F73A5E">
          <w:rPr>
            <w:rFonts w:ascii="Times New Roman" w:eastAsia="Times New Roman" w:hAnsi="Times New Roman" w:cs="Times New Roman"/>
            <w:sz w:val="24"/>
            <w:szCs w:val="24"/>
          </w:rPr>
          <w:t xml:space="preserve">investigated how dispersal, the spatial extent of a demographic event, and the timing of sampling </w:t>
        </w:r>
        <w:r w:rsidR="00423CCF" w:rsidRPr="00E244CD" w:rsidDel="00F73A5E">
          <w:rPr>
            <w:rFonts w:ascii="Times New Roman" w:eastAsia="Times New Roman" w:hAnsi="Times New Roman" w:cs="Times New Roman"/>
            <w:sz w:val="24"/>
            <w:szCs w:val="24"/>
          </w:rPr>
          <w:t>affect</w:t>
        </w:r>
        <w:r w:rsidR="00423CCF" w:rsidDel="00F73A5E">
          <w:rPr>
            <w:rFonts w:ascii="Times New Roman" w:eastAsia="Times New Roman" w:hAnsi="Times New Roman" w:cs="Times New Roman"/>
            <w:sz w:val="24"/>
            <w:szCs w:val="24"/>
          </w:rPr>
          <w:t>ed</w:t>
        </w:r>
        <w:r w:rsidR="00423CCF" w:rsidRPr="00E244CD" w:rsidDel="00F73A5E">
          <w:rPr>
            <w:rFonts w:ascii="Times New Roman" w:eastAsia="Times New Roman" w:hAnsi="Times New Roman" w:cs="Times New Roman"/>
            <w:sz w:val="24"/>
            <w:szCs w:val="24"/>
          </w:rPr>
          <w:t xml:space="preserve"> </w:t>
        </w:r>
        <w:r w:rsidR="00760250" w:rsidRPr="00E244CD" w:rsidDel="00F73A5E">
          <w:rPr>
            <w:rFonts w:ascii="Times New Roman" w:eastAsia="Times New Roman" w:hAnsi="Times New Roman" w:cs="Times New Roman"/>
            <w:sz w:val="24"/>
            <w:szCs w:val="24"/>
          </w:rPr>
          <w:t xml:space="preserve">our ability to identify populations </w:t>
        </w:r>
        <w:r w:rsidR="007A704E" w:rsidRPr="00E244CD" w:rsidDel="00F73A5E">
          <w:rPr>
            <w:rFonts w:ascii="Times New Roman" w:eastAsia="Times New Roman" w:hAnsi="Times New Roman" w:cs="Times New Roman"/>
            <w:sz w:val="24"/>
            <w:szCs w:val="24"/>
          </w:rPr>
          <w:t xml:space="preserve">that have </w:t>
        </w:r>
        <w:r w:rsidR="007A704E" w:rsidRPr="00E244CD" w:rsidDel="00F73A5E">
          <w:rPr>
            <w:rFonts w:ascii="Times New Roman" w:eastAsia="Times New Roman" w:hAnsi="Times New Roman" w:cs="Times New Roman"/>
            <w:sz w:val="24"/>
            <w:szCs w:val="24"/>
          </w:rPr>
          <w:lastRenderedPageBreak/>
          <w:t>experienced</w:t>
        </w:r>
        <w:r w:rsidR="00760250" w:rsidRPr="00E244CD" w:rsidDel="00F73A5E">
          <w:rPr>
            <w:rFonts w:ascii="Times New Roman" w:eastAsia="Times New Roman" w:hAnsi="Times New Roman" w:cs="Times New Roman"/>
            <w:sz w:val="24"/>
            <w:szCs w:val="24"/>
          </w:rPr>
          <w:t xml:space="preserve"> significant changes in genetic diversity. </w:t>
        </w:r>
      </w:moveFrom>
      <w:moveFromRangeEnd w:id="182"/>
      <w:del w:id="184" w:author="Patrick" w:date="2020-11-20T11:20:00Z">
        <w:r w:rsidR="004E0547" w:rsidDel="00F73A5E">
          <w:rPr>
            <w:rFonts w:ascii="Times New Roman" w:eastAsia="Times New Roman" w:hAnsi="Times New Roman" w:cs="Times New Roman"/>
            <w:sz w:val="24"/>
            <w:szCs w:val="24"/>
          </w:rPr>
          <w:delText>B</w:delText>
        </w:r>
        <w:r w:rsidR="00760250" w:rsidRPr="00E244CD" w:rsidDel="00F73A5E">
          <w:rPr>
            <w:rFonts w:ascii="Times New Roman" w:eastAsia="Times New Roman" w:hAnsi="Times New Roman" w:cs="Times New Roman"/>
            <w:sz w:val="24"/>
            <w:szCs w:val="24"/>
          </w:rPr>
          <w:delText xml:space="preserve">y </w:delText>
        </w:r>
        <w:r w:rsidR="004E0547" w:rsidDel="00F73A5E">
          <w:rPr>
            <w:rFonts w:ascii="Times New Roman" w:eastAsia="Times New Roman" w:hAnsi="Times New Roman" w:cs="Times New Roman"/>
            <w:sz w:val="24"/>
            <w:szCs w:val="24"/>
          </w:rPr>
          <w:delText xml:space="preserve">modifying these parameters </w:delText>
        </w:r>
        <w:r w:rsidR="004E0547" w:rsidRPr="00E244CD" w:rsidDel="00F73A5E">
          <w:rPr>
            <w:rFonts w:ascii="Times New Roman" w:eastAsia="Times New Roman" w:hAnsi="Times New Roman" w:cs="Times New Roman"/>
            <w:sz w:val="24"/>
            <w:szCs w:val="24"/>
          </w:rPr>
          <w:delText xml:space="preserve">in various demographic </w:delText>
        </w:r>
        <w:r w:rsidR="004E0547" w:rsidDel="00F73A5E">
          <w:rPr>
            <w:rFonts w:ascii="Times New Roman" w:eastAsia="Times New Roman" w:hAnsi="Times New Roman" w:cs="Times New Roman"/>
            <w:sz w:val="24"/>
            <w:szCs w:val="24"/>
          </w:rPr>
          <w:delText>simulations</w:delText>
        </w:r>
        <w:r w:rsidR="004E0547" w:rsidRPr="00E244CD" w:rsidDel="00F73A5E">
          <w:rPr>
            <w:rFonts w:ascii="Times New Roman" w:eastAsia="Times New Roman" w:hAnsi="Times New Roman" w:cs="Times New Roman"/>
            <w:sz w:val="24"/>
            <w:szCs w:val="24"/>
          </w:rPr>
          <w:delText xml:space="preserve"> </w:delText>
        </w:r>
        <w:r w:rsidR="004E0547" w:rsidDel="00F73A5E">
          <w:rPr>
            <w:rFonts w:ascii="Times New Roman" w:eastAsia="Times New Roman" w:hAnsi="Times New Roman" w:cs="Times New Roman"/>
            <w:sz w:val="24"/>
            <w:szCs w:val="24"/>
          </w:rPr>
          <w:delText xml:space="preserve">and </w:delText>
        </w:r>
        <w:r w:rsidR="00760250" w:rsidRPr="00E244CD" w:rsidDel="00F73A5E">
          <w:rPr>
            <w:rFonts w:ascii="Times New Roman" w:eastAsia="Times New Roman" w:hAnsi="Times New Roman" w:cs="Times New Roman"/>
            <w:sz w:val="24"/>
            <w:szCs w:val="24"/>
          </w:rPr>
          <w:delText xml:space="preserve">evaluating </w:delText>
        </w:r>
        <w:r w:rsidR="004E0547" w:rsidDel="00F73A5E">
          <w:rPr>
            <w:rFonts w:ascii="Times New Roman" w:eastAsia="Times New Roman" w:hAnsi="Times New Roman" w:cs="Times New Roman"/>
            <w:sz w:val="24"/>
            <w:szCs w:val="24"/>
          </w:rPr>
          <w:delText>whether TGI could</w:delText>
        </w:r>
        <w:r w:rsidR="00760250" w:rsidRPr="00E244CD" w:rsidDel="00F73A5E">
          <w:rPr>
            <w:rFonts w:ascii="Times New Roman" w:eastAsia="Times New Roman" w:hAnsi="Times New Roman" w:cs="Times New Roman"/>
            <w:sz w:val="24"/>
            <w:szCs w:val="24"/>
          </w:rPr>
          <w:delText xml:space="preserve"> correctly identify populations affected by </w:delText>
        </w:r>
        <w:r w:rsidR="004E0547" w:rsidDel="00F73A5E">
          <w:rPr>
            <w:rFonts w:ascii="Times New Roman" w:eastAsia="Times New Roman" w:hAnsi="Times New Roman" w:cs="Times New Roman"/>
            <w:sz w:val="24"/>
            <w:szCs w:val="24"/>
          </w:rPr>
          <w:delText xml:space="preserve">a significant </w:delText>
        </w:r>
        <w:r w:rsidR="000E305B" w:rsidDel="00F73A5E">
          <w:rPr>
            <w:rFonts w:ascii="Times New Roman" w:eastAsia="Times New Roman" w:hAnsi="Times New Roman" w:cs="Times New Roman"/>
            <w:sz w:val="24"/>
            <w:szCs w:val="24"/>
          </w:rPr>
          <w:delText>disturbance</w:delText>
        </w:r>
        <w:r w:rsidR="004E0547" w:rsidDel="00F73A5E">
          <w:rPr>
            <w:rFonts w:ascii="Times New Roman" w:eastAsia="Times New Roman" w:hAnsi="Times New Roman" w:cs="Times New Roman"/>
            <w:sz w:val="24"/>
            <w:szCs w:val="24"/>
          </w:rPr>
          <w:delText xml:space="preserve"> event,</w:delText>
        </w:r>
        <w:r w:rsidR="004E0547" w:rsidRPr="004E0547" w:rsidDel="00F73A5E">
          <w:rPr>
            <w:rFonts w:ascii="Times New Roman" w:eastAsia="Times New Roman" w:hAnsi="Times New Roman" w:cs="Times New Roman"/>
            <w:sz w:val="24"/>
            <w:szCs w:val="24"/>
          </w:rPr>
          <w:delText xml:space="preserve"> </w:delText>
        </w:r>
        <w:r w:rsidR="004E0547" w:rsidDel="00F73A5E">
          <w:rPr>
            <w:rFonts w:ascii="Times New Roman" w:eastAsia="Times New Roman" w:hAnsi="Times New Roman" w:cs="Times New Roman"/>
            <w:sz w:val="24"/>
            <w:szCs w:val="24"/>
          </w:rPr>
          <w:delText>w</w:delText>
        </w:r>
        <w:r w:rsidR="004E0547" w:rsidRPr="00E244CD" w:rsidDel="00F73A5E">
          <w:rPr>
            <w:rFonts w:ascii="Times New Roman" w:eastAsia="Times New Roman" w:hAnsi="Times New Roman" w:cs="Times New Roman"/>
            <w:sz w:val="24"/>
            <w:szCs w:val="24"/>
          </w:rPr>
          <w:delText xml:space="preserve">e were able to identify the </w:delText>
        </w:r>
        <w:r w:rsidR="004E0547" w:rsidDel="00F73A5E">
          <w:rPr>
            <w:rFonts w:ascii="Times New Roman" w:eastAsia="Times New Roman" w:hAnsi="Times New Roman" w:cs="Times New Roman"/>
            <w:sz w:val="24"/>
            <w:szCs w:val="24"/>
          </w:rPr>
          <w:delText>range of systems in which</w:delText>
        </w:r>
        <w:r w:rsidR="004E0547" w:rsidRPr="00E244CD" w:rsidDel="00F73A5E">
          <w:rPr>
            <w:rFonts w:ascii="Times New Roman" w:eastAsia="Times New Roman" w:hAnsi="Times New Roman" w:cs="Times New Roman"/>
            <w:sz w:val="24"/>
            <w:szCs w:val="24"/>
          </w:rPr>
          <w:delText xml:space="preserve"> our TGI procedure </w:delText>
        </w:r>
        <w:r w:rsidR="004E0547" w:rsidDel="00F73A5E">
          <w:rPr>
            <w:rFonts w:ascii="Times New Roman" w:eastAsia="Times New Roman" w:hAnsi="Times New Roman" w:cs="Times New Roman"/>
            <w:sz w:val="24"/>
            <w:szCs w:val="24"/>
          </w:rPr>
          <w:delText>can be successfully applied.</w:delText>
        </w:r>
      </w:del>
    </w:p>
    <w:p w14:paraId="3BA651F8" w14:textId="77777777" w:rsidR="00760250" w:rsidRPr="00E244CD" w:rsidRDefault="00760250" w:rsidP="00182E94">
      <w:pPr>
        <w:pStyle w:val="Heading2"/>
        <w:spacing w:after="240" w:line="276" w:lineRule="auto"/>
        <w:rPr>
          <w:lang w:val="en-US"/>
        </w:rPr>
      </w:pPr>
      <w:r w:rsidRPr="00E244CD">
        <w:rPr>
          <w:lang w:val="en-US"/>
        </w:rPr>
        <w:t>Dispersal and spatial extent</w:t>
      </w:r>
    </w:p>
    <w:p w14:paraId="76A37174" w14:textId="0D1B95EC" w:rsidR="00760250" w:rsidRPr="00E244CD" w:rsidRDefault="00760250" w:rsidP="00182E94">
      <w:pPr>
        <w:spacing w:after="240" w:line="276" w:lineRule="auto"/>
        <w:rPr>
          <w:rFonts w:ascii="Times New Roman" w:eastAsia="Times New Roman" w:hAnsi="Times New Roman" w:cs="Times New Roman"/>
          <w:sz w:val="24"/>
          <w:szCs w:val="24"/>
        </w:rPr>
      </w:pPr>
      <w:del w:id="185" w:author="Patrick" w:date="2020-11-20T11:44:00Z">
        <w:r w:rsidRPr="00E244CD" w:rsidDel="00DE34CB">
          <w:rPr>
            <w:rFonts w:ascii="Times New Roman" w:eastAsia="Times New Roman" w:hAnsi="Times New Roman" w:cs="Times New Roman"/>
            <w:sz w:val="24"/>
            <w:szCs w:val="24"/>
          </w:rPr>
          <w:delText>The ability of our method to detect</w:delText>
        </w:r>
      </w:del>
      <w:ins w:id="186" w:author="Patrick" w:date="2020-11-20T11:44:00Z">
        <w:r w:rsidR="00DE34CB">
          <w:rPr>
            <w:rFonts w:ascii="Times New Roman" w:eastAsia="Times New Roman" w:hAnsi="Times New Roman" w:cs="Times New Roman"/>
            <w:sz w:val="24"/>
            <w:szCs w:val="24"/>
          </w:rPr>
          <w:t>Detection of</w:t>
        </w:r>
      </w:ins>
      <w:r w:rsidRPr="00E244CD">
        <w:rPr>
          <w:rFonts w:ascii="Times New Roman" w:eastAsia="Times New Roman" w:hAnsi="Times New Roman" w:cs="Times New Roman"/>
          <w:sz w:val="24"/>
          <w:szCs w:val="24"/>
        </w:rPr>
        <w:t xml:space="preserve"> temporal genetic changes </w:t>
      </w:r>
      <w:r w:rsidR="00774E9E" w:rsidRPr="00E244CD">
        <w:rPr>
          <w:rFonts w:ascii="Times New Roman" w:eastAsia="Times New Roman" w:hAnsi="Times New Roman" w:cs="Times New Roman"/>
          <w:sz w:val="24"/>
          <w:szCs w:val="24"/>
        </w:rPr>
        <w:t xml:space="preserve">was </w:t>
      </w:r>
      <w:r w:rsidRPr="00E244CD">
        <w:rPr>
          <w:rFonts w:ascii="Times New Roman" w:eastAsia="Times New Roman" w:hAnsi="Times New Roman" w:cs="Times New Roman"/>
          <w:sz w:val="24"/>
          <w:szCs w:val="24"/>
        </w:rPr>
        <w:t xml:space="preserve">sensitive to </w:t>
      </w:r>
      <w:del w:id="187" w:author="Patrick" w:date="2020-11-20T11:44:00Z">
        <w:r w:rsidRPr="00E244CD" w:rsidDel="00DE34CB">
          <w:rPr>
            <w:rFonts w:ascii="Times New Roman" w:eastAsia="Times New Roman" w:hAnsi="Times New Roman" w:cs="Times New Roman"/>
            <w:sz w:val="24"/>
            <w:szCs w:val="24"/>
          </w:rPr>
          <w:delText xml:space="preserve">the </w:delText>
        </w:r>
      </w:del>
      <w:r w:rsidRPr="00E244CD">
        <w:rPr>
          <w:rFonts w:ascii="Times New Roman" w:eastAsia="Times New Roman" w:hAnsi="Times New Roman" w:cs="Times New Roman"/>
          <w:sz w:val="24"/>
          <w:szCs w:val="24"/>
        </w:rPr>
        <w:t>dispersal</w:t>
      </w:r>
      <w:del w:id="188" w:author="Patrick" w:date="2020-11-20T11:44:00Z">
        <w:r w:rsidRPr="00E244CD" w:rsidDel="00DE34CB">
          <w:rPr>
            <w:rFonts w:ascii="Times New Roman" w:eastAsia="Times New Roman" w:hAnsi="Times New Roman" w:cs="Times New Roman"/>
            <w:sz w:val="24"/>
            <w:szCs w:val="24"/>
          </w:rPr>
          <w:delText xml:space="preserve"> capacity of the organism of interest</w:delText>
        </w:r>
      </w:del>
      <w:ins w:id="189" w:author="Patrick" w:date="2020-11-20T11:44:00Z">
        <w:r w:rsidR="00DE34CB">
          <w:rPr>
            <w:rFonts w:ascii="Times New Roman" w:eastAsia="Times New Roman" w:hAnsi="Times New Roman" w:cs="Times New Roman"/>
            <w:sz w:val="24"/>
            <w:szCs w:val="24"/>
          </w:rPr>
          <w:t>;</w:t>
        </w:r>
      </w:ins>
      <w:del w:id="190" w:author="Patrick" w:date="2020-11-20T11:44:00Z">
        <w:r w:rsidR="00423CCF" w:rsidDel="00DE34CB">
          <w:rPr>
            <w:rFonts w:ascii="Times New Roman" w:eastAsia="Times New Roman" w:hAnsi="Times New Roman" w:cs="Times New Roman"/>
            <w:sz w:val="24"/>
            <w:szCs w:val="24"/>
          </w:rPr>
          <w:delText>:</w:delText>
        </w:r>
      </w:del>
      <w:r w:rsidR="00423CCF"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false negatives increased with dispersal</w:t>
      </w:r>
      <w:r w:rsidR="00960101" w:rsidRPr="00E244CD">
        <w:rPr>
          <w:rFonts w:ascii="Times New Roman" w:eastAsia="Times New Roman" w:hAnsi="Times New Roman" w:cs="Times New Roman"/>
          <w:sz w:val="24"/>
          <w:szCs w:val="24"/>
        </w:rPr>
        <w:t xml:space="preserve"> capacity</w:t>
      </w:r>
      <w:r w:rsidRPr="00E244CD">
        <w:rPr>
          <w:rFonts w:ascii="Times New Roman" w:eastAsia="Times New Roman" w:hAnsi="Times New Roman" w:cs="Times New Roman"/>
          <w:sz w:val="24"/>
          <w:szCs w:val="24"/>
        </w:rPr>
        <w:t xml:space="preserve">, </w:t>
      </w:r>
      <w:ins w:id="191" w:author="Patrick" w:date="2020-11-20T11:44:00Z">
        <w:r w:rsidR="00DE34CB">
          <w:rPr>
            <w:rFonts w:ascii="Times New Roman" w:eastAsia="Times New Roman" w:hAnsi="Times New Roman" w:cs="Times New Roman"/>
            <w:sz w:val="24"/>
            <w:szCs w:val="24"/>
          </w:rPr>
          <w:t>al</w:t>
        </w:r>
      </w:ins>
      <w:r w:rsidR="00F118CE" w:rsidRPr="00E244CD">
        <w:rPr>
          <w:rFonts w:ascii="Times New Roman" w:eastAsia="Times New Roman" w:hAnsi="Times New Roman" w:cs="Times New Roman"/>
          <w:sz w:val="24"/>
          <w:szCs w:val="24"/>
        </w:rPr>
        <w:t xml:space="preserve">though </w:t>
      </w:r>
      <w:r w:rsidRPr="00E244CD">
        <w:rPr>
          <w:rFonts w:ascii="Times New Roman" w:eastAsia="Times New Roman" w:hAnsi="Times New Roman" w:cs="Times New Roman"/>
          <w:sz w:val="24"/>
          <w:szCs w:val="24"/>
        </w:rPr>
        <w:t xml:space="preserve">false positives did not show a </w:t>
      </w:r>
      <w:r w:rsidR="00960101" w:rsidRPr="00E244CD">
        <w:rPr>
          <w:rFonts w:ascii="Times New Roman" w:eastAsia="Times New Roman" w:hAnsi="Times New Roman" w:cs="Times New Roman"/>
          <w:sz w:val="24"/>
          <w:szCs w:val="24"/>
        </w:rPr>
        <w:t xml:space="preserve">clear </w:t>
      </w:r>
      <w:r w:rsidRPr="00E244CD">
        <w:rPr>
          <w:rFonts w:ascii="Times New Roman" w:eastAsia="Times New Roman" w:hAnsi="Times New Roman" w:cs="Times New Roman"/>
          <w:sz w:val="24"/>
          <w:szCs w:val="24"/>
        </w:rPr>
        <w:t xml:space="preserve">trend (Fig. 3, 4). The influence of dispersal </w:t>
      </w:r>
      <w:del w:id="192" w:author="Patrick" w:date="2020-11-20T11:44:00Z">
        <w:r w:rsidR="00F118CE" w:rsidRPr="00E244CD" w:rsidDel="00DE34CB">
          <w:rPr>
            <w:rFonts w:ascii="Times New Roman" w:eastAsia="Times New Roman" w:hAnsi="Times New Roman" w:cs="Times New Roman"/>
            <w:sz w:val="24"/>
            <w:szCs w:val="24"/>
          </w:rPr>
          <w:delText xml:space="preserve">capacity </w:delText>
        </w:r>
      </w:del>
      <w:r w:rsidRPr="00E244CD">
        <w:rPr>
          <w:rFonts w:ascii="Times New Roman" w:eastAsia="Times New Roman" w:hAnsi="Times New Roman" w:cs="Times New Roman"/>
          <w:sz w:val="24"/>
          <w:szCs w:val="24"/>
        </w:rPr>
        <w:t xml:space="preserve">on the </w:t>
      </w:r>
      <w:r w:rsidR="00F118CE" w:rsidRPr="00E244CD">
        <w:rPr>
          <w:rFonts w:ascii="Times New Roman" w:eastAsia="Times New Roman" w:hAnsi="Times New Roman" w:cs="Times New Roman"/>
          <w:sz w:val="24"/>
          <w:szCs w:val="24"/>
        </w:rPr>
        <w:t>FNR</w:t>
      </w:r>
      <w:r w:rsidRPr="00E244CD">
        <w:rPr>
          <w:rFonts w:ascii="Times New Roman" w:eastAsia="Times New Roman" w:hAnsi="Times New Roman" w:cs="Times New Roman"/>
          <w:sz w:val="24"/>
          <w:szCs w:val="24"/>
        </w:rPr>
        <w:t xml:space="preserve"> </w:t>
      </w:r>
      <w:r w:rsidR="00F118CE" w:rsidRPr="00E244CD">
        <w:rPr>
          <w:rFonts w:ascii="Times New Roman" w:eastAsia="Times New Roman" w:hAnsi="Times New Roman" w:cs="Times New Roman"/>
          <w:sz w:val="24"/>
          <w:szCs w:val="24"/>
        </w:rPr>
        <w:t>was also affected by the</w:t>
      </w:r>
      <w:r w:rsidRPr="00E244CD">
        <w:rPr>
          <w:rFonts w:ascii="Times New Roman" w:eastAsia="Times New Roman" w:hAnsi="Times New Roman" w:cs="Times New Roman"/>
          <w:sz w:val="24"/>
          <w:szCs w:val="24"/>
        </w:rPr>
        <w:t xml:space="preserve"> time lag between an event and the subsequent sampling</w:t>
      </w:r>
      <w:r w:rsidR="00F118CE" w:rsidRPr="00E244CD">
        <w:rPr>
          <w:rFonts w:ascii="Times New Roman" w:eastAsia="Times New Roman" w:hAnsi="Times New Roman" w:cs="Times New Roman"/>
          <w:sz w:val="24"/>
          <w:szCs w:val="24"/>
        </w:rPr>
        <w:t xml:space="preserve"> effort; the effects of different </w:t>
      </w:r>
      <w:r w:rsidRPr="00E244CD">
        <w:rPr>
          <w:rFonts w:ascii="Times New Roman" w:eastAsia="Times New Roman" w:hAnsi="Times New Roman" w:cs="Times New Roman"/>
          <w:sz w:val="24"/>
          <w:szCs w:val="24"/>
        </w:rPr>
        <w:t xml:space="preserve">dispersal </w:t>
      </w:r>
      <w:r w:rsidR="00F118CE" w:rsidRPr="00E244CD">
        <w:rPr>
          <w:rFonts w:ascii="Times New Roman" w:eastAsia="Times New Roman" w:hAnsi="Times New Roman" w:cs="Times New Roman"/>
          <w:sz w:val="24"/>
          <w:szCs w:val="24"/>
        </w:rPr>
        <w:t>capacities</w:t>
      </w:r>
      <w:r w:rsidRPr="00E244CD">
        <w:rPr>
          <w:rFonts w:ascii="Times New Roman" w:eastAsia="Times New Roman" w:hAnsi="Times New Roman" w:cs="Times New Roman"/>
          <w:sz w:val="24"/>
          <w:szCs w:val="24"/>
        </w:rPr>
        <w:t xml:space="preserve"> </w:t>
      </w:r>
      <w:r w:rsidR="00960101" w:rsidRPr="00E244CD">
        <w:rPr>
          <w:rFonts w:ascii="Times New Roman" w:eastAsia="Times New Roman" w:hAnsi="Times New Roman" w:cs="Times New Roman"/>
          <w:sz w:val="24"/>
          <w:szCs w:val="24"/>
        </w:rPr>
        <w:t>w</w:t>
      </w:r>
      <w:r w:rsidR="00F118CE" w:rsidRPr="00E244CD">
        <w:rPr>
          <w:rFonts w:ascii="Times New Roman" w:eastAsia="Times New Roman" w:hAnsi="Times New Roman" w:cs="Times New Roman"/>
          <w:sz w:val="24"/>
          <w:szCs w:val="24"/>
        </w:rPr>
        <w:t>ere</w:t>
      </w:r>
      <w:r w:rsidR="00960101" w:rsidRPr="00E244CD">
        <w:rPr>
          <w:rFonts w:ascii="Times New Roman" w:eastAsia="Times New Roman" w:hAnsi="Times New Roman" w:cs="Times New Roman"/>
          <w:sz w:val="24"/>
          <w:szCs w:val="24"/>
        </w:rPr>
        <w:t xml:space="preserve"> evident even</w:t>
      </w:r>
      <w:r w:rsidRPr="00E244CD">
        <w:rPr>
          <w:rFonts w:ascii="Times New Roman" w:eastAsia="Times New Roman" w:hAnsi="Times New Roman" w:cs="Times New Roman"/>
          <w:sz w:val="24"/>
          <w:szCs w:val="24"/>
        </w:rPr>
        <w:t xml:space="preserve"> </w:t>
      </w:r>
      <w:r w:rsidR="00960101" w:rsidRPr="00E244CD">
        <w:rPr>
          <w:rFonts w:ascii="Times New Roman" w:eastAsia="Times New Roman" w:hAnsi="Times New Roman" w:cs="Times New Roman"/>
          <w:sz w:val="24"/>
          <w:szCs w:val="24"/>
        </w:rPr>
        <w:t xml:space="preserve">when samples were separated by </w:t>
      </w:r>
      <w:r w:rsidRPr="00E244CD">
        <w:rPr>
          <w:rFonts w:ascii="Times New Roman" w:eastAsia="Times New Roman" w:hAnsi="Times New Roman" w:cs="Times New Roman"/>
          <w:sz w:val="24"/>
          <w:szCs w:val="24"/>
        </w:rPr>
        <w:t>only one generation (</w:t>
      </w:r>
      <w:r w:rsidR="00960101" w:rsidRPr="00E244CD">
        <w:rPr>
          <w:rFonts w:ascii="Times New Roman" w:eastAsia="Times New Roman" w:hAnsi="Times New Roman" w:cs="Times New Roman"/>
          <w:sz w:val="24"/>
          <w:szCs w:val="24"/>
        </w:rPr>
        <w:t xml:space="preserve">i.e., samples were collected immediately </w:t>
      </w:r>
      <w:r w:rsidRPr="00E244CD">
        <w:rPr>
          <w:rFonts w:ascii="Times New Roman" w:eastAsia="Times New Roman" w:hAnsi="Times New Roman" w:cs="Times New Roman"/>
          <w:sz w:val="24"/>
          <w:szCs w:val="24"/>
        </w:rPr>
        <w:t xml:space="preserve">before and after the event) and </w:t>
      </w:r>
      <w:r w:rsidR="00774E9E" w:rsidRPr="00E244CD">
        <w:rPr>
          <w:rFonts w:ascii="Times New Roman" w:eastAsia="Times New Roman" w:hAnsi="Times New Roman" w:cs="Times New Roman"/>
          <w:sz w:val="24"/>
          <w:szCs w:val="24"/>
        </w:rPr>
        <w:t>were magnified</w:t>
      </w:r>
      <w:r w:rsidR="00F118C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as the time between samplings </w:t>
      </w:r>
      <w:r w:rsidR="00F118CE" w:rsidRPr="00E244CD">
        <w:rPr>
          <w:rFonts w:ascii="Times New Roman" w:eastAsia="Times New Roman" w:hAnsi="Times New Roman" w:cs="Times New Roman"/>
          <w:sz w:val="24"/>
          <w:szCs w:val="24"/>
        </w:rPr>
        <w:t>increased</w:t>
      </w:r>
      <w:r w:rsidRPr="00E244CD">
        <w:rPr>
          <w:rFonts w:ascii="Times New Roman" w:eastAsia="Times New Roman" w:hAnsi="Times New Roman" w:cs="Times New Roman"/>
          <w:sz w:val="24"/>
          <w:szCs w:val="24"/>
        </w:rPr>
        <w:t xml:space="preserve">. </w:t>
      </w:r>
      <w:commentRangeStart w:id="193"/>
      <w:r w:rsidR="00774E9E" w:rsidRPr="00E244CD">
        <w:rPr>
          <w:rFonts w:ascii="Times New Roman" w:eastAsia="Times New Roman" w:hAnsi="Times New Roman" w:cs="Times New Roman"/>
          <w:sz w:val="24"/>
          <w:szCs w:val="24"/>
        </w:rPr>
        <w:t xml:space="preserve">Dispersal capacity is also functionally linked to landscape </w:t>
      </w:r>
      <w:r w:rsidRPr="00E244CD">
        <w:rPr>
          <w:rFonts w:ascii="Times New Roman" w:eastAsia="Times New Roman" w:hAnsi="Times New Roman" w:cs="Times New Roman"/>
          <w:sz w:val="24"/>
          <w:szCs w:val="24"/>
        </w:rPr>
        <w:t>connectivity</w:t>
      </w:r>
      <w:r w:rsidR="00774E9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as connectivity represents the degree to which a landscape constrains dispersal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{"citationItems":[{"id":"ITEM-1","itemData":{"DOI":"10.2307/3544927","ISBN":"0030-1299","ISSN":"00301299","PMID":"21211708","abstract":"JSTOR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.","author":[{"dropping-particle":"","family":"Taylor","given":"Philip D","non-dropping-particle":"","parse-names":false,"suffix":""},{"dropping-particle":"","family":"Fahrig","given":"Lenore","non-dropping-particle":"","parse-names":false,"suffix":""},{"dropping-particle":"","family":"Henein","given":"Kringen","non-dropping-particle":"","parse-names":false,"suffix":""},{"dropping-particle":"","family":"Merriam","given":"Gray","non-dropping-particle":"","parse-names":false,"suffix":""}],"container-title":"Oikos","id":"ITEM-1","issue":"3","issued":{"date-parts":[["1993"]]},"page":"571-573","title":"Connectivity is a vital element of landscape structure","type":"article-journal","volume":"68"},"uris":["http://www.mendeley.com/documents/?uuid=be27aa83-c328-4871-9726-55125b435d54"]}],"mendeley":{"formattedCitation":"(Taylor, Fahrig, Henein, &amp; Merriam, 1993)","plainTextFormattedCitation":"(Taylor, Fahrig, Henein, &amp; Merriam, 1993)","previouslyFormattedCitation":"(Taylor, Fahrig, Henein, &amp; Merriam, 1993)"},"properties":{"noteIndex":0},"schema":"https://github.com/citation-style-language/schema/raw/master/csl-citation.json"}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(Taylor, Fahrig, Henein, &amp; Merriam, 1993)</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Considering that we used dispersal ability as a proxy for landscape connectivity, th</w:t>
      </w:r>
      <w:r w:rsidR="00774E9E" w:rsidRPr="00E244CD">
        <w:rPr>
          <w:rFonts w:ascii="Times New Roman" w:eastAsia="Times New Roman" w:hAnsi="Times New Roman" w:cs="Times New Roman"/>
          <w:sz w:val="24"/>
          <w:szCs w:val="24"/>
        </w:rPr>
        <w:t>e effects of sampling time and dispersal capacity</w:t>
      </w:r>
      <w:r w:rsidRPr="00E244CD">
        <w:rPr>
          <w:rFonts w:ascii="Times New Roman" w:eastAsia="Times New Roman" w:hAnsi="Times New Roman" w:cs="Times New Roman"/>
          <w:sz w:val="24"/>
          <w:szCs w:val="24"/>
        </w:rPr>
        <w:t xml:space="preserve"> </w:t>
      </w:r>
      <w:r w:rsidR="00774E9E" w:rsidRPr="00E244CD">
        <w:rPr>
          <w:rFonts w:ascii="Times New Roman" w:eastAsia="Times New Roman" w:hAnsi="Times New Roman" w:cs="Times New Roman"/>
          <w:sz w:val="24"/>
          <w:szCs w:val="24"/>
        </w:rPr>
        <w:t xml:space="preserve">on the FNR </w:t>
      </w:r>
      <w:r w:rsidRPr="00E244CD">
        <w:rPr>
          <w:rFonts w:ascii="Times New Roman" w:eastAsia="Times New Roman" w:hAnsi="Times New Roman" w:cs="Times New Roman"/>
          <w:sz w:val="24"/>
          <w:szCs w:val="24"/>
        </w:rPr>
        <w:t>suggest that well-connected landscapes might require more frequent sampling to overcome the negative effect of connectivity on our ability to correctly identify affected populations.</w:t>
      </w:r>
      <w:commentRangeEnd w:id="193"/>
      <w:r w:rsidR="00DE34CB">
        <w:rPr>
          <w:rStyle w:val="CommentReference"/>
        </w:rPr>
        <w:commentReference w:id="193"/>
      </w:r>
    </w:p>
    <w:p w14:paraId="77447196" w14:textId="1574A581"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The spatial extent of </w:t>
      </w:r>
      <w:r w:rsidR="00774E9E" w:rsidRPr="00E244CD">
        <w:rPr>
          <w:rFonts w:ascii="Times New Roman" w:eastAsia="Times New Roman" w:hAnsi="Times New Roman" w:cs="Times New Roman"/>
          <w:sz w:val="24"/>
          <w:szCs w:val="24"/>
        </w:rPr>
        <w:t xml:space="preserve">a demographic </w:t>
      </w:r>
      <w:r w:rsidRPr="00E244CD">
        <w:rPr>
          <w:rFonts w:ascii="Times New Roman" w:eastAsia="Times New Roman" w:hAnsi="Times New Roman" w:cs="Times New Roman"/>
          <w:sz w:val="24"/>
          <w:szCs w:val="24"/>
        </w:rPr>
        <w:t xml:space="preserve">event </w:t>
      </w:r>
      <w:r w:rsidR="00774E9E" w:rsidRPr="00E244CD">
        <w:rPr>
          <w:rFonts w:ascii="Times New Roman" w:eastAsia="Times New Roman" w:hAnsi="Times New Roman" w:cs="Times New Roman"/>
          <w:sz w:val="24"/>
          <w:szCs w:val="24"/>
        </w:rPr>
        <w:t xml:space="preserve">increased </w:t>
      </w:r>
      <w:r w:rsidRPr="00E244CD">
        <w:rPr>
          <w:rFonts w:ascii="Times New Roman" w:eastAsia="Times New Roman" w:hAnsi="Times New Roman" w:cs="Times New Roman"/>
          <w:sz w:val="24"/>
          <w:szCs w:val="24"/>
        </w:rPr>
        <w:t xml:space="preserve">our ability to correctly </w:t>
      </w:r>
      <w:r w:rsidR="00774E9E" w:rsidRPr="00E244CD">
        <w:rPr>
          <w:rFonts w:ascii="Times New Roman" w:eastAsia="Times New Roman" w:hAnsi="Times New Roman" w:cs="Times New Roman"/>
          <w:sz w:val="24"/>
          <w:szCs w:val="24"/>
        </w:rPr>
        <w:t xml:space="preserve">identify </w:t>
      </w:r>
      <w:r w:rsidRPr="00E244CD">
        <w:rPr>
          <w:rFonts w:ascii="Times New Roman" w:eastAsia="Times New Roman" w:hAnsi="Times New Roman" w:cs="Times New Roman"/>
          <w:sz w:val="24"/>
          <w:szCs w:val="24"/>
        </w:rPr>
        <w:t xml:space="preserve">populations that have not truly changed (lower FPR), but it </w:t>
      </w:r>
      <w:r w:rsidR="00774E9E" w:rsidRPr="00E244CD">
        <w:rPr>
          <w:rFonts w:ascii="Times New Roman" w:eastAsia="Times New Roman" w:hAnsi="Times New Roman" w:cs="Times New Roman"/>
          <w:sz w:val="24"/>
          <w:szCs w:val="24"/>
        </w:rPr>
        <w:t xml:space="preserve">also decreased </w:t>
      </w:r>
      <w:r w:rsidRPr="00E244CD">
        <w:rPr>
          <w:rFonts w:ascii="Times New Roman" w:eastAsia="Times New Roman" w:hAnsi="Times New Roman" w:cs="Times New Roman"/>
          <w:sz w:val="24"/>
          <w:szCs w:val="24"/>
        </w:rPr>
        <w:t xml:space="preserve">our ability to correctly </w:t>
      </w:r>
      <w:r w:rsidR="00774E9E" w:rsidRPr="00E244CD">
        <w:rPr>
          <w:rFonts w:ascii="Times New Roman" w:eastAsia="Times New Roman" w:hAnsi="Times New Roman" w:cs="Times New Roman"/>
          <w:sz w:val="24"/>
          <w:szCs w:val="24"/>
        </w:rPr>
        <w:t xml:space="preserve">identify </w:t>
      </w:r>
      <w:r w:rsidRPr="00E244CD">
        <w:rPr>
          <w:rFonts w:ascii="Times New Roman" w:eastAsia="Times New Roman" w:hAnsi="Times New Roman" w:cs="Times New Roman"/>
          <w:sz w:val="24"/>
          <w:szCs w:val="24"/>
        </w:rPr>
        <w:t xml:space="preserve">populations that </w:t>
      </w:r>
      <w:del w:id="194" w:author="Patrick" w:date="2020-11-20T11:47:00Z">
        <w:r w:rsidRPr="00E244CD" w:rsidDel="002354FB">
          <w:rPr>
            <w:rFonts w:ascii="Times New Roman" w:eastAsia="Times New Roman" w:hAnsi="Times New Roman" w:cs="Times New Roman"/>
            <w:sz w:val="24"/>
            <w:szCs w:val="24"/>
          </w:rPr>
          <w:delText xml:space="preserve">have </w:delText>
        </w:r>
      </w:del>
      <w:ins w:id="195" w:author="Patrick" w:date="2020-11-20T11:47:00Z">
        <w:r w:rsidR="002354FB">
          <w:rPr>
            <w:rFonts w:ascii="Times New Roman" w:eastAsia="Times New Roman" w:hAnsi="Times New Roman" w:cs="Times New Roman"/>
            <w:sz w:val="24"/>
            <w:szCs w:val="24"/>
          </w:rPr>
          <w:t>did change</w:t>
        </w:r>
        <w:r w:rsidR="002354FB"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(higher FNR). </w:t>
      </w:r>
      <w:r w:rsidR="00774E9E" w:rsidRPr="00E244CD">
        <w:rPr>
          <w:rFonts w:ascii="Times New Roman" w:eastAsia="Times New Roman" w:hAnsi="Times New Roman" w:cs="Times New Roman"/>
          <w:sz w:val="24"/>
          <w:szCs w:val="24"/>
        </w:rPr>
        <w:t xml:space="preserve">The magnitude of this </w:t>
      </w:r>
      <w:r w:rsidRPr="00E244CD">
        <w:rPr>
          <w:rFonts w:ascii="Times New Roman" w:eastAsia="Times New Roman" w:hAnsi="Times New Roman" w:cs="Times New Roman"/>
          <w:sz w:val="24"/>
          <w:szCs w:val="24"/>
        </w:rPr>
        <w:t xml:space="preserve">trade-off </w:t>
      </w:r>
      <w:r w:rsidR="00774E9E" w:rsidRPr="00E244CD">
        <w:rPr>
          <w:rFonts w:ascii="Times New Roman" w:eastAsia="Times New Roman" w:hAnsi="Times New Roman" w:cs="Times New Roman"/>
          <w:sz w:val="24"/>
          <w:szCs w:val="24"/>
        </w:rPr>
        <w:t xml:space="preserve">varied with </w:t>
      </w:r>
      <w:r w:rsidRPr="00E244CD">
        <w:rPr>
          <w:rFonts w:ascii="Times New Roman" w:eastAsia="Times New Roman" w:hAnsi="Times New Roman" w:cs="Times New Roman"/>
          <w:sz w:val="24"/>
          <w:szCs w:val="24"/>
        </w:rPr>
        <w:t>dispersal</w:t>
      </w:r>
      <w:r w:rsidR="00774E9E" w:rsidRPr="00E244CD">
        <w:rPr>
          <w:rFonts w:ascii="Times New Roman" w:eastAsia="Times New Roman" w:hAnsi="Times New Roman" w:cs="Times New Roman"/>
          <w:sz w:val="24"/>
          <w:szCs w:val="24"/>
        </w:rPr>
        <w:t xml:space="preserve"> capacity</w:t>
      </w:r>
      <w:r w:rsidRPr="00E244CD">
        <w:rPr>
          <w:rFonts w:ascii="Times New Roman" w:eastAsia="Times New Roman" w:hAnsi="Times New Roman" w:cs="Times New Roman"/>
          <w:sz w:val="24"/>
          <w:szCs w:val="24"/>
        </w:rPr>
        <w:t xml:space="preserve">. Although </w:t>
      </w:r>
      <w:r w:rsidR="00774E9E" w:rsidRPr="00E244CD">
        <w:rPr>
          <w:rFonts w:ascii="Times New Roman" w:eastAsia="Times New Roman" w:hAnsi="Times New Roman" w:cs="Times New Roman"/>
          <w:sz w:val="24"/>
          <w:szCs w:val="24"/>
        </w:rPr>
        <w:t xml:space="preserve">a broader </w:t>
      </w:r>
      <w:r w:rsidRPr="00E244CD">
        <w:rPr>
          <w:rFonts w:ascii="Times New Roman" w:eastAsia="Times New Roman" w:hAnsi="Times New Roman" w:cs="Times New Roman"/>
          <w:sz w:val="24"/>
          <w:szCs w:val="24"/>
        </w:rPr>
        <w:t xml:space="preserve">spatial extent may help researchers detect </w:t>
      </w:r>
      <w:r w:rsidR="00774E9E" w:rsidRPr="00E244CD">
        <w:rPr>
          <w:rFonts w:ascii="Times New Roman" w:eastAsia="Times New Roman" w:hAnsi="Times New Roman" w:cs="Times New Roman"/>
          <w:sz w:val="24"/>
          <w:szCs w:val="24"/>
        </w:rPr>
        <w:t>an event</w:t>
      </w:r>
      <w:r w:rsidRPr="00E244CD">
        <w:rPr>
          <w:rFonts w:ascii="Times New Roman" w:eastAsia="Times New Roman" w:hAnsi="Times New Roman" w:cs="Times New Roman"/>
          <w:sz w:val="24"/>
          <w:szCs w:val="24"/>
        </w:rPr>
        <w:t xml:space="preserve">, as the chance of sampling an affected </w:t>
      </w:r>
      <w:r w:rsidR="00423CCF">
        <w:rPr>
          <w:rFonts w:ascii="Times New Roman" w:eastAsia="Times New Roman" w:hAnsi="Times New Roman" w:cs="Times New Roman"/>
          <w:sz w:val="24"/>
          <w:szCs w:val="24"/>
        </w:rPr>
        <w:t>population</w:t>
      </w:r>
      <w:r w:rsidR="00423CCF"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increases, it may also increase the risk of not identifying the genetic legacy of the event at all, especially in </w:t>
      </w:r>
      <w:r w:rsidR="00774E9E" w:rsidRPr="00E244CD">
        <w:rPr>
          <w:rFonts w:ascii="Times New Roman" w:eastAsia="Times New Roman" w:hAnsi="Times New Roman" w:cs="Times New Roman"/>
          <w:sz w:val="24"/>
          <w:szCs w:val="24"/>
        </w:rPr>
        <w:t>high-</w:t>
      </w:r>
      <w:r w:rsidR="0033100C">
        <w:rPr>
          <w:rFonts w:ascii="Times New Roman" w:eastAsia="Times New Roman" w:hAnsi="Times New Roman" w:cs="Times New Roman"/>
          <w:sz w:val="24"/>
          <w:szCs w:val="24"/>
        </w:rPr>
        <w:t xml:space="preserve">dispersal landscapes. </w:t>
      </w:r>
      <w:r w:rsidR="0033100C" w:rsidRPr="0033100C">
        <w:rPr>
          <w:rFonts w:ascii="Times New Roman" w:eastAsia="Times New Roman" w:hAnsi="Times New Roman" w:cs="Times New Roman"/>
          <w:sz w:val="24"/>
          <w:szCs w:val="24"/>
        </w:rPr>
        <w:t>Given that TGI depends on between-sample dissimilarity</w:t>
      </w:r>
      <w:r w:rsidR="009F57A2">
        <w:rPr>
          <w:rFonts w:ascii="Times New Roman" w:eastAsia="Times New Roman" w:hAnsi="Times New Roman" w:cs="Times New Roman"/>
          <w:sz w:val="24"/>
          <w:szCs w:val="24"/>
        </w:rPr>
        <w:t xml:space="preserve"> and uses all populations in the landscape in each significance evaluation</w:t>
      </w:r>
      <w:del w:id="196" w:author="Patrick" w:date="2020-11-20T11:48:00Z">
        <w:r w:rsidR="0033100C" w:rsidRPr="0033100C" w:rsidDel="002354FB">
          <w:rPr>
            <w:rFonts w:ascii="Times New Roman" w:eastAsia="Times New Roman" w:hAnsi="Times New Roman" w:cs="Times New Roman"/>
            <w:sz w:val="24"/>
            <w:szCs w:val="24"/>
          </w:rPr>
          <w:delText>, the index is better-suited</w:delText>
        </w:r>
        <w:r w:rsidRPr="00E244CD" w:rsidDel="002354FB">
          <w:rPr>
            <w:rFonts w:ascii="Times New Roman" w:eastAsia="Times New Roman" w:hAnsi="Times New Roman" w:cs="Times New Roman"/>
            <w:sz w:val="24"/>
            <w:szCs w:val="24"/>
          </w:rPr>
          <w:delText xml:space="preserve">, </w:delText>
        </w:r>
      </w:del>
      <w:ins w:id="197" w:author="Patrick" w:date="2020-11-20T11:48:00Z">
        <w:r w:rsidR="002354FB">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TGI </w:t>
      </w:r>
      <w:del w:id="198" w:author="Patrick" w:date="2020-11-20T11:48:00Z">
        <w:r w:rsidRPr="00E244CD" w:rsidDel="002354FB">
          <w:rPr>
            <w:rFonts w:ascii="Times New Roman" w:eastAsia="Times New Roman" w:hAnsi="Times New Roman" w:cs="Times New Roman"/>
            <w:sz w:val="24"/>
            <w:szCs w:val="24"/>
          </w:rPr>
          <w:delText xml:space="preserve">is </w:delText>
        </w:r>
      </w:del>
      <w:ins w:id="199" w:author="Patrick" w:date="2020-11-20T11:48:00Z">
        <w:r w:rsidR="002354FB">
          <w:rPr>
            <w:rFonts w:ascii="Times New Roman" w:eastAsia="Times New Roman" w:hAnsi="Times New Roman" w:cs="Times New Roman"/>
            <w:sz w:val="24"/>
            <w:szCs w:val="24"/>
          </w:rPr>
          <w:t xml:space="preserve">appears </w:t>
        </w:r>
      </w:ins>
      <w:r w:rsidRPr="00E244CD">
        <w:rPr>
          <w:rFonts w:ascii="Times New Roman" w:eastAsia="Times New Roman" w:hAnsi="Times New Roman" w:cs="Times New Roman"/>
          <w:sz w:val="24"/>
          <w:szCs w:val="24"/>
        </w:rPr>
        <w:t xml:space="preserve">better suited to </w:t>
      </w:r>
      <w:del w:id="200" w:author="Patrick" w:date="2020-11-20T11:48:00Z">
        <w:r w:rsidRPr="00E244CD" w:rsidDel="002354FB">
          <w:rPr>
            <w:rFonts w:ascii="Times New Roman" w:eastAsia="Times New Roman" w:hAnsi="Times New Roman" w:cs="Times New Roman"/>
            <w:sz w:val="24"/>
            <w:szCs w:val="24"/>
          </w:rPr>
          <w:delText xml:space="preserve">analyze </w:delText>
        </w:r>
      </w:del>
      <w:r w:rsidRPr="00E244CD">
        <w:rPr>
          <w:rFonts w:ascii="Times New Roman" w:eastAsia="Times New Roman" w:hAnsi="Times New Roman" w:cs="Times New Roman"/>
          <w:sz w:val="24"/>
          <w:szCs w:val="24"/>
        </w:rPr>
        <w:t xml:space="preserve">systems in which disturbances are discrete and affect a </w:t>
      </w:r>
      <w:commentRangeStart w:id="201"/>
      <w:r w:rsidRPr="00E244CD">
        <w:rPr>
          <w:rFonts w:ascii="Times New Roman" w:eastAsia="Times New Roman" w:hAnsi="Times New Roman" w:cs="Times New Roman"/>
          <w:sz w:val="24"/>
          <w:szCs w:val="24"/>
        </w:rPr>
        <w:t>limited part of the landscape</w:t>
      </w:r>
      <w:commentRangeEnd w:id="201"/>
      <w:r w:rsidR="002354FB">
        <w:rPr>
          <w:rStyle w:val="CommentReference"/>
        </w:rPr>
        <w:commentReference w:id="201"/>
      </w:r>
      <w:r w:rsidR="00853581" w:rsidRPr="00E244CD">
        <w:rPr>
          <w:rFonts w:ascii="Times New Roman" w:eastAsia="Times New Roman" w:hAnsi="Times New Roman" w:cs="Times New Roman"/>
          <w:sz w:val="24"/>
          <w:szCs w:val="24"/>
        </w:rPr>
        <w:t xml:space="preserve">. It is less effective for analyzing </w:t>
      </w:r>
      <w:r w:rsidR="00774E9E" w:rsidRPr="00E244CD">
        <w:rPr>
          <w:rFonts w:ascii="Times New Roman" w:eastAsia="Times New Roman" w:hAnsi="Times New Roman" w:cs="Times New Roman"/>
          <w:sz w:val="24"/>
          <w:szCs w:val="24"/>
        </w:rPr>
        <w:t xml:space="preserve">gradual, </w:t>
      </w:r>
      <w:r w:rsidRPr="00E244CD">
        <w:rPr>
          <w:rFonts w:ascii="Times New Roman" w:eastAsia="Times New Roman" w:hAnsi="Times New Roman" w:cs="Times New Roman"/>
          <w:sz w:val="24"/>
          <w:szCs w:val="24"/>
        </w:rPr>
        <w:t xml:space="preserve">landscape-wide disturbances. </w:t>
      </w:r>
      <w:r w:rsidR="00853581" w:rsidRPr="00E244CD">
        <w:rPr>
          <w:rFonts w:ascii="Times New Roman" w:eastAsia="Times New Roman" w:hAnsi="Times New Roman" w:cs="Times New Roman"/>
          <w:sz w:val="24"/>
          <w:szCs w:val="24"/>
        </w:rPr>
        <w:t xml:space="preserve">In addition, when multiple </w:t>
      </w:r>
      <w:r w:rsidRPr="00E244CD">
        <w:rPr>
          <w:rFonts w:ascii="Times New Roman" w:eastAsia="Times New Roman" w:hAnsi="Times New Roman" w:cs="Times New Roman"/>
          <w:sz w:val="24"/>
          <w:szCs w:val="24"/>
        </w:rPr>
        <w:t>populations were affected</w:t>
      </w:r>
      <w:r w:rsidR="00853581" w:rsidRPr="00E244CD">
        <w:rPr>
          <w:rFonts w:ascii="Times New Roman" w:eastAsia="Times New Roman" w:hAnsi="Times New Roman" w:cs="Times New Roman"/>
          <w:sz w:val="24"/>
          <w:szCs w:val="24"/>
        </w:rPr>
        <w:t xml:space="preserve"> in our simulations</w:t>
      </w:r>
      <w:r w:rsidRPr="00E244CD">
        <w:rPr>
          <w:rFonts w:ascii="Times New Roman" w:eastAsia="Times New Roman" w:hAnsi="Times New Roman" w:cs="Times New Roman"/>
          <w:sz w:val="24"/>
          <w:szCs w:val="24"/>
        </w:rPr>
        <w:t xml:space="preserve">, we </w:t>
      </w:r>
      <w:r w:rsidR="00853581" w:rsidRPr="00E244CD">
        <w:rPr>
          <w:rFonts w:ascii="Times New Roman" w:eastAsia="Times New Roman" w:hAnsi="Times New Roman" w:cs="Times New Roman"/>
          <w:sz w:val="24"/>
          <w:szCs w:val="24"/>
        </w:rPr>
        <w:t xml:space="preserve">always </w:t>
      </w:r>
      <w:r w:rsidRPr="00E244CD">
        <w:rPr>
          <w:rFonts w:ascii="Times New Roman" w:eastAsia="Times New Roman" w:hAnsi="Times New Roman" w:cs="Times New Roman"/>
          <w:sz w:val="24"/>
          <w:szCs w:val="24"/>
        </w:rPr>
        <w:t xml:space="preserve">chose </w:t>
      </w:r>
      <w:r w:rsidR="00423CCF">
        <w:rPr>
          <w:rFonts w:ascii="Times New Roman" w:eastAsia="Times New Roman" w:hAnsi="Times New Roman" w:cs="Times New Roman"/>
          <w:sz w:val="24"/>
          <w:szCs w:val="24"/>
        </w:rPr>
        <w:t xml:space="preserve">to affect </w:t>
      </w:r>
      <w:r w:rsidRPr="00E244CD">
        <w:rPr>
          <w:rFonts w:ascii="Times New Roman" w:eastAsia="Times New Roman" w:hAnsi="Times New Roman" w:cs="Times New Roman"/>
          <w:sz w:val="24"/>
          <w:szCs w:val="24"/>
        </w:rPr>
        <w:t xml:space="preserve">adjacent populations; </w:t>
      </w:r>
      <w:r w:rsidR="00853581" w:rsidRPr="00E244CD">
        <w:rPr>
          <w:rFonts w:ascii="Times New Roman" w:eastAsia="Times New Roman" w:hAnsi="Times New Roman" w:cs="Times New Roman"/>
          <w:sz w:val="24"/>
          <w:szCs w:val="24"/>
        </w:rPr>
        <w:t xml:space="preserve">we did not investigate </w:t>
      </w:r>
      <w:r w:rsidRPr="00E244CD">
        <w:rPr>
          <w:rFonts w:ascii="Times New Roman" w:eastAsia="Times New Roman" w:hAnsi="Times New Roman" w:cs="Times New Roman"/>
          <w:sz w:val="24"/>
          <w:szCs w:val="24"/>
        </w:rPr>
        <w:t>whether lowering the degree of spatial autocorrelation in the spatial genetic legacy</w:t>
      </w:r>
      <w:r w:rsidR="00774E9E" w:rsidRPr="00E244CD">
        <w:rPr>
          <w:rFonts w:ascii="Times New Roman" w:eastAsia="Times New Roman" w:hAnsi="Times New Roman" w:cs="Times New Roman"/>
          <w:sz w:val="24"/>
          <w:szCs w:val="24"/>
        </w:rPr>
        <w:t xml:space="preserve"> (i.e.,</w:t>
      </w:r>
      <w:r w:rsidRPr="00E244CD">
        <w:rPr>
          <w:rFonts w:ascii="Times New Roman" w:eastAsia="Times New Roman" w:hAnsi="Times New Roman" w:cs="Times New Roman"/>
          <w:sz w:val="24"/>
          <w:szCs w:val="24"/>
        </w:rPr>
        <w:t xml:space="preserve"> </w:t>
      </w:r>
      <w:commentRangeStart w:id="202"/>
      <w:r w:rsidRPr="00E244CD">
        <w:rPr>
          <w:rFonts w:ascii="Times New Roman" w:eastAsia="Times New Roman" w:hAnsi="Times New Roman" w:cs="Times New Roman"/>
          <w:sz w:val="24"/>
          <w:szCs w:val="24"/>
        </w:rPr>
        <w:t>targeting populations not necessarily adjacent to each other</w:t>
      </w:r>
      <w:commentRangeEnd w:id="202"/>
      <w:r w:rsidR="002354FB">
        <w:rPr>
          <w:rStyle w:val="CommentReference"/>
        </w:rPr>
        <w:commentReference w:id="202"/>
      </w:r>
      <w:r w:rsidR="00853581"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853581" w:rsidRPr="00E244CD">
        <w:rPr>
          <w:rFonts w:ascii="Times New Roman" w:eastAsia="Times New Roman" w:hAnsi="Times New Roman" w:cs="Times New Roman"/>
          <w:sz w:val="24"/>
          <w:szCs w:val="24"/>
        </w:rPr>
        <w:t>influenced our ability to detect the event</w:t>
      </w:r>
      <w:r w:rsidRPr="00E244CD">
        <w:rPr>
          <w:rFonts w:ascii="Times New Roman" w:eastAsia="Times New Roman" w:hAnsi="Times New Roman" w:cs="Times New Roman"/>
          <w:sz w:val="24"/>
          <w:szCs w:val="24"/>
        </w:rPr>
        <w:t xml:space="preserve">. </w:t>
      </w:r>
      <w:commentRangeStart w:id="203"/>
      <w:del w:id="204" w:author="Patrick" w:date="2020-11-20T11:50:00Z">
        <w:r w:rsidRPr="00E244CD" w:rsidDel="002354FB">
          <w:rPr>
            <w:rFonts w:ascii="Times New Roman" w:eastAsia="Times New Roman" w:hAnsi="Times New Roman" w:cs="Times New Roman"/>
            <w:sz w:val="24"/>
            <w:szCs w:val="24"/>
          </w:rPr>
          <w:delText xml:space="preserve">Spatial autocorrelation may greatly affect many genetic analyses, and </w:delText>
        </w:r>
        <w:r w:rsidR="00423CCF" w:rsidDel="002354FB">
          <w:rPr>
            <w:rFonts w:ascii="Times New Roman" w:eastAsia="Times New Roman" w:hAnsi="Times New Roman" w:cs="Times New Roman"/>
            <w:sz w:val="24"/>
            <w:szCs w:val="24"/>
          </w:rPr>
          <w:delText>new analyses</w:delText>
        </w:r>
        <w:r w:rsidR="00423CCF" w:rsidRPr="00E244CD" w:rsidDel="002354FB">
          <w:rPr>
            <w:rFonts w:ascii="Times New Roman" w:eastAsia="Times New Roman" w:hAnsi="Times New Roman" w:cs="Times New Roman"/>
            <w:sz w:val="24"/>
            <w:szCs w:val="24"/>
          </w:rPr>
          <w:delText xml:space="preserve"> </w:delText>
        </w:r>
        <w:r w:rsidRPr="00E244CD" w:rsidDel="002354FB">
          <w:rPr>
            <w:rFonts w:ascii="Times New Roman" w:eastAsia="Times New Roman" w:hAnsi="Times New Roman" w:cs="Times New Roman"/>
            <w:sz w:val="24"/>
            <w:szCs w:val="24"/>
          </w:rPr>
          <w:delText xml:space="preserve">are being developed to </w:delText>
        </w:r>
        <w:r w:rsidR="00423CCF" w:rsidDel="002354FB">
          <w:rPr>
            <w:rFonts w:ascii="Times New Roman" w:eastAsia="Times New Roman" w:hAnsi="Times New Roman" w:cs="Times New Roman"/>
            <w:sz w:val="24"/>
            <w:szCs w:val="24"/>
          </w:rPr>
          <w:delText>account for it</w:delText>
        </w:r>
        <w:r w:rsidRPr="00E244CD" w:rsidDel="002354FB">
          <w:rPr>
            <w:rFonts w:ascii="Times New Roman" w:eastAsia="Times New Roman" w:hAnsi="Times New Roman" w:cs="Times New Roman"/>
            <w:sz w:val="24"/>
            <w:szCs w:val="24"/>
          </w:rPr>
          <w:delText xml:space="preserve"> </w:delText>
        </w:r>
        <w:r w:rsidRPr="00E244CD" w:rsidDel="002354FB">
          <w:rPr>
            <w:rFonts w:ascii="Times New Roman" w:eastAsia="Times New Roman" w:hAnsi="Times New Roman" w:cs="Times New Roman"/>
            <w:sz w:val="24"/>
            <w:szCs w:val="24"/>
          </w:rPr>
          <w:fldChar w:fldCharType="begin" w:fldLock="1"/>
        </w:r>
        <w:r w:rsidR="0062227C" w:rsidDel="002354FB">
          <w:rPr>
            <w:rFonts w:ascii="Times New Roman" w:eastAsia="Times New Roman" w:hAnsi="Times New Roman" w:cs="Times New Roman"/>
            <w:sz w:val="24"/>
            <w:szCs w:val="24"/>
          </w:rPr>
          <w:del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delInstrText>
        </w:r>
        <w:r w:rsidRPr="00E244CD" w:rsidDel="002354FB">
          <w:rPr>
            <w:rFonts w:ascii="Times New Roman" w:eastAsia="Times New Roman" w:hAnsi="Times New Roman" w:cs="Times New Roman"/>
            <w:sz w:val="24"/>
            <w:szCs w:val="24"/>
          </w:rPr>
          <w:fldChar w:fldCharType="separate"/>
        </w:r>
        <w:r w:rsidR="0062227C" w:rsidRPr="0062227C" w:rsidDel="002354FB">
          <w:rPr>
            <w:rFonts w:ascii="Times New Roman" w:eastAsia="Times New Roman" w:hAnsi="Times New Roman" w:cs="Times New Roman"/>
            <w:noProof/>
            <w:sz w:val="24"/>
            <w:szCs w:val="24"/>
          </w:rPr>
          <w:delText>(Rousset &amp; Ferdy, 2014)</w:delText>
        </w:r>
        <w:r w:rsidRPr="00E244CD" w:rsidDel="002354FB">
          <w:rPr>
            <w:rFonts w:ascii="Times New Roman" w:eastAsia="Times New Roman" w:hAnsi="Times New Roman" w:cs="Times New Roman"/>
            <w:sz w:val="24"/>
            <w:szCs w:val="24"/>
          </w:rPr>
          <w:fldChar w:fldCharType="end"/>
        </w:r>
        <w:r w:rsidRPr="00E244CD" w:rsidDel="002354FB">
          <w:rPr>
            <w:rFonts w:ascii="Times New Roman" w:eastAsia="Times New Roman" w:hAnsi="Times New Roman" w:cs="Times New Roman"/>
            <w:sz w:val="24"/>
            <w:szCs w:val="24"/>
          </w:rPr>
          <w:delText xml:space="preserve">. </w:delText>
        </w:r>
      </w:del>
      <w:commentRangeEnd w:id="203"/>
      <w:r w:rsidR="002354FB">
        <w:rPr>
          <w:rStyle w:val="CommentReference"/>
        </w:rPr>
        <w:commentReference w:id="203"/>
      </w:r>
      <w:del w:id="205" w:author="Patrick" w:date="2020-11-20T11:51:00Z">
        <w:r w:rsidRPr="00E244CD" w:rsidDel="002354FB">
          <w:rPr>
            <w:rFonts w:ascii="Times New Roman" w:eastAsia="Times New Roman" w:hAnsi="Times New Roman" w:cs="Times New Roman"/>
            <w:sz w:val="24"/>
            <w:szCs w:val="24"/>
          </w:rPr>
          <w:delText>We believe that e</w:delText>
        </w:r>
      </w:del>
      <w:ins w:id="206" w:author="Patrick" w:date="2020-11-20T11:51:00Z">
        <w:r w:rsidR="002354FB">
          <w:rPr>
            <w:rFonts w:ascii="Times New Roman" w:eastAsia="Times New Roman" w:hAnsi="Times New Roman" w:cs="Times New Roman"/>
            <w:sz w:val="24"/>
            <w:szCs w:val="24"/>
          </w:rPr>
          <w:t>E</w:t>
        </w:r>
      </w:ins>
      <w:r w:rsidRPr="00E244CD">
        <w:rPr>
          <w:rFonts w:ascii="Times New Roman" w:eastAsia="Times New Roman" w:hAnsi="Times New Roman" w:cs="Times New Roman"/>
          <w:sz w:val="24"/>
          <w:szCs w:val="24"/>
        </w:rPr>
        <w:t xml:space="preserve">xplicitly </w:t>
      </w:r>
      <w:commentRangeStart w:id="207"/>
      <w:r w:rsidR="00853581" w:rsidRPr="00E244CD">
        <w:rPr>
          <w:rFonts w:ascii="Times New Roman" w:eastAsia="Times New Roman" w:hAnsi="Times New Roman" w:cs="Times New Roman"/>
          <w:sz w:val="24"/>
          <w:szCs w:val="24"/>
        </w:rPr>
        <w:t xml:space="preserve">accounting </w:t>
      </w:r>
      <w:commentRangeEnd w:id="207"/>
      <w:r w:rsidR="002354FB">
        <w:rPr>
          <w:rStyle w:val="CommentReference"/>
        </w:rPr>
        <w:commentReference w:id="207"/>
      </w:r>
      <w:r w:rsidR="00853581" w:rsidRPr="00E244CD">
        <w:rPr>
          <w:rFonts w:ascii="Times New Roman" w:eastAsia="Times New Roman" w:hAnsi="Times New Roman" w:cs="Times New Roman"/>
          <w:sz w:val="24"/>
          <w:szCs w:val="24"/>
        </w:rPr>
        <w:t xml:space="preserve">for </w:t>
      </w:r>
      <w:r w:rsidRPr="00E244CD">
        <w:rPr>
          <w:rFonts w:ascii="Times New Roman" w:eastAsia="Times New Roman" w:hAnsi="Times New Roman" w:cs="Times New Roman"/>
          <w:sz w:val="24"/>
          <w:szCs w:val="24"/>
        </w:rPr>
        <w:t xml:space="preserve">spatial autocorrelation in temporal analyses of genetic diversity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2019)","previouslyFormattedCitation":"(Bradburd &amp; Ralph,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(Bradburd &amp; Ralph,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represents a promising and challenging avenue </w:t>
      </w:r>
      <w:r w:rsidR="00853581" w:rsidRPr="00E244CD">
        <w:rPr>
          <w:rFonts w:ascii="Times New Roman" w:eastAsia="Times New Roman" w:hAnsi="Times New Roman" w:cs="Times New Roman"/>
          <w:sz w:val="24"/>
          <w:szCs w:val="24"/>
        </w:rPr>
        <w:t xml:space="preserve">for future </w:t>
      </w:r>
      <w:r w:rsidRPr="00E244CD">
        <w:rPr>
          <w:rFonts w:ascii="Times New Roman" w:eastAsia="Times New Roman" w:hAnsi="Times New Roman" w:cs="Times New Roman"/>
          <w:sz w:val="24"/>
          <w:szCs w:val="24"/>
        </w:rPr>
        <w:t>research.</w:t>
      </w:r>
    </w:p>
    <w:p w14:paraId="17C690D7" w14:textId="702A9155" w:rsidR="00760250" w:rsidRPr="00E244CD" w:rsidDel="002354FB" w:rsidRDefault="00760250" w:rsidP="00182E94">
      <w:pPr>
        <w:spacing w:after="240" w:line="276" w:lineRule="auto"/>
        <w:rPr>
          <w:del w:id="208" w:author="Patrick" w:date="2020-11-20T11:52:00Z"/>
        </w:rPr>
      </w:pPr>
      <w:del w:id="209" w:author="Patrick" w:date="2020-11-20T11:52:00Z">
        <w:r w:rsidRPr="00E244CD" w:rsidDel="002354FB">
          <w:rPr>
            <w:rFonts w:ascii="Times New Roman" w:eastAsia="Times New Roman" w:hAnsi="Times New Roman" w:cs="Times New Roman"/>
            <w:sz w:val="24"/>
            <w:szCs w:val="24"/>
          </w:rPr>
          <w:delText xml:space="preserve">Overall, our results </w:delText>
        </w:r>
        <w:r w:rsidR="00853581" w:rsidRPr="00E244CD" w:rsidDel="002354FB">
          <w:rPr>
            <w:rFonts w:ascii="Times New Roman" w:eastAsia="Times New Roman" w:hAnsi="Times New Roman" w:cs="Times New Roman"/>
            <w:sz w:val="24"/>
            <w:szCs w:val="24"/>
          </w:rPr>
          <w:delText xml:space="preserve">on how the </w:delText>
        </w:r>
        <w:r w:rsidRPr="00E244CD" w:rsidDel="002354FB">
          <w:rPr>
            <w:rFonts w:ascii="Times New Roman" w:eastAsia="Times New Roman" w:hAnsi="Times New Roman" w:cs="Times New Roman"/>
            <w:sz w:val="24"/>
            <w:szCs w:val="24"/>
          </w:rPr>
          <w:delText xml:space="preserve">dispersal </w:delText>
        </w:r>
        <w:r w:rsidR="00853581" w:rsidRPr="00E244CD" w:rsidDel="002354FB">
          <w:rPr>
            <w:rFonts w:ascii="Times New Roman" w:eastAsia="Times New Roman" w:hAnsi="Times New Roman" w:cs="Times New Roman"/>
            <w:sz w:val="24"/>
            <w:szCs w:val="24"/>
          </w:rPr>
          <w:delText xml:space="preserve">capacity of an organism </w:delText>
        </w:r>
        <w:r w:rsidRPr="00E244CD" w:rsidDel="002354FB">
          <w:rPr>
            <w:rFonts w:ascii="Times New Roman" w:eastAsia="Times New Roman" w:hAnsi="Times New Roman" w:cs="Times New Roman"/>
            <w:sz w:val="24"/>
            <w:szCs w:val="24"/>
          </w:rPr>
          <w:delText xml:space="preserve">and </w:delText>
        </w:r>
        <w:r w:rsidR="00853581" w:rsidRPr="00E244CD" w:rsidDel="002354FB">
          <w:rPr>
            <w:rFonts w:ascii="Times New Roman" w:eastAsia="Times New Roman" w:hAnsi="Times New Roman" w:cs="Times New Roman"/>
            <w:sz w:val="24"/>
            <w:szCs w:val="24"/>
          </w:rPr>
          <w:delText xml:space="preserve">the </w:delText>
        </w:r>
        <w:r w:rsidRPr="00E244CD" w:rsidDel="002354FB">
          <w:rPr>
            <w:rFonts w:ascii="Times New Roman" w:eastAsia="Times New Roman" w:hAnsi="Times New Roman" w:cs="Times New Roman"/>
            <w:sz w:val="24"/>
            <w:szCs w:val="24"/>
          </w:rPr>
          <w:delText xml:space="preserve">spatial extent </w:delText>
        </w:r>
        <w:r w:rsidR="00853581" w:rsidRPr="00E244CD" w:rsidDel="002354FB">
          <w:rPr>
            <w:rFonts w:ascii="Times New Roman" w:eastAsia="Times New Roman" w:hAnsi="Times New Roman" w:cs="Times New Roman"/>
            <w:sz w:val="24"/>
            <w:szCs w:val="24"/>
          </w:rPr>
          <w:delText xml:space="preserve">of a demographic event affect the TGI indicate </w:delText>
        </w:r>
        <w:r w:rsidRPr="00E244CD" w:rsidDel="002354FB">
          <w:rPr>
            <w:rFonts w:ascii="Times New Roman" w:eastAsia="Times New Roman" w:hAnsi="Times New Roman" w:cs="Times New Roman"/>
            <w:sz w:val="24"/>
            <w:szCs w:val="24"/>
          </w:rPr>
          <w:delText xml:space="preserve">that different performances are to be expected for </w:delText>
        </w:r>
        <w:r w:rsidRPr="00E244CD" w:rsidDel="002354FB">
          <w:rPr>
            <w:rFonts w:ascii="Times New Roman" w:eastAsia="Times New Roman" w:hAnsi="Times New Roman" w:cs="Times New Roman"/>
            <w:sz w:val="24"/>
            <w:szCs w:val="24"/>
          </w:rPr>
          <w:lastRenderedPageBreak/>
          <w:delText>demographically</w:delText>
        </w:r>
        <w:r w:rsidR="00853581" w:rsidRPr="00E244CD" w:rsidDel="002354FB">
          <w:rPr>
            <w:rFonts w:ascii="Times New Roman" w:eastAsia="Times New Roman" w:hAnsi="Times New Roman" w:cs="Times New Roman"/>
            <w:sz w:val="24"/>
            <w:szCs w:val="24"/>
          </w:rPr>
          <w:delText xml:space="preserve"> </w:delText>
        </w:r>
        <w:r w:rsidRPr="00E244CD" w:rsidDel="002354FB">
          <w:rPr>
            <w:rFonts w:ascii="Times New Roman" w:eastAsia="Times New Roman" w:hAnsi="Times New Roman" w:cs="Times New Roman"/>
            <w:sz w:val="24"/>
            <w:szCs w:val="24"/>
          </w:rPr>
          <w:delText xml:space="preserve">different systems, and that researchers will greatly benefit from </w:delText>
        </w:r>
        <w:r w:rsidR="00853581" w:rsidRPr="00E244CD" w:rsidDel="002354FB">
          <w:rPr>
            <w:rFonts w:ascii="Times New Roman" w:eastAsia="Times New Roman" w:hAnsi="Times New Roman" w:cs="Times New Roman"/>
            <w:sz w:val="24"/>
            <w:szCs w:val="24"/>
          </w:rPr>
          <w:delText xml:space="preserve">considering </w:delText>
        </w:r>
        <w:r w:rsidR="00423CCF" w:rsidDel="002354FB">
          <w:rPr>
            <w:rFonts w:ascii="Times New Roman" w:eastAsia="Times New Roman" w:hAnsi="Times New Roman" w:cs="Times New Roman"/>
            <w:sz w:val="24"/>
            <w:szCs w:val="24"/>
          </w:rPr>
          <w:delText>the nature of their system</w:delText>
        </w:r>
        <w:r w:rsidRPr="00E244CD" w:rsidDel="002354FB">
          <w:rPr>
            <w:rFonts w:ascii="Times New Roman" w:eastAsia="Times New Roman" w:hAnsi="Times New Roman" w:cs="Times New Roman"/>
            <w:sz w:val="24"/>
            <w:szCs w:val="24"/>
          </w:rPr>
          <w:delText xml:space="preserve"> when interpreting TGI and choosing an appropriate </w:delText>
        </w:r>
        <w:r w:rsidR="00423CCF" w:rsidDel="002354FB">
          <w:rPr>
            <w:rFonts w:ascii="Times New Roman" w:eastAsia="Times New Roman" w:hAnsi="Times New Roman" w:cs="Times New Roman"/>
            <w:sz w:val="24"/>
            <w:szCs w:val="24"/>
          </w:rPr>
          <w:delText xml:space="preserve">significance </w:delText>
        </w:r>
        <w:r w:rsidRPr="00E244CD" w:rsidDel="002354FB">
          <w:rPr>
            <w:rFonts w:ascii="Times New Roman" w:eastAsia="Times New Roman" w:hAnsi="Times New Roman" w:cs="Times New Roman"/>
            <w:sz w:val="24"/>
            <w:szCs w:val="24"/>
          </w:rPr>
          <w:delText xml:space="preserve">threshold </w:delText>
        </w:r>
        <w:r w:rsidR="00423CCF" w:rsidDel="002354FB">
          <w:rPr>
            <w:rFonts w:ascii="Times New Roman" w:eastAsia="Times New Roman" w:hAnsi="Times New Roman" w:cs="Times New Roman"/>
            <w:sz w:val="24"/>
            <w:szCs w:val="24"/>
          </w:rPr>
          <w:delText xml:space="preserve">in the context of </w:delText>
        </w:r>
        <w:r w:rsidRPr="00E244CD" w:rsidDel="002354FB">
          <w:rPr>
            <w:rFonts w:ascii="Times New Roman" w:eastAsia="Times New Roman" w:hAnsi="Times New Roman" w:cs="Times New Roman"/>
            <w:sz w:val="24"/>
            <w:szCs w:val="24"/>
          </w:rPr>
          <w:delText xml:space="preserve">their specific objectives. </w:delText>
        </w:r>
      </w:del>
    </w:p>
    <w:p w14:paraId="5842D829" w14:textId="77777777" w:rsidR="00760250" w:rsidRPr="00E244CD" w:rsidRDefault="00760250" w:rsidP="00182E94">
      <w:pPr>
        <w:pStyle w:val="Heading2"/>
        <w:spacing w:after="240" w:line="276" w:lineRule="auto"/>
      </w:pPr>
      <w:r w:rsidRPr="00E244CD">
        <w:rPr>
          <w:lang w:val="en-US"/>
        </w:rPr>
        <w:t>Time between sampling efforts</w:t>
      </w:r>
    </w:p>
    <w:p w14:paraId="176B94B5" w14:textId="3C708066" w:rsidR="00760250" w:rsidRPr="00E244CD" w:rsidRDefault="00760250" w:rsidP="00182E94">
      <w:pPr>
        <w:spacing w:after="240" w:line="276" w:lineRule="auto"/>
        <w:rPr>
          <w:rFonts w:ascii="Times New Roman" w:eastAsia="Times New Roman" w:hAnsi="Times New Roman" w:cs="Times New Roman"/>
          <w:sz w:val="24"/>
          <w:szCs w:val="24"/>
        </w:rPr>
      </w:pPr>
      <w:commentRangeStart w:id="210"/>
      <w:r w:rsidRPr="00E244CD">
        <w:rPr>
          <w:rFonts w:ascii="Times New Roman" w:eastAsia="Times New Roman" w:hAnsi="Times New Roman" w:cs="Times New Roman"/>
          <w:sz w:val="24"/>
          <w:szCs w:val="24"/>
        </w:rPr>
        <w:t>As expected, spatial genetic legacies decay</w:t>
      </w:r>
      <w:r w:rsidR="00853581" w:rsidRPr="00E244CD">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over time</w:t>
      </w:r>
      <w:r w:rsidR="00853581" w:rsidRPr="00E244CD">
        <w:rPr>
          <w:rFonts w:ascii="Times New Roman" w:eastAsia="Times New Roman" w:hAnsi="Times New Roman" w:cs="Times New Roman"/>
          <w:sz w:val="24"/>
          <w:szCs w:val="24"/>
        </w:rPr>
        <w:t>, though</w:t>
      </w:r>
      <w:r w:rsidRPr="00E244CD">
        <w:rPr>
          <w:rFonts w:ascii="Times New Roman" w:eastAsia="Times New Roman" w:hAnsi="Times New Roman" w:cs="Times New Roman"/>
          <w:sz w:val="24"/>
          <w:szCs w:val="24"/>
        </w:rPr>
        <w:t xml:space="preserve"> </w:t>
      </w:r>
      <w:r w:rsidR="008F7B96">
        <w:rPr>
          <w:rFonts w:ascii="Times New Roman" w:eastAsia="Times New Roman" w:hAnsi="Times New Roman" w:cs="Times New Roman"/>
          <w:sz w:val="24"/>
          <w:szCs w:val="24"/>
        </w:rPr>
        <w:t xml:space="preserve">we found that </w:t>
      </w:r>
      <w:r w:rsidRPr="00E244CD">
        <w:rPr>
          <w:rFonts w:ascii="Times New Roman" w:eastAsia="Times New Roman" w:hAnsi="Times New Roman" w:cs="Times New Roman"/>
          <w:sz w:val="24"/>
          <w:szCs w:val="24"/>
        </w:rPr>
        <w:t xml:space="preserve">TGI </w:t>
      </w:r>
      <w:commentRangeEnd w:id="210"/>
      <w:r w:rsidR="002354FB">
        <w:rPr>
          <w:rStyle w:val="CommentReference"/>
        </w:rPr>
        <w:commentReference w:id="210"/>
      </w:r>
      <w:r w:rsidR="00853581" w:rsidRPr="00E244CD">
        <w:rPr>
          <w:rFonts w:ascii="Times New Roman" w:eastAsia="Times New Roman" w:hAnsi="Times New Roman" w:cs="Times New Roman"/>
          <w:sz w:val="24"/>
          <w:szCs w:val="24"/>
        </w:rPr>
        <w:t xml:space="preserve">was </w:t>
      </w:r>
      <w:r w:rsidRPr="00E244CD">
        <w:rPr>
          <w:rFonts w:ascii="Times New Roman" w:eastAsia="Times New Roman" w:hAnsi="Times New Roman" w:cs="Times New Roman"/>
          <w:sz w:val="24"/>
          <w:szCs w:val="24"/>
        </w:rPr>
        <w:t xml:space="preserve">generally suitable </w:t>
      </w:r>
      <w:r w:rsidR="00853581" w:rsidRPr="00E244CD">
        <w:rPr>
          <w:rFonts w:ascii="Times New Roman" w:eastAsia="Times New Roman" w:hAnsi="Times New Roman" w:cs="Times New Roman"/>
          <w:sz w:val="24"/>
          <w:szCs w:val="24"/>
        </w:rPr>
        <w:t xml:space="preserve">for </w:t>
      </w:r>
      <w:r w:rsidRPr="00E244CD">
        <w:rPr>
          <w:rFonts w:ascii="Times New Roman" w:eastAsia="Times New Roman" w:hAnsi="Times New Roman" w:cs="Times New Roman"/>
          <w:sz w:val="24"/>
          <w:szCs w:val="24"/>
        </w:rPr>
        <w:t>identify</w:t>
      </w:r>
      <w:r w:rsidR="00853581" w:rsidRPr="00E244CD">
        <w:rPr>
          <w:rFonts w:ascii="Times New Roman" w:eastAsia="Times New Roman" w:hAnsi="Times New Roman" w:cs="Times New Roman"/>
          <w:sz w:val="24"/>
          <w:szCs w:val="24"/>
        </w:rPr>
        <w:t>ing</w:t>
      </w:r>
      <w:r w:rsidRPr="00E244CD">
        <w:rPr>
          <w:rFonts w:ascii="Times New Roman" w:eastAsia="Times New Roman" w:hAnsi="Times New Roman" w:cs="Times New Roman"/>
          <w:sz w:val="24"/>
          <w:szCs w:val="24"/>
        </w:rPr>
        <w:t xml:space="preserve"> changes </w:t>
      </w:r>
      <w:r w:rsidR="00853581" w:rsidRPr="00E244CD">
        <w:rPr>
          <w:rFonts w:ascii="Times New Roman" w:eastAsia="Times New Roman" w:hAnsi="Times New Roman" w:cs="Times New Roman"/>
          <w:sz w:val="24"/>
          <w:szCs w:val="24"/>
        </w:rPr>
        <w:t>over</w:t>
      </w:r>
      <w:r w:rsidRPr="00E244CD">
        <w:rPr>
          <w:rFonts w:ascii="Times New Roman" w:eastAsia="Times New Roman" w:hAnsi="Times New Roman" w:cs="Times New Roman"/>
          <w:sz w:val="24"/>
          <w:szCs w:val="24"/>
        </w:rPr>
        <w:t xml:space="preserve"> 1-10 years </w:t>
      </w:r>
      <w:r w:rsidR="00853581" w:rsidRPr="00E244CD">
        <w:rPr>
          <w:rFonts w:ascii="Times New Roman" w:eastAsia="Times New Roman" w:hAnsi="Times New Roman" w:cs="Times New Roman"/>
          <w:sz w:val="24"/>
          <w:szCs w:val="24"/>
        </w:rPr>
        <w:t xml:space="preserve">given </w:t>
      </w:r>
      <w:r w:rsidRPr="00E244CD">
        <w:rPr>
          <w:rFonts w:ascii="Times New Roman" w:eastAsia="Times New Roman" w:hAnsi="Times New Roman" w:cs="Times New Roman"/>
          <w:sz w:val="24"/>
          <w:szCs w:val="24"/>
        </w:rPr>
        <w:t xml:space="preserve">our landscape and demographic parameters. However, two main points emerged from our analysis of </w:t>
      </w:r>
      <w:r w:rsidR="00423CCF">
        <w:rPr>
          <w:rFonts w:ascii="Times New Roman" w:eastAsia="Times New Roman" w:hAnsi="Times New Roman" w:cs="Times New Roman"/>
          <w:sz w:val="24"/>
          <w:szCs w:val="24"/>
        </w:rPr>
        <w:t xml:space="preserve">how </w:t>
      </w:r>
      <w:r w:rsidRPr="00E244CD">
        <w:rPr>
          <w:rFonts w:ascii="Times New Roman" w:eastAsia="Times New Roman" w:hAnsi="Times New Roman" w:cs="Times New Roman"/>
          <w:sz w:val="24"/>
          <w:szCs w:val="24"/>
        </w:rPr>
        <w:t xml:space="preserve">the timing of sampling </w:t>
      </w:r>
      <w:r w:rsidR="00423CCF">
        <w:rPr>
          <w:rFonts w:ascii="Times New Roman" w:eastAsia="Times New Roman" w:hAnsi="Times New Roman" w:cs="Times New Roman"/>
          <w:sz w:val="24"/>
          <w:szCs w:val="24"/>
        </w:rPr>
        <w:t>affect</w:t>
      </w:r>
      <w:r w:rsidR="008F7B96">
        <w:rPr>
          <w:rFonts w:ascii="Times New Roman" w:eastAsia="Times New Roman" w:hAnsi="Times New Roman" w:cs="Times New Roman"/>
          <w:sz w:val="24"/>
          <w:szCs w:val="24"/>
        </w:rPr>
        <w:t>ed</w:t>
      </w:r>
      <w:r w:rsidR="00423CCF">
        <w:rPr>
          <w:rFonts w:ascii="Times New Roman" w:eastAsia="Times New Roman" w:hAnsi="Times New Roman" w:cs="Times New Roman"/>
          <w:sz w:val="24"/>
          <w:szCs w:val="24"/>
        </w:rPr>
        <w:t xml:space="preserve"> the</w:t>
      </w:r>
      <w:r w:rsidRPr="00E244CD">
        <w:rPr>
          <w:rFonts w:ascii="Times New Roman" w:eastAsia="Times New Roman" w:hAnsi="Times New Roman" w:cs="Times New Roman"/>
          <w:sz w:val="24"/>
          <w:szCs w:val="24"/>
        </w:rPr>
        <w:t xml:space="preserve"> detect</w:t>
      </w:r>
      <w:r w:rsidR="00423CCF">
        <w:rPr>
          <w:rFonts w:ascii="Times New Roman" w:eastAsia="Times New Roman" w:hAnsi="Times New Roman" w:cs="Times New Roman"/>
          <w:sz w:val="24"/>
          <w:szCs w:val="24"/>
        </w:rPr>
        <w:t>ion of</w:t>
      </w:r>
      <w:r w:rsidRPr="00E244CD">
        <w:rPr>
          <w:rFonts w:ascii="Times New Roman" w:eastAsia="Times New Roman" w:hAnsi="Times New Roman" w:cs="Times New Roman"/>
          <w:sz w:val="24"/>
          <w:szCs w:val="24"/>
        </w:rPr>
        <w:t xml:space="preserve"> significant genetic change</w:t>
      </w:r>
      <w:r w:rsidR="00423CCF">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First, when comparing an old sample to a sample </w:t>
      </w:r>
      <w:r w:rsidR="00853581" w:rsidRPr="00E244CD">
        <w:rPr>
          <w:rFonts w:ascii="Times New Roman" w:eastAsia="Times New Roman" w:hAnsi="Times New Roman" w:cs="Times New Roman"/>
          <w:sz w:val="24"/>
          <w:szCs w:val="24"/>
        </w:rPr>
        <w:t xml:space="preserve">collected soon </w:t>
      </w:r>
      <w:r w:rsidRPr="00E244CD">
        <w:rPr>
          <w:rFonts w:ascii="Times New Roman" w:eastAsia="Times New Roman" w:hAnsi="Times New Roman" w:cs="Times New Roman"/>
          <w:sz w:val="24"/>
          <w:szCs w:val="24"/>
        </w:rPr>
        <w:t xml:space="preserve">after a </w:t>
      </w:r>
      <w:del w:id="211" w:author="Patrick" w:date="2020-11-20T11:52:00Z">
        <w:r w:rsidRPr="00E244CD" w:rsidDel="002354FB">
          <w:rPr>
            <w:rFonts w:ascii="Times New Roman" w:eastAsia="Times New Roman" w:hAnsi="Times New Roman" w:cs="Times New Roman"/>
            <w:sz w:val="24"/>
            <w:szCs w:val="24"/>
          </w:rPr>
          <w:delText xml:space="preserve">potential </w:delText>
        </w:r>
      </w:del>
      <w:commentRangeStart w:id="212"/>
      <w:r w:rsidRPr="00E244CD">
        <w:rPr>
          <w:rFonts w:ascii="Times New Roman" w:eastAsia="Times New Roman" w:hAnsi="Times New Roman" w:cs="Times New Roman"/>
          <w:sz w:val="24"/>
          <w:szCs w:val="24"/>
        </w:rPr>
        <w:t>disturbance</w:t>
      </w:r>
      <w:commentRangeEnd w:id="212"/>
      <w:r w:rsidR="002354FB">
        <w:rPr>
          <w:rStyle w:val="CommentReference"/>
        </w:rPr>
        <w:commentReference w:id="212"/>
      </w:r>
      <w:r w:rsidRPr="00E244CD">
        <w:rPr>
          <w:rFonts w:ascii="Times New Roman" w:eastAsia="Times New Roman" w:hAnsi="Times New Roman" w:cs="Times New Roman"/>
          <w:sz w:val="24"/>
          <w:szCs w:val="24"/>
        </w:rPr>
        <w:t>, the spatial extent of the disturbance affect</w:t>
      </w:r>
      <w:r w:rsidR="00853581" w:rsidRPr="00E244CD">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the power of TGI, with smaller spatial extents preserving high power even with large time gaps</w:t>
      </w:r>
      <w:r w:rsidR="00853581" w:rsidRPr="00E244CD">
        <w:rPr>
          <w:rFonts w:ascii="Times New Roman" w:eastAsia="Times New Roman" w:hAnsi="Times New Roman" w:cs="Times New Roman"/>
          <w:sz w:val="24"/>
          <w:szCs w:val="24"/>
        </w:rPr>
        <w:t xml:space="preserve">. </w:t>
      </w:r>
      <w:del w:id="213" w:author="Patrick" w:date="2020-11-20T11:56:00Z">
        <w:r w:rsidR="00520DE3" w:rsidRPr="00E244CD" w:rsidDel="00312F87">
          <w:rPr>
            <w:rFonts w:ascii="Times New Roman" w:eastAsia="Times New Roman" w:hAnsi="Times New Roman" w:cs="Times New Roman"/>
            <w:sz w:val="24"/>
            <w:szCs w:val="24"/>
          </w:rPr>
          <w:delText xml:space="preserve">This result </w:delText>
        </w:r>
        <w:r w:rsidRPr="00E244CD" w:rsidDel="00312F87">
          <w:rPr>
            <w:rFonts w:ascii="Times New Roman" w:eastAsia="Times New Roman" w:hAnsi="Times New Roman" w:cs="Times New Roman"/>
            <w:sz w:val="24"/>
            <w:szCs w:val="24"/>
          </w:rPr>
          <w:delText xml:space="preserve">should be reassuring to potential users planning to use TGI in similar systems. </w:delText>
        </w:r>
      </w:del>
      <w:r w:rsidRPr="00E244CD">
        <w:rPr>
          <w:rFonts w:ascii="Times New Roman" w:eastAsia="Times New Roman" w:hAnsi="Times New Roman" w:cs="Times New Roman"/>
          <w:sz w:val="24"/>
          <w:szCs w:val="24"/>
        </w:rPr>
        <w:t xml:space="preserve">Second, when comparing a sample collected </w:t>
      </w:r>
      <w:r w:rsidR="00520DE3" w:rsidRPr="00E244CD">
        <w:rPr>
          <w:rFonts w:ascii="Times New Roman" w:eastAsia="Times New Roman" w:hAnsi="Times New Roman" w:cs="Times New Roman"/>
          <w:sz w:val="24"/>
          <w:szCs w:val="24"/>
        </w:rPr>
        <w:t xml:space="preserve">immediately </w:t>
      </w:r>
      <w:r w:rsidRPr="00E244CD">
        <w:rPr>
          <w:rFonts w:ascii="Times New Roman" w:eastAsia="Times New Roman" w:hAnsi="Times New Roman" w:cs="Times New Roman"/>
          <w:sz w:val="24"/>
          <w:szCs w:val="24"/>
        </w:rPr>
        <w:t xml:space="preserve">before a disturbance to one collected several years after, dispersal </w:t>
      </w:r>
      <w:r w:rsidR="008F7B96">
        <w:rPr>
          <w:rFonts w:ascii="Times New Roman" w:eastAsia="Times New Roman" w:hAnsi="Times New Roman" w:cs="Times New Roman"/>
          <w:sz w:val="24"/>
          <w:szCs w:val="24"/>
        </w:rPr>
        <w:t>was</w:t>
      </w:r>
      <w:r w:rsidR="008F7B9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 most important factor driving the performance of TGI, with </w:t>
      </w:r>
      <w:r w:rsidR="00520DE3" w:rsidRPr="00E244CD">
        <w:rPr>
          <w:rFonts w:ascii="Times New Roman" w:eastAsia="Times New Roman" w:hAnsi="Times New Roman" w:cs="Times New Roman"/>
          <w:sz w:val="24"/>
          <w:szCs w:val="24"/>
        </w:rPr>
        <w:t>low-</w:t>
      </w:r>
      <w:r w:rsidRPr="00E244CD">
        <w:rPr>
          <w:rFonts w:ascii="Times New Roman" w:eastAsia="Times New Roman" w:hAnsi="Times New Roman" w:cs="Times New Roman"/>
          <w:sz w:val="24"/>
          <w:szCs w:val="24"/>
        </w:rPr>
        <w:t xml:space="preserve">dispersal scenarios better preserving the performance </w:t>
      </w:r>
      <w:r w:rsidR="008F7B96">
        <w:rPr>
          <w:rFonts w:ascii="Times New Roman" w:eastAsia="Times New Roman" w:hAnsi="Times New Roman" w:cs="Times New Roman"/>
          <w:sz w:val="24"/>
          <w:szCs w:val="24"/>
        </w:rPr>
        <w:t xml:space="preserve">of TGI </w:t>
      </w:r>
      <w:del w:id="214" w:author="Patrick" w:date="2020-11-20T11:57:00Z">
        <w:r w:rsidRPr="00E244CD" w:rsidDel="00312F87">
          <w:rPr>
            <w:rFonts w:ascii="Times New Roman" w:eastAsia="Times New Roman" w:hAnsi="Times New Roman" w:cs="Times New Roman"/>
            <w:sz w:val="24"/>
            <w:szCs w:val="24"/>
          </w:rPr>
          <w:delText xml:space="preserve">against </w:delText>
        </w:r>
      </w:del>
      <w:ins w:id="215" w:author="Patrick" w:date="2020-11-20T11:57:00Z">
        <w:r w:rsidR="00312F87">
          <w:rPr>
            <w:rFonts w:ascii="Times New Roman" w:eastAsia="Times New Roman" w:hAnsi="Times New Roman" w:cs="Times New Roman"/>
            <w:sz w:val="24"/>
            <w:szCs w:val="24"/>
          </w:rPr>
          <w:t xml:space="preserve">in the context of </w:t>
        </w:r>
      </w:ins>
      <w:del w:id="216" w:author="Patrick" w:date="2020-11-20T11:57:00Z">
        <w:r w:rsidRPr="00E244CD" w:rsidDel="00312F87">
          <w:rPr>
            <w:rFonts w:ascii="Times New Roman" w:eastAsia="Times New Roman" w:hAnsi="Times New Roman" w:cs="Times New Roman"/>
            <w:sz w:val="24"/>
            <w:szCs w:val="24"/>
          </w:rPr>
          <w:delText xml:space="preserve">the decaying </w:delText>
        </w:r>
        <w:r w:rsidR="00520DE3" w:rsidRPr="00E244CD" w:rsidDel="00312F87">
          <w:rPr>
            <w:rFonts w:ascii="Times New Roman" w:eastAsia="Times New Roman" w:hAnsi="Times New Roman" w:cs="Times New Roman"/>
            <w:sz w:val="24"/>
            <w:szCs w:val="24"/>
          </w:rPr>
          <w:delText>effects of</w:delText>
        </w:r>
        <w:r w:rsidRPr="00E244CD" w:rsidDel="00312F87">
          <w:rPr>
            <w:rFonts w:ascii="Times New Roman" w:eastAsia="Times New Roman" w:hAnsi="Times New Roman" w:cs="Times New Roman"/>
            <w:sz w:val="24"/>
            <w:szCs w:val="24"/>
          </w:rPr>
          <w:delText xml:space="preserve"> time and </w:delText>
        </w:r>
      </w:del>
      <w:r w:rsidRPr="00E244CD">
        <w:rPr>
          <w:rFonts w:ascii="Times New Roman" w:eastAsia="Times New Roman" w:hAnsi="Times New Roman" w:cs="Times New Roman"/>
          <w:sz w:val="24"/>
          <w:szCs w:val="24"/>
        </w:rPr>
        <w:t>genetic drift</w:t>
      </w:r>
      <w:ins w:id="217" w:author="Patrick" w:date="2020-11-20T11:57:00Z">
        <w:r w:rsidR="00312F87">
          <w:rPr>
            <w:rFonts w:ascii="Times New Roman" w:eastAsia="Times New Roman" w:hAnsi="Times New Roman" w:cs="Times New Roman"/>
            <w:sz w:val="24"/>
            <w:szCs w:val="24"/>
          </w:rPr>
          <w:t xml:space="preserve"> through time</w:t>
        </w:r>
      </w:ins>
      <w:r w:rsidRPr="00E244CD">
        <w:rPr>
          <w:rFonts w:ascii="Times New Roman" w:eastAsia="Times New Roman" w:hAnsi="Times New Roman" w:cs="Times New Roman"/>
          <w:sz w:val="24"/>
          <w:szCs w:val="24"/>
        </w:rPr>
        <w:t xml:space="preserve">. </w:t>
      </w:r>
      <w:r w:rsidR="00520DE3" w:rsidRPr="00E244CD">
        <w:rPr>
          <w:rFonts w:ascii="Times New Roman" w:eastAsia="Times New Roman" w:hAnsi="Times New Roman" w:cs="Times New Roman"/>
          <w:sz w:val="24"/>
          <w:szCs w:val="24"/>
        </w:rPr>
        <w:t>R</w:t>
      </w:r>
      <w:r w:rsidRPr="00E244CD">
        <w:rPr>
          <w:rFonts w:ascii="Times New Roman" w:eastAsia="Times New Roman" w:hAnsi="Times New Roman" w:cs="Times New Roman"/>
          <w:sz w:val="24"/>
          <w:szCs w:val="24"/>
        </w:rPr>
        <w:t xml:space="preserve">esearchers </w:t>
      </w:r>
      <w:r w:rsidR="00520DE3" w:rsidRPr="00E244CD">
        <w:rPr>
          <w:rFonts w:ascii="Times New Roman" w:eastAsia="Times New Roman" w:hAnsi="Times New Roman" w:cs="Times New Roman"/>
          <w:sz w:val="24"/>
          <w:szCs w:val="24"/>
        </w:rPr>
        <w:t xml:space="preserve">in high-dispersal systems </w:t>
      </w:r>
      <w:r w:rsidR="008F7B96">
        <w:rPr>
          <w:rFonts w:ascii="Times New Roman" w:eastAsia="Times New Roman" w:hAnsi="Times New Roman" w:cs="Times New Roman"/>
          <w:sz w:val="24"/>
          <w:szCs w:val="24"/>
        </w:rPr>
        <w:t xml:space="preserve">could </w:t>
      </w:r>
      <w:r w:rsidR="00520DE3" w:rsidRPr="00E244CD">
        <w:rPr>
          <w:rFonts w:ascii="Times New Roman" w:eastAsia="Times New Roman" w:hAnsi="Times New Roman" w:cs="Times New Roman"/>
          <w:sz w:val="24"/>
          <w:szCs w:val="24"/>
        </w:rPr>
        <w:t>find</w:t>
      </w:r>
      <w:r w:rsidRPr="00E244CD">
        <w:rPr>
          <w:rFonts w:ascii="Times New Roman" w:eastAsia="Times New Roman" w:hAnsi="Times New Roman" w:cs="Times New Roman"/>
          <w:sz w:val="24"/>
          <w:szCs w:val="24"/>
        </w:rPr>
        <w:t xml:space="preserve"> as many as 10% of false positives </w:t>
      </w:r>
      <w:r w:rsidR="008F7B96">
        <w:rPr>
          <w:rFonts w:ascii="Times New Roman" w:eastAsia="Times New Roman" w:hAnsi="Times New Roman" w:cs="Times New Roman"/>
          <w:sz w:val="24"/>
          <w:szCs w:val="24"/>
        </w:rPr>
        <w:t>even when</w:t>
      </w:r>
      <w:r w:rsidR="008F7B9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sampling only a few years after an event. </w:t>
      </w:r>
      <w:commentRangeStart w:id="218"/>
      <w:r w:rsidRPr="00E244CD">
        <w:rPr>
          <w:rFonts w:ascii="Times New Roman" w:eastAsia="Times New Roman" w:hAnsi="Times New Roman" w:cs="Times New Roman"/>
          <w:sz w:val="24"/>
          <w:szCs w:val="24"/>
        </w:rPr>
        <w:t xml:space="preserve">This </w:t>
      </w:r>
      <w:commentRangeEnd w:id="218"/>
      <w:r w:rsidR="00312F87">
        <w:rPr>
          <w:rStyle w:val="CommentReference"/>
        </w:rPr>
        <w:commentReference w:id="218"/>
      </w:r>
      <w:r w:rsidRPr="00E244CD">
        <w:rPr>
          <w:rFonts w:ascii="Times New Roman" w:eastAsia="Times New Roman" w:hAnsi="Times New Roman" w:cs="Times New Roman"/>
          <w:sz w:val="24"/>
          <w:szCs w:val="24"/>
        </w:rPr>
        <w:t xml:space="preserve">has serious implications: </w:t>
      </w:r>
      <w:del w:id="219" w:author="Patrick" w:date="2020-11-20T11:58:00Z">
        <w:r w:rsidRPr="00E244CD" w:rsidDel="00312F87">
          <w:rPr>
            <w:rFonts w:ascii="Times New Roman" w:eastAsia="Times New Roman" w:hAnsi="Times New Roman" w:cs="Times New Roman"/>
            <w:sz w:val="24"/>
            <w:szCs w:val="24"/>
          </w:rPr>
          <w:delText>i</w:delText>
        </w:r>
        <w:r w:rsidR="008F7B96" w:rsidDel="00312F87">
          <w:rPr>
            <w:rFonts w:ascii="Times New Roman" w:eastAsia="Times New Roman" w:hAnsi="Times New Roman" w:cs="Times New Roman"/>
            <w:sz w:val="24"/>
            <w:szCs w:val="24"/>
          </w:rPr>
          <w:delText>f</w:delText>
        </w:r>
        <w:r w:rsidRPr="00E244CD" w:rsidDel="00312F87">
          <w:rPr>
            <w:rFonts w:ascii="Times New Roman" w:eastAsia="Times New Roman" w:hAnsi="Times New Roman" w:cs="Times New Roman"/>
            <w:sz w:val="24"/>
            <w:szCs w:val="24"/>
          </w:rPr>
          <w:delText xml:space="preserve"> </w:delText>
        </w:r>
        <w:commentRangeStart w:id="220"/>
        <w:r w:rsidRPr="00E244CD" w:rsidDel="00312F87">
          <w:rPr>
            <w:rFonts w:ascii="Times New Roman" w:eastAsia="Times New Roman" w:hAnsi="Times New Roman" w:cs="Times New Roman"/>
            <w:sz w:val="24"/>
            <w:szCs w:val="24"/>
          </w:rPr>
          <w:delText xml:space="preserve">researchers </w:delText>
        </w:r>
        <w:commentRangeEnd w:id="220"/>
        <w:r w:rsidR="00312F87" w:rsidDel="00312F87">
          <w:rPr>
            <w:rStyle w:val="CommentReference"/>
          </w:rPr>
          <w:commentReference w:id="220"/>
        </w:r>
        <w:r w:rsidRPr="00E244CD" w:rsidDel="00312F87">
          <w:rPr>
            <w:rFonts w:ascii="Times New Roman" w:eastAsia="Times New Roman" w:hAnsi="Times New Roman" w:cs="Times New Roman"/>
            <w:sz w:val="24"/>
            <w:szCs w:val="24"/>
          </w:rPr>
          <w:delText xml:space="preserve">are unaware of the dynamics of their system and </w:delText>
        </w:r>
      </w:del>
      <w:r w:rsidRPr="00E244CD">
        <w:rPr>
          <w:rFonts w:ascii="Times New Roman" w:eastAsia="Times New Roman" w:hAnsi="Times New Roman" w:cs="Times New Roman"/>
          <w:sz w:val="24"/>
          <w:szCs w:val="24"/>
        </w:rPr>
        <w:t>arbitrar</w:t>
      </w:r>
      <w:del w:id="221" w:author="Patrick" w:date="2020-11-20T11:58:00Z">
        <w:r w:rsidRPr="00E244CD" w:rsidDel="00312F87">
          <w:rPr>
            <w:rFonts w:ascii="Times New Roman" w:eastAsia="Times New Roman" w:hAnsi="Times New Roman" w:cs="Times New Roman"/>
            <w:sz w:val="24"/>
            <w:szCs w:val="24"/>
          </w:rPr>
          <w:delText>il</w:delText>
        </w:r>
      </w:del>
      <w:r w:rsidRPr="00E244CD">
        <w:rPr>
          <w:rFonts w:ascii="Times New Roman" w:eastAsia="Times New Roman" w:hAnsi="Times New Roman" w:cs="Times New Roman"/>
          <w:sz w:val="24"/>
          <w:szCs w:val="24"/>
        </w:rPr>
        <w:t xml:space="preserve">y </w:t>
      </w:r>
      <w:del w:id="222" w:author="Patrick" w:date="2020-11-20T11:58:00Z">
        <w:r w:rsidRPr="00E244CD" w:rsidDel="00312F87">
          <w:rPr>
            <w:rFonts w:ascii="Times New Roman" w:eastAsia="Times New Roman" w:hAnsi="Times New Roman" w:cs="Times New Roman"/>
            <w:sz w:val="24"/>
            <w:szCs w:val="24"/>
          </w:rPr>
          <w:delText xml:space="preserve">choose an </w:delText>
        </w:r>
      </w:del>
      <w:ins w:id="223" w:author="Patrick" w:date="2020-11-20T11:58:00Z">
        <w:r w:rsidR="00312F87">
          <w:rPr>
            <w:rFonts w:ascii="Times New Roman" w:eastAsia="Times New Roman" w:hAnsi="Times New Roman" w:cs="Times New Roman"/>
            <w:sz w:val="24"/>
            <w:szCs w:val="24"/>
          </w:rPr>
          <w:t xml:space="preserve">and potentially </w:t>
        </w:r>
      </w:ins>
      <w:r w:rsidRPr="00E244CD">
        <w:rPr>
          <w:rFonts w:ascii="Times New Roman" w:eastAsia="Times New Roman" w:hAnsi="Times New Roman" w:cs="Times New Roman"/>
          <w:sz w:val="24"/>
          <w:szCs w:val="24"/>
        </w:rPr>
        <w:t xml:space="preserve">inappropriate </w:t>
      </w:r>
      <w:r w:rsidR="00520DE3" w:rsidRPr="00E244CD">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threshold</w:t>
      </w:r>
      <w:ins w:id="224" w:author="Patrick" w:date="2020-11-20T11:58:00Z">
        <w:r w:rsidR="00312F87">
          <w:rPr>
            <w:rFonts w:ascii="Times New Roman" w:eastAsia="Times New Roman" w:hAnsi="Times New Roman" w:cs="Times New Roman"/>
            <w:sz w:val="24"/>
            <w:szCs w:val="24"/>
          </w:rPr>
          <w:t xml:space="preserve">s may result in </w:t>
        </w:r>
      </w:ins>
      <w:del w:id="225" w:author="Patrick" w:date="2020-11-20T11:58:00Z">
        <w:r w:rsidRPr="00E244CD" w:rsidDel="00312F87">
          <w:rPr>
            <w:rFonts w:ascii="Times New Roman" w:eastAsia="Times New Roman" w:hAnsi="Times New Roman" w:cs="Times New Roman"/>
            <w:sz w:val="24"/>
            <w:szCs w:val="24"/>
          </w:rPr>
          <w:delText xml:space="preserve">, they might systematically spend a larger part of their </w:delText>
        </w:r>
      </w:del>
      <w:ins w:id="226" w:author="Patrick" w:date="2020-11-20T11:58:00Z">
        <w:r w:rsidR="00312F87">
          <w:rPr>
            <w:rFonts w:ascii="Times New Roman" w:eastAsia="Times New Roman" w:hAnsi="Times New Roman" w:cs="Times New Roman"/>
            <w:sz w:val="24"/>
            <w:szCs w:val="24"/>
          </w:rPr>
          <w:t xml:space="preserve">misallocation of </w:t>
        </w:r>
      </w:ins>
      <w:r w:rsidRPr="00E244CD">
        <w:rPr>
          <w:rFonts w:ascii="Times New Roman" w:eastAsia="Times New Roman" w:hAnsi="Times New Roman" w:cs="Times New Roman"/>
          <w:sz w:val="24"/>
          <w:szCs w:val="24"/>
        </w:rPr>
        <w:t xml:space="preserve">resources </w:t>
      </w:r>
      <w:ins w:id="227" w:author="Patrick" w:date="2020-11-20T11:58:00Z">
        <w:r w:rsidR="00312F87">
          <w:rPr>
            <w:rFonts w:ascii="Times New Roman" w:eastAsia="Times New Roman" w:hAnsi="Times New Roman" w:cs="Times New Roman"/>
            <w:sz w:val="24"/>
            <w:szCs w:val="24"/>
          </w:rPr>
          <w:t xml:space="preserve">to </w:t>
        </w:r>
      </w:ins>
      <w:r w:rsidRPr="00E244CD">
        <w:rPr>
          <w:rFonts w:ascii="Times New Roman" w:eastAsia="Times New Roman" w:hAnsi="Times New Roman" w:cs="Times New Roman"/>
          <w:sz w:val="24"/>
          <w:szCs w:val="24"/>
        </w:rPr>
        <w:t>monitoring or treating unaffected populations while missing some affected populations.</w:t>
      </w:r>
      <w:ins w:id="228" w:author="Patrick" w:date="2020-11-20T11:59:00Z">
        <w:r w:rsidR="00312F87">
          <w:rPr>
            <w:rFonts w:ascii="Times New Roman" w:eastAsia="Times New Roman" w:hAnsi="Times New Roman" w:cs="Times New Roman"/>
            <w:sz w:val="24"/>
            <w:szCs w:val="24"/>
          </w:rPr>
          <w:t xml:space="preserve"> </w:t>
        </w:r>
        <w:commentRangeStart w:id="229"/>
        <w:r w:rsidR="00312F87">
          <w:rPr>
            <w:rFonts w:ascii="Times New Roman" w:eastAsia="Times New Roman" w:hAnsi="Times New Roman" w:cs="Times New Roman"/>
            <w:sz w:val="24"/>
            <w:szCs w:val="24"/>
          </w:rPr>
          <w:t xml:space="preserve">In contrast… </w:t>
        </w:r>
        <w:commentRangeEnd w:id="229"/>
        <w:r w:rsidR="00312F87">
          <w:rPr>
            <w:rStyle w:val="CommentReference"/>
          </w:rPr>
          <w:commentReference w:id="229"/>
        </w:r>
      </w:ins>
    </w:p>
    <w:p w14:paraId="202706C0" w14:textId="77777777" w:rsidR="00760250" w:rsidRPr="00E244CD" w:rsidRDefault="00760250" w:rsidP="00182E94">
      <w:pPr>
        <w:pStyle w:val="Heading2"/>
        <w:spacing w:after="240" w:line="276" w:lineRule="auto"/>
      </w:pPr>
      <w:r w:rsidRPr="00E244CD">
        <w:rPr>
          <w:lang w:val="en-US"/>
        </w:rPr>
        <w:t>Empirical application of the method</w:t>
      </w:r>
    </w:p>
    <w:p w14:paraId="143ABE62" w14:textId="40E54932"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We successfully applied TGI </w:t>
      </w:r>
      <w:r w:rsidR="00520DE3" w:rsidRPr="00E244CD">
        <w:rPr>
          <w:rFonts w:ascii="Times New Roman" w:eastAsia="Times New Roman" w:hAnsi="Times New Roman" w:cs="Times New Roman"/>
          <w:sz w:val="24"/>
          <w:szCs w:val="24"/>
        </w:rPr>
        <w:t xml:space="preserve">to </w:t>
      </w:r>
      <w:r w:rsidRPr="00E244CD">
        <w:rPr>
          <w:rFonts w:ascii="Times New Roman" w:eastAsia="Times New Roman" w:hAnsi="Times New Roman" w:cs="Times New Roman"/>
          <w:sz w:val="24"/>
          <w:szCs w:val="24"/>
        </w:rPr>
        <w:t xml:space="preserve">an empirical dataset </w:t>
      </w:r>
      <w:r w:rsidR="00520DE3" w:rsidRPr="00E244CD">
        <w:rPr>
          <w:rFonts w:ascii="Times New Roman" w:eastAsia="Times New Roman" w:hAnsi="Times New Roman" w:cs="Times New Roman"/>
          <w:sz w:val="24"/>
          <w:szCs w:val="24"/>
        </w:rPr>
        <w:t xml:space="preserve">from </w:t>
      </w:r>
      <w:r w:rsidRPr="00E244CD">
        <w:rPr>
          <w:rFonts w:ascii="Times New Roman" w:eastAsia="Times New Roman" w:hAnsi="Times New Roman" w:cs="Times New Roman"/>
          <w:sz w:val="24"/>
          <w:szCs w:val="24"/>
        </w:rPr>
        <w:t>an endangered vertebrate</w:t>
      </w:r>
      <w:r w:rsidR="00520DE3" w:rsidRPr="00E244CD">
        <w:rPr>
          <w:rFonts w:ascii="Times New Roman" w:eastAsia="Times New Roman" w:hAnsi="Times New Roman" w:cs="Times New Roman"/>
          <w:sz w:val="24"/>
          <w:szCs w:val="24"/>
        </w:rPr>
        <w:t>, the Northern tidewater goby,</w:t>
      </w:r>
      <w:r w:rsidRPr="00E244CD">
        <w:rPr>
          <w:rFonts w:ascii="Times New Roman" w:eastAsia="Times New Roman" w:hAnsi="Times New Roman" w:cs="Times New Roman"/>
          <w:sz w:val="24"/>
          <w:szCs w:val="24"/>
        </w:rPr>
        <w:t xml:space="preserve"> for which temporal genetic change had been described but not tested</w:t>
      </w:r>
      <w:ins w:id="230" w:author="Patrick" w:date="2020-11-20T12:51:00Z">
        <w:r w:rsidR="008C196C">
          <w:rPr>
            <w:rFonts w:ascii="Times New Roman" w:eastAsia="Times New Roman" w:hAnsi="Times New Roman" w:cs="Times New Roman"/>
            <w:sz w:val="24"/>
            <w:szCs w:val="24"/>
          </w:rPr>
          <w:t xml:space="preserve"> (REF?)</w:t>
        </w:r>
      </w:ins>
      <w:r w:rsidRPr="00E244CD">
        <w:rPr>
          <w:rFonts w:ascii="Times New Roman" w:eastAsia="Times New Roman" w:hAnsi="Times New Roman" w:cs="Times New Roman"/>
          <w:sz w:val="24"/>
          <w:szCs w:val="24"/>
        </w:rPr>
        <w:t xml:space="preserve">. </w:t>
      </w:r>
      <w:r w:rsidR="008F7B96">
        <w:rPr>
          <w:rFonts w:ascii="Times New Roman" w:eastAsia="Times New Roman" w:hAnsi="Times New Roman" w:cs="Times New Roman"/>
          <w:sz w:val="24"/>
          <w:szCs w:val="24"/>
        </w:rPr>
        <w:t>The authors of the original publication hypothesized that o</w:t>
      </w:r>
      <w:r w:rsidR="008F7B96" w:rsidRPr="00E244CD">
        <w:rPr>
          <w:rFonts w:ascii="Times New Roman" w:eastAsia="Times New Roman" w:hAnsi="Times New Roman" w:cs="Times New Roman"/>
          <w:sz w:val="24"/>
          <w:szCs w:val="24"/>
        </w:rPr>
        <w:t xml:space="preserve">ne </w:t>
      </w:r>
      <w:r w:rsidR="00520DE3" w:rsidRPr="00E244CD">
        <w:rPr>
          <w:rFonts w:ascii="Times New Roman" w:eastAsia="Times New Roman" w:hAnsi="Times New Roman" w:cs="Times New Roman"/>
          <w:sz w:val="24"/>
          <w:szCs w:val="24"/>
        </w:rPr>
        <w:t xml:space="preserve">goby </w:t>
      </w:r>
      <w:r w:rsidRPr="00E244CD">
        <w:rPr>
          <w:rFonts w:ascii="Times New Roman" w:eastAsia="Times New Roman" w:hAnsi="Times New Roman" w:cs="Times New Roman"/>
          <w:sz w:val="24"/>
          <w:szCs w:val="24"/>
        </w:rPr>
        <w:t xml:space="preserve">population had undergone atypical </w:t>
      </w:r>
      <w:r w:rsidR="00520DE3" w:rsidRPr="00E244CD">
        <w:rPr>
          <w:rFonts w:ascii="Times New Roman" w:eastAsia="Times New Roman" w:hAnsi="Times New Roman" w:cs="Times New Roman"/>
          <w:sz w:val="24"/>
          <w:szCs w:val="24"/>
        </w:rPr>
        <w:t xml:space="preserve">genetic </w:t>
      </w:r>
      <w:r w:rsidRPr="00E244CD">
        <w:rPr>
          <w:rFonts w:ascii="Times New Roman" w:eastAsia="Times New Roman" w:hAnsi="Times New Roman" w:cs="Times New Roman"/>
          <w:sz w:val="24"/>
          <w:szCs w:val="24"/>
        </w:rPr>
        <w:t>change</w:t>
      </w:r>
      <w:del w:id="231" w:author="Patrick" w:date="2020-11-20T12:51:00Z">
        <w:r w:rsidRPr="00E244CD" w:rsidDel="008C196C">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relative to the rest of the landscape</w:t>
      </w:r>
      <w:r w:rsidR="008F7B96">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8F7B96">
        <w:rPr>
          <w:rFonts w:ascii="Times New Roman" w:eastAsia="Times New Roman" w:hAnsi="Times New Roman" w:cs="Times New Roman"/>
          <w:sz w:val="24"/>
          <w:szCs w:val="24"/>
        </w:rPr>
        <w:t>o</w:t>
      </w:r>
      <w:r w:rsidR="00520DE3" w:rsidRPr="00E244CD">
        <w:rPr>
          <w:rFonts w:ascii="Times New Roman" w:eastAsia="Times New Roman" w:hAnsi="Times New Roman" w:cs="Times New Roman"/>
          <w:sz w:val="24"/>
          <w:szCs w:val="24"/>
        </w:rPr>
        <w:t xml:space="preserve">ur </w:t>
      </w:r>
      <w:r w:rsidRPr="00E244CD">
        <w:rPr>
          <w:rFonts w:ascii="Times New Roman" w:eastAsia="Times New Roman" w:hAnsi="Times New Roman" w:cs="Times New Roman"/>
          <w:sz w:val="24"/>
          <w:szCs w:val="24"/>
        </w:rPr>
        <w:t xml:space="preserve">application of TGI supported </w:t>
      </w:r>
      <w:r w:rsidR="00520DE3" w:rsidRPr="00E244CD">
        <w:rPr>
          <w:rFonts w:ascii="Times New Roman" w:eastAsia="Times New Roman" w:hAnsi="Times New Roman" w:cs="Times New Roman"/>
          <w:sz w:val="24"/>
          <w:szCs w:val="24"/>
        </w:rPr>
        <w:t>this hypothesis</w:t>
      </w:r>
      <w:r w:rsidRPr="00E244CD">
        <w:rPr>
          <w:rFonts w:ascii="Times New Roman" w:eastAsia="Times New Roman" w:hAnsi="Times New Roman" w:cs="Times New Roman"/>
          <w:sz w:val="24"/>
          <w:szCs w:val="24"/>
        </w:rPr>
        <w:t xml:space="preserve">. We therefore </w:t>
      </w:r>
      <w:r w:rsidR="008F7B96">
        <w:rPr>
          <w:rFonts w:ascii="Times New Roman" w:eastAsia="Times New Roman" w:hAnsi="Times New Roman" w:cs="Times New Roman"/>
          <w:sz w:val="24"/>
          <w:szCs w:val="24"/>
        </w:rPr>
        <w:t>demonstrated that</w:t>
      </w:r>
      <w:r w:rsidRPr="00E244CD">
        <w:rPr>
          <w:rFonts w:ascii="Times New Roman" w:eastAsia="Times New Roman" w:hAnsi="Times New Roman" w:cs="Times New Roman"/>
          <w:sz w:val="24"/>
          <w:szCs w:val="24"/>
        </w:rPr>
        <w:t xml:space="preserve"> </w:t>
      </w:r>
      <w:r w:rsidR="00520DE3" w:rsidRPr="00E244CD">
        <w:rPr>
          <w:rFonts w:ascii="Times New Roman" w:eastAsia="Times New Roman" w:hAnsi="Times New Roman" w:cs="Times New Roman"/>
          <w:sz w:val="24"/>
          <w:szCs w:val="24"/>
        </w:rPr>
        <w:t xml:space="preserve">the straightforward TGI testing procedure can be used </w:t>
      </w:r>
      <w:r w:rsidRPr="00E244CD">
        <w:rPr>
          <w:rFonts w:ascii="Times New Roman" w:eastAsia="Times New Roman" w:hAnsi="Times New Roman" w:cs="Times New Roman"/>
          <w:sz w:val="24"/>
          <w:szCs w:val="24"/>
        </w:rPr>
        <w:t xml:space="preserve">to strengthen the results </w:t>
      </w:r>
      <w:r w:rsidR="00520DE3" w:rsidRPr="00E244CD">
        <w:rPr>
          <w:rFonts w:ascii="Times New Roman" w:eastAsia="Times New Roman" w:hAnsi="Times New Roman" w:cs="Times New Roman"/>
          <w:sz w:val="24"/>
          <w:szCs w:val="24"/>
        </w:rPr>
        <w:t xml:space="preserve">from </w:t>
      </w:r>
      <w:r w:rsidRPr="00E244CD">
        <w:rPr>
          <w:rFonts w:ascii="Times New Roman" w:eastAsia="Times New Roman" w:hAnsi="Times New Roman" w:cs="Times New Roman"/>
          <w:sz w:val="24"/>
          <w:szCs w:val="24"/>
        </w:rPr>
        <w:t xml:space="preserve">temporal genetic studies </w:t>
      </w:r>
      <w:r w:rsidR="00520DE3" w:rsidRPr="00E244CD">
        <w:rPr>
          <w:rFonts w:ascii="Times New Roman" w:eastAsia="Times New Roman" w:hAnsi="Times New Roman" w:cs="Times New Roman"/>
          <w:sz w:val="24"/>
          <w:szCs w:val="24"/>
        </w:rPr>
        <w:t xml:space="preserve">that use </w:t>
      </w:r>
      <w:r w:rsidRPr="00E244CD">
        <w:rPr>
          <w:rFonts w:ascii="Times New Roman" w:eastAsia="Times New Roman" w:hAnsi="Times New Roman" w:cs="Times New Roman"/>
          <w:sz w:val="24"/>
          <w:szCs w:val="24"/>
        </w:rPr>
        <w:t xml:space="preserve">repeated samples. </w:t>
      </w:r>
    </w:p>
    <w:p w14:paraId="069B7BA2" w14:textId="77777777" w:rsidR="00760250" w:rsidRPr="00E244CD" w:rsidRDefault="00760250" w:rsidP="00182E94">
      <w:pPr>
        <w:pStyle w:val="Heading2"/>
        <w:spacing w:after="240" w:line="276" w:lineRule="auto"/>
      </w:pPr>
      <w:r w:rsidRPr="00E244CD">
        <w:rPr>
          <w:lang w:val="en-US"/>
        </w:rPr>
        <w:t xml:space="preserve">Considerations about the use of TGI </w:t>
      </w:r>
    </w:p>
    <w:p w14:paraId="1FC39A96" w14:textId="7C9371DF" w:rsidR="00CF7127" w:rsidRPr="00E244CD" w:rsidRDefault="00760250" w:rsidP="00182E94">
      <w:pPr>
        <w:spacing w:after="240" w:line="276" w:lineRule="auto"/>
        <w:rPr>
          <w:rFonts w:ascii="Times New Roman" w:eastAsia="Times New Roman" w:hAnsi="Times New Roman" w:cs="Times New Roman"/>
          <w:sz w:val="24"/>
          <w:szCs w:val="24"/>
        </w:rPr>
      </w:pPr>
      <w:commentRangeStart w:id="232"/>
      <w:del w:id="233" w:author="Patrick" w:date="2020-11-20T12:52:00Z">
        <w:r w:rsidRPr="00E244CD" w:rsidDel="008C196C">
          <w:rPr>
            <w:rFonts w:ascii="Times New Roman" w:eastAsia="Times New Roman" w:hAnsi="Times New Roman" w:cs="Times New Roman"/>
            <w:sz w:val="24"/>
            <w:szCs w:val="24"/>
          </w:rPr>
          <w:delText xml:space="preserve">Our TGI procedure has a demonstrated place in a researcher’s arsenal </w:delText>
        </w:r>
        <w:r w:rsidR="00520DE3" w:rsidRPr="00E244CD" w:rsidDel="008C196C">
          <w:rPr>
            <w:rFonts w:ascii="Times New Roman" w:eastAsia="Times New Roman" w:hAnsi="Times New Roman" w:cs="Times New Roman"/>
            <w:sz w:val="24"/>
            <w:szCs w:val="24"/>
          </w:rPr>
          <w:delText xml:space="preserve">for </w:delText>
        </w:r>
        <w:r w:rsidRPr="00E244CD" w:rsidDel="008C196C">
          <w:rPr>
            <w:rFonts w:ascii="Times New Roman" w:eastAsia="Times New Roman" w:hAnsi="Times New Roman" w:cs="Times New Roman"/>
            <w:sz w:val="24"/>
            <w:szCs w:val="24"/>
          </w:rPr>
          <w:delText>study</w:delText>
        </w:r>
        <w:r w:rsidR="00520DE3" w:rsidRPr="00E244CD" w:rsidDel="008C196C">
          <w:rPr>
            <w:rFonts w:ascii="Times New Roman" w:eastAsia="Times New Roman" w:hAnsi="Times New Roman" w:cs="Times New Roman"/>
            <w:sz w:val="24"/>
            <w:szCs w:val="24"/>
          </w:rPr>
          <w:delText>ing</w:delText>
        </w:r>
        <w:r w:rsidRPr="00E244CD" w:rsidDel="008C196C">
          <w:rPr>
            <w:rFonts w:ascii="Times New Roman" w:eastAsia="Times New Roman" w:hAnsi="Times New Roman" w:cs="Times New Roman"/>
            <w:sz w:val="24"/>
            <w:szCs w:val="24"/>
          </w:rPr>
          <w:delText xml:space="preserve"> genetic change, but there are </w:delText>
        </w:r>
        <w:r w:rsidR="00520DE3" w:rsidRPr="00E244CD" w:rsidDel="008C196C">
          <w:rPr>
            <w:rFonts w:ascii="Times New Roman" w:eastAsia="Times New Roman" w:hAnsi="Times New Roman" w:cs="Times New Roman"/>
            <w:sz w:val="24"/>
            <w:szCs w:val="24"/>
          </w:rPr>
          <w:delText xml:space="preserve">still several </w:delText>
        </w:r>
        <w:r w:rsidRPr="00E244CD" w:rsidDel="008C196C">
          <w:rPr>
            <w:rFonts w:ascii="Times New Roman" w:eastAsia="Times New Roman" w:hAnsi="Times New Roman" w:cs="Times New Roman"/>
            <w:sz w:val="24"/>
            <w:szCs w:val="24"/>
          </w:rPr>
          <w:delText xml:space="preserve">considerations </w:delText>
        </w:r>
        <w:r w:rsidR="00520DE3" w:rsidRPr="00E244CD" w:rsidDel="008C196C">
          <w:rPr>
            <w:rFonts w:ascii="Times New Roman" w:eastAsia="Times New Roman" w:hAnsi="Times New Roman" w:cs="Times New Roman"/>
            <w:sz w:val="24"/>
            <w:szCs w:val="24"/>
          </w:rPr>
          <w:delText>for its effective use</w:delText>
        </w:r>
      </w:del>
      <w:commentRangeEnd w:id="232"/>
      <w:r w:rsidR="008C196C">
        <w:rPr>
          <w:rStyle w:val="CommentReference"/>
        </w:rPr>
        <w:commentReference w:id="232"/>
      </w:r>
      <w:del w:id="234" w:author="Patrick" w:date="2020-11-20T12:52:00Z">
        <w:r w:rsidRPr="00E244CD" w:rsidDel="008C196C">
          <w:rPr>
            <w:rFonts w:ascii="Times New Roman" w:eastAsia="Times New Roman" w:hAnsi="Times New Roman" w:cs="Times New Roman"/>
            <w:sz w:val="24"/>
            <w:szCs w:val="24"/>
          </w:rPr>
          <w:delText xml:space="preserve">. </w:delText>
        </w:r>
      </w:del>
      <w:r w:rsidR="00CF7127" w:rsidRPr="00E244CD">
        <w:rPr>
          <w:rFonts w:ascii="Times New Roman" w:eastAsia="Times New Roman" w:hAnsi="Times New Roman" w:cs="Times New Roman"/>
          <w:sz w:val="24"/>
          <w:szCs w:val="24"/>
        </w:rPr>
        <w:t xml:space="preserve">Different empirical datasets and research objectives may require TGI users to </w:t>
      </w:r>
      <w:del w:id="235" w:author="Patrick" w:date="2020-11-20T12:52:00Z">
        <w:r w:rsidR="00CF7127" w:rsidRPr="00E244CD" w:rsidDel="008C196C">
          <w:rPr>
            <w:rFonts w:ascii="Times New Roman" w:eastAsia="Times New Roman" w:hAnsi="Times New Roman" w:cs="Times New Roman"/>
            <w:sz w:val="24"/>
            <w:szCs w:val="24"/>
          </w:rPr>
          <w:delText xml:space="preserve">tweak </w:delText>
        </w:r>
      </w:del>
      <w:commentRangeStart w:id="236"/>
      <w:ins w:id="237" w:author="Patrick" w:date="2020-11-20T12:52:00Z">
        <w:r w:rsidR="008C196C">
          <w:rPr>
            <w:rFonts w:ascii="Times New Roman" w:eastAsia="Times New Roman" w:hAnsi="Times New Roman" w:cs="Times New Roman"/>
            <w:sz w:val="24"/>
            <w:szCs w:val="24"/>
          </w:rPr>
          <w:t>customize</w:t>
        </w:r>
        <w:commentRangeEnd w:id="236"/>
        <w:r w:rsidR="008C196C">
          <w:rPr>
            <w:rStyle w:val="CommentReference"/>
          </w:rPr>
          <w:commentReference w:id="236"/>
        </w:r>
        <w:r w:rsidR="008C196C">
          <w:rPr>
            <w:rFonts w:ascii="Times New Roman" w:eastAsia="Times New Roman" w:hAnsi="Times New Roman" w:cs="Times New Roman"/>
            <w:sz w:val="24"/>
            <w:szCs w:val="24"/>
          </w:rPr>
          <w:t>?</w:t>
        </w:r>
        <w:r w:rsidR="008C196C" w:rsidRPr="00E244CD">
          <w:rPr>
            <w:rFonts w:ascii="Times New Roman" w:eastAsia="Times New Roman" w:hAnsi="Times New Roman" w:cs="Times New Roman"/>
            <w:sz w:val="24"/>
            <w:szCs w:val="24"/>
          </w:rPr>
          <w:t xml:space="preserve"> </w:t>
        </w:r>
      </w:ins>
      <w:r w:rsidR="00CF7127" w:rsidRPr="00E244CD">
        <w:rPr>
          <w:rFonts w:ascii="Times New Roman" w:eastAsia="Times New Roman" w:hAnsi="Times New Roman" w:cs="Times New Roman"/>
          <w:sz w:val="24"/>
          <w:szCs w:val="24"/>
        </w:rPr>
        <w:t>our procedure</w:t>
      </w:r>
      <w:r w:rsidR="00CF7127">
        <w:rPr>
          <w:rFonts w:ascii="Times New Roman" w:eastAsia="Times New Roman" w:hAnsi="Times New Roman" w:cs="Times New Roman"/>
          <w:sz w:val="24"/>
          <w:szCs w:val="24"/>
        </w:rPr>
        <w:t>, but</w:t>
      </w:r>
      <w:r w:rsidR="00CF7127" w:rsidRPr="00E244CD">
        <w:rPr>
          <w:rFonts w:ascii="Times New Roman" w:eastAsia="Times New Roman" w:hAnsi="Times New Roman" w:cs="Times New Roman"/>
          <w:sz w:val="24"/>
          <w:szCs w:val="24"/>
        </w:rPr>
        <w:t xml:space="preserve"> </w:t>
      </w:r>
      <w:r w:rsidR="00CF7127">
        <w:rPr>
          <w:rFonts w:ascii="Times New Roman" w:eastAsia="Times New Roman" w:hAnsi="Times New Roman" w:cs="Times New Roman"/>
          <w:sz w:val="24"/>
          <w:szCs w:val="24"/>
        </w:rPr>
        <w:t>t</w:t>
      </w:r>
      <w:r w:rsidR="00CF7127" w:rsidRPr="00E244CD">
        <w:rPr>
          <w:rFonts w:ascii="Times New Roman" w:eastAsia="Times New Roman" w:hAnsi="Times New Roman" w:cs="Times New Roman"/>
          <w:sz w:val="24"/>
          <w:szCs w:val="24"/>
        </w:rPr>
        <w:t xml:space="preserve">he TGI function is transparent and flexible, and different permutation and genetic distance algorithms could </w:t>
      </w:r>
      <w:r w:rsidR="00CF7127">
        <w:rPr>
          <w:rFonts w:ascii="Times New Roman" w:eastAsia="Times New Roman" w:hAnsi="Times New Roman" w:cs="Times New Roman"/>
          <w:sz w:val="24"/>
          <w:szCs w:val="24"/>
        </w:rPr>
        <w:t xml:space="preserve">easily </w:t>
      </w:r>
      <w:r w:rsidR="00CF7127" w:rsidRPr="00E244CD">
        <w:rPr>
          <w:rFonts w:ascii="Times New Roman" w:eastAsia="Times New Roman" w:hAnsi="Times New Roman" w:cs="Times New Roman"/>
          <w:sz w:val="24"/>
          <w:szCs w:val="24"/>
        </w:rPr>
        <w:t xml:space="preserve">be </w:t>
      </w:r>
      <w:r w:rsidR="00CF7127">
        <w:rPr>
          <w:rFonts w:ascii="Times New Roman" w:eastAsia="Times New Roman" w:hAnsi="Times New Roman" w:cs="Times New Roman"/>
          <w:sz w:val="24"/>
          <w:szCs w:val="24"/>
        </w:rPr>
        <w:t>used</w:t>
      </w:r>
      <w:r w:rsidR="00CF7127" w:rsidRPr="00E244CD">
        <w:rPr>
          <w:rFonts w:ascii="Times New Roman" w:eastAsia="Times New Roman" w:hAnsi="Times New Roman" w:cs="Times New Roman"/>
          <w:sz w:val="24"/>
          <w:szCs w:val="24"/>
        </w:rPr>
        <w:t xml:space="preserve"> by simply changing a few lines in the </w:t>
      </w:r>
      <w:r w:rsidR="00CF7127">
        <w:rPr>
          <w:rFonts w:ascii="Times New Roman" w:eastAsia="Times New Roman" w:hAnsi="Times New Roman" w:cs="Times New Roman"/>
          <w:sz w:val="24"/>
          <w:szCs w:val="24"/>
        </w:rPr>
        <w:t>annotated</w:t>
      </w:r>
      <w:r w:rsidR="00CF7127" w:rsidRPr="00E244CD">
        <w:rPr>
          <w:rFonts w:ascii="Times New Roman" w:eastAsia="Times New Roman" w:hAnsi="Times New Roman" w:cs="Times New Roman"/>
          <w:sz w:val="24"/>
          <w:szCs w:val="24"/>
        </w:rPr>
        <w:t xml:space="preserve"> TGI function provide</w:t>
      </w:r>
      <w:r w:rsidR="00CF7127">
        <w:rPr>
          <w:rFonts w:ascii="Times New Roman" w:eastAsia="Times New Roman" w:hAnsi="Times New Roman" w:cs="Times New Roman"/>
          <w:sz w:val="24"/>
          <w:szCs w:val="24"/>
        </w:rPr>
        <w:t>d</w:t>
      </w:r>
      <w:r w:rsidR="00CF7127" w:rsidRPr="00E244CD">
        <w:rPr>
          <w:rFonts w:ascii="Times New Roman" w:eastAsia="Times New Roman" w:hAnsi="Times New Roman" w:cs="Times New Roman"/>
          <w:sz w:val="24"/>
          <w:szCs w:val="24"/>
        </w:rPr>
        <w:t xml:space="preserve"> </w:t>
      </w:r>
      <w:r w:rsidR="00CF7127">
        <w:rPr>
          <w:rFonts w:ascii="Times New Roman" w:eastAsia="Times New Roman" w:hAnsi="Times New Roman" w:cs="Times New Roman"/>
          <w:sz w:val="24"/>
          <w:szCs w:val="24"/>
        </w:rPr>
        <w:t>in the</w:t>
      </w:r>
      <w:r w:rsidR="00CF7127" w:rsidRPr="00E244CD">
        <w:rPr>
          <w:rFonts w:ascii="Times New Roman" w:eastAsia="Times New Roman" w:hAnsi="Times New Roman" w:cs="Times New Roman"/>
          <w:sz w:val="24"/>
          <w:szCs w:val="24"/>
        </w:rPr>
        <w:t xml:space="preserve"> supplementary material. </w:t>
      </w:r>
      <w:r w:rsidRPr="00E244CD">
        <w:rPr>
          <w:rFonts w:ascii="Times New Roman" w:eastAsia="Times New Roman" w:hAnsi="Times New Roman" w:cs="Times New Roman"/>
          <w:sz w:val="24"/>
          <w:szCs w:val="24"/>
        </w:rPr>
        <w:t>TGI can also readily be used on other types of genetic</w:t>
      </w:r>
      <w:r w:rsidR="00CF7127">
        <w:rPr>
          <w:rFonts w:ascii="Times New Roman" w:eastAsia="Times New Roman" w:hAnsi="Times New Roman" w:cs="Times New Roman"/>
          <w:sz w:val="24"/>
          <w:szCs w:val="24"/>
        </w:rPr>
        <w:t xml:space="preserve"> data, such as microsatellites. </w:t>
      </w:r>
      <w:r w:rsidR="00CF7127" w:rsidRPr="00E244CD">
        <w:rPr>
          <w:rFonts w:ascii="Times New Roman" w:eastAsia="Times New Roman" w:hAnsi="Times New Roman" w:cs="Times New Roman"/>
          <w:sz w:val="24"/>
          <w:szCs w:val="24"/>
        </w:rPr>
        <w:t>TGI provides a robust statistical framework beyond arbitrarily comparing pairwise genetic differentiation, or node-based genetic diversity values.</w:t>
      </w:r>
    </w:p>
    <w:p w14:paraId="6AD960BE" w14:textId="44B0F7E4" w:rsidR="00D23160" w:rsidRDefault="00F0721A" w:rsidP="00182E94">
      <w:pPr>
        <w:spacing w:after="240" w:line="276" w:lineRule="auto"/>
        <w:rPr>
          <w:rFonts w:ascii="Times New Roman" w:eastAsia="Times New Roman" w:hAnsi="Times New Roman" w:cs="Times New Roman"/>
          <w:sz w:val="24"/>
          <w:szCs w:val="24"/>
        </w:rPr>
      </w:pPr>
      <w:r w:rsidRPr="00F0721A">
        <w:rPr>
          <w:rFonts w:ascii="Times New Roman" w:eastAsia="Times New Roman" w:hAnsi="Times New Roman" w:cs="Times New Roman"/>
          <w:sz w:val="24"/>
          <w:szCs w:val="24"/>
        </w:rPr>
        <w:lastRenderedPageBreak/>
        <w:t>Despite these advantages, there are still several important considerations for the effective use of TGI.</w:t>
      </w:r>
      <w:r>
        <w:rPr>
          <w:rFonts w:ascii="Times New Roman" w:eastAsia="Times New Roman" w:hAnsi="Times New Roman" w:cs="Times New Roman"/>
          <w:sz w:val="24"/>
          <w:szCs w:val="24"/>
        </w:rPr>
        <w:t xml:space="preserve"> The </w:t>
      </w:r>
      <w:r w:rsidRPr="00E244CD">
        <w:rPr>
          <w:rFonts w:ascii="Times New Roman" w:eastAsia="Times New Roman" w:hAnsi="Times New Roman" w:cs="Times New Roman"/>
          <w:sz w:val="24"/>
          <w:szCs w:val="24"/>
        </w:rPr>
        <w:t xml:space="preserve">implementation of TGI in new systems </w:t>
      </w:r>
      <w:r>
        <w:rPr>
          <w:rFonts w:ascii="Times New Roman" w:eastAsia="Times New Roman" w:hAnsi="Times New Roman" w:cs="Times New Roman"/>
          <w:sz w:val="24"/>
          <w:szCs w:val="24"/>
        </w:rPr>
        <w:t>will ultimately be more successful if researchers have</w:t>
      </w:r>
      <w:r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w:t>
      </w:r>
      <w:r w:rsidRPr="00E244CD">
        <w:rPr>
          <w:rFonts w:ascii="Times New Roman" w:eastAsia="Times New Roman" w:hAnsi="Times New Roman" w:cs="Times New Roman"/>
          <w:i/>
          <w:iCs/>
          <w:sz w:val="24"/>
          <w:szCs w:val="24"/>
        </w:rPr>
        <w:t>a priori</w:t>
      </w:r>
      <w:r w:rsidRPr="00E244CD">
        <w:rPr>
          <w:rFonts w:ascii="Times New Roman" w:eastAsia="Times New Roman" w:hAnsi="Times New Roman" w:cs="Times New Roman"/>
          <w:sz w:val="24"/>
          <w:szCs w:val="24"/>
        </w:rPr>
        <w:t xml:space="preserve"> understanding of the population dynamics </w:t>
      </w:r>
      <w:r>
        <w:rPr>
          <w:rFonts w:ascii="Times New Roman" w:eastAsia="Times New Roman" w:hAnsi="Times New Roman" w:cs="Times New Roman"/>
          <w:sz w:val="24"/>
          <w:szCs w:val="24"/>
        </w:rPr>
        <w:t xml:space="preserve">of their system </w:t>
      </w:r>
      <w:r w:rsidRPr="00E244CD">
        <w:rPr>
          <w:rFonts w:ascii="Times New Roman" w:eastAsia="Times New Roman" w:hAnsi="Times New Roman" w:cs="Times New Roman"/>
          <w:sz w:val="24"/>
          <w:szCs w:val="24"/>
        </w:rPr>
        <w:t>and the nature and scale of possible disturbances in the</w:t>
      </w:r>
      <w:r>
        <w:rPr>
          <w:rFonts w:ascii="Times New Roman" w:eastAsia="Times New Roman" w:hAnsi="Times New Roman" w:cs="Times New Roman"/>
          <w:sz w:val="24"/>
          <w:szCs w:val="24"/>
        </w:rPr>
        <w:t xml:space="preserve">ir </w:t>
      </w:r>
      <w:r w:rsidRPr="00E244CD">
        <w:rPr>
          <w:rFonts w:ascii="Times New Roman" w:eastAsia="Times New Roman" w:hAnsi="Times New Roman" w:cs="Times New Roman"/>
          <w:sz w:val="24"/>
          <w:szCs w:val="24"/>
        </w:rPr>
        <w:t xml:space="preserve">study area. Indeed, this </w:t>
      </w:r>
      <w:r>
        <w:rPr>
          <w:rFonts w:ascii="Times New Roman" w:eastAsia="Times New Roman" w:hAnsi="Times New Roman" w:cs="Times New Roman"/>
          <w:sz w:val="24"/>
          <w:szCs w:val="24"/>
        </w:rPr>
        <w:t xml:space="preserve">prior knowledge </w:t>
      </w:r>
      <w:r w:rsidRPr="00E244CD">
        <w:rPr>
          <w:rFonts w:ascii="Times New Roman" w:eastAsia="Times New Roman" w:hAnsi="Times New Roman" w:cs="Times New Roman"/>
          <w:sz w:val="24"/>
          <w:szCs w:val="24"/>
        </w:rPr>
        <w:t xml:space="preserve">could help researchers </w:t>
      </w:r>
      <w:r>
        <w:rPr>
          <w:rFonts w:ascii="Times New Roman" w:eastAsia="Times New Roman" w:hAnsi="Times New Roman" w:cs="Times New Roman"/>
          <w:sz w:val="24"/>
          <w:szCs w:val="24"/>
        </w:rPr>
        <w:t>choose</w:t>
      </w:r>
      <w:r w:rsidRPr="00E244CD">
        <w:rPr>
          <w:rFonts w:ascii="Times New Roman" w:eastAsia="Times New Roman" w:hAnsi="Times New Roman" w:cs="Times New Roman"/>
          <w:sz w:val="24"/>
          <w:szCs w:val="24"/>
        </w:rPr>
        <w:t xml:space="preserve"> a range of </w:t>
      </w:r>
      <w:r>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threshold</w:t>
      </w:r>
      <w:r>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appropriate to their study system</w:t>
      </w:r>
      <w:r w:rsidRPr="00E244CD">
        <w:rPr>
          <w:rFonts w:ascii="Times New Roman" w:eastAsia="Times New Roman" w:hAnsi="Times New Roman" w:cs="Times New Roman"/>
          <w:sz w:val="24"/>
          <w:szCs w:val="24"/>
        </w:rPr>
        <w:t>. These values ultimately represent trade-offs in potential conservation costs</w:t>
      </w:r>
      <w:r>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and it </w:t>
      </w:r>
      <w:r>
        <w:rPr>
          <w:rFonts w:ascii="Times New Roman" w:eastAsia="Times New Roman" w:hAnsi="Times New Roman" w:cs="Times New Roman"/>
          <w:sz w:val="24"/>
          <w:szCs w:val="24"/>
        </w:rPr>
        <w:t>is therefore essential</w:t>
      </w:r>
      <w:r w:rsidRPr="00E244CD">
        <w:rPr>
          <w:rFonts w:ascii="Times New Roman" w:eastAsia="Times New Roman" w:hAnsi="Times New Roman" w:cs="Times New Roman"/>
          <w:sz w:val="24"/>
          <w:szCs w:val="24"/>
        </w:rPr>
        <w:t xml:space="preserve"> that researchers grasp their importance</w:t>
      </w:r>
      <w:r>
        <w:rPr>
          <w:rFonts w:ascii="Times New Roman" w:eastAsia="Times New Roman" w:hAnsi="Times New Roman" w:cs="Times New Roman"/>
          <w:sz w:val="24"/>
          <w:szCs w:val="24"/>
        </w:rPr>
        <w:t xml:space="preserve"> and choose these values deliberately</w:t>
      </w:r>
      <w:r w:rsidRPr="00E244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w:t>
      </w:r>
      <w:r w:rsidRPr="00E244CD">
        <w:rPr>
          <w:rFonts w:ascii="Times New Roman" w:eastAsia="Times New Roman" w:hAnsi="Times New Roman" w:cs="Times New Roman"/>
          <w:sz w:val="24"/>
          <w:szCs w:val="24"/>
        </w:rPr>
        <w:t xml:space="preserve">tricter (lower) values for the TGI </w:t>
      </w:r>
      <w:r w:rsidRPr="001E62F8">
        <w:rPr>
          <w:rFonts w:ascii="Times New Roman" w:eastAsia="Times New Roman" w:hAnsi="Times New Roman" w:cs="Times New Roman"/>
          <w:sz w:val="24"/>
          <w:szCs w:val="24"/>
        </w:rPr>
        <w:t>p</w:t>
      </w:r>
      <w:r w:rsidRPr="00E244CD">
        <w:rPr>
          <w:rFonts w:ascii="Times New Roman" w:eastAsia="Times New Roman" w:hAnsi="Times New Roman" w:cs="Times New Roman"/>
          <w:sz w:val="24"/>
          <w:szCs w:val="24"/>
        </w:rPr>
        <w:t xml:space="preserve">-value threshold expectedly result in a lower FPR but may also result in a higher FNR (lower power). </w:t>
      </w:r>
      <w:r w:rsidRPr="00E244CD">
        <w:rPr>
          <w:rFonts w:ascii="Times New Roman" w:hAnsi="Times New Roman" w:cs="Times New Roman"/>
          <w:sz w:val="24"/>
          <w:szCs w:val="24"/>
        </w:rPr>
        <w:t xml:space="preserve">Identifying the most sensible threshold for a chosen objective would be valuable to better understand the trade-offs of different sampling schemes in specific </w:t>
      </w:r>
      <w:commentRangeStart w:id="238"/>
      <w:r w:rsidRPr="00E244CD">
        <w:rPr>
          <w:rFonts w:ascii="Times New Roman" w:hAnsi="Times New Roman" w:cs="Times New Roman"/>
          <w:sz w:val="24"/>
          <w:szCs w:val="24"/>
        </w:rPr>
        <w:t>systems</w:t>
      </w:r>
      <w:commentRangeEnd w:id="238"/>
      <w:r w:rsidR="008C196C">
        <w:rPr>
          <w:rStyle w:val="CommentReference"/>
        </w:rPr>
        <w:commentReference w:id="238"/>
      </w:r>
      <w:r w:rsidRPr="00E244CD">
        <w:rPr>
          <w:rFonts w:ascii="Times New Roman" w:hAnsi="Times New Roman" w:cs="Times New Roman"/>
          <w:sz w:val="24"/>
          <w:szCs w:val="24"/>
        </w:rPr>
        <w:t xml:space="preserve">. </w:t>
      </w:r>
      <w:r w:rsidRPr="00E244CD">
        <w:rPr>
          <w:rFonts w:ascii="Times New Roman" w:eastAsia="Times New Roman" w:hAnsi="Times New Roman" w:cs="Times New Roman"/>
          <w:sz w:val="24"/>
          <w:szCs w:val="24"/>
        </w:rPr>
        <w:t>For example,</w:t>
      </w:r>
      <w:r w:rsidRPr="00E244CD">
        <w:rPr>
          <w:rFonts w:ascii="Times New Roman" w:eastAsia="Times New Roman" w:hAnsi="Times New Roman" w:cs="Times New Roman"/>
          <w:i/>
          <w:sz w:val="24"/>
          <w:szCs w:val="24"/>
        </w:rPr>
        <w:t xml:space="preserve"> </w:t>
      </w:r>
      <w:ins w:id="239" w:author="Patrick" w:date="2020-11-20T12:52:00Z">
        <w:r w:rsidR="008C196C" w:rsidRPr="008C196C">
          <w:rPr>
            <w:rFonts w:ascii="Times New Roman" w:eastAsia="Times New Roman" w:hAnsi="Times New Roman" w:cs="Times New Roman"/>
            <w:iCs/>
            <w:sz w:val="24"/>
            <w:szCs w:val="24"/>
          </w:rPr>
          <w:t>in</w:t>
        </w:r>
        <w:r w:rsidR="008C196C">
          <w:rPr>
            <w:rFonts w:ascii="Times New Roman" w:eastAsia="Times New Roman" w:hAnsi="Times New Roman" w:cs="Times New Roman"/>
            <w:i/>
            <w:sz w:val="24"/>
            <w:szCs w:val="24"/>
          </w:rPr>
          <w:t xml:space="preserve"> </w:t>
        </w:r>
      </w:ins>
      <w:r>
        <w:rPr>
          <w:rFonts w:ascii="Times New Roman" w:eastAsia="Times New Roman" w:hAnsi="Times New Roman" w:cs="Times New Roman"/>
          <w:sz w:val="24"/>
          <w:szCs w:val="24"/>
        </w:rPr>
        <w:t xml:space="preserve">some </w:t>
      </w:r>
      <w:ins w:id="240" w:author="Patrick" w:date="2020-11-20T12:53:00Z">
        <w:r w:rsidR="008C196C">
          <w:rPr>
            <w:rFonts w:ascii="Times New Roman" w:eastAsia="Times New Roman" w:hAnsi="Times New Roman" w:cs="Times New Roman"/>
            <w:sz w:val="24"/>
            <w:szCs w:val="24"/>
          </w:rPr>
          <w:t xml:space="preserve">cases it may be desirable </w:t>
        </w:r>
      </w:ins>
      <w:del w:id="241" w:author="Patrick" w:date="2020-11-20T12:53:00Z">
        <w:r w:rsidDel="008C196C">
          <w:rPr>
            <w:rFonts w:ascii="Times New Roman" w:eastAsia="Times New Roman" w:hAnsi="Times New Roman" w:cs="Times New Roman"/>
            <w:sz w:val="24"/>
            <w:szCs w:val="24"/>
          </w:rPr>
          <w:delText xml:space="preserve">researchers may wish </w:delText>
        </w:r>
      </w:del>
      <w:r>
        <w:rPr>
          <w:rFonts w:ascii="Times New Roman" w:eastAsia="Times New Roman" w:hAnsi="Times New Roman" w:cs="Times New Roman"/>
          <w:sz w:val="24"/>
          <w:szCs w:val="24"/>
        </w:rPr>
        <w:t xml:space="preserve">to </w:t>
      </w:r>
      <w:del w:id="242" w:author="Patrick" w:date="2020-11-20T12:53:00Z">
        <w:r w:rsidDel="008C196C">
          <w:rPr>
            <w:rFonts w:ascii="Times New Roman" w:eastAsia="Times New Roman" w:hAnsi="Times New Roman" w:cs="Times New Roman"/>
            <w:sz w:val="24"/>
            <w:szCs w:val="24"/>
          </w:rPr>
          <w:delText xml:space="preserve">prioritize </w:delText>
        </w:r>
      </w:del>
      <w:ins w:id="243" w:author="Patrick" w:date="2020-11-20T12:53:00Z">
        <w:r w:rsidR="008C196C">
          <w:rPr>
            <w:rFonts w:ascii="Times New Roman" w:eastAsia="Times New Roman" w:hAnsi="Times New Roman" w:cs="Times New Roman"/>
            <w:sz w:val="24"/>
            <w:szCs w:val="24"/>
          </w:rPr>
          <w:t xml:space="preserve">minimize </w:t>
        </w:r>
      </w:ins>
      <w:del w:id="244" w:author="Patrick" w:date="2020-11-20T12:53:00Z">
        <w:r w:rsidRPr="00E244CD" w:rsidDel="008C196C">
          <w:rPr>
            <w:rFonts w:ascii="Times New Roman" w:eastAsia="Times New Roman" w:hAnsi="Times New Roman" w:cs="Times New Roman"/>
            <w:sz w:val="24"/>
            <w:szCs w:val="24"/>
          </w:rPr>
          <w:delText xml:space="preserve">avoiding </w:delText>
        </w:r>
      </w:del>
      <w:r w:rsidRPr="00E244CD">
        <w:rPr>
          <w:rFonts w:ascii="Times New Roman" w:eastAsia="Times New Roman" w:hAnsi="Times New Roman" w:cs="Times New Roman"/>
          <w:sz w:val="24"/>
          <w:szCs w:val="24"/>
        </w:rPr>
        <w:t xml:space="preserve">false negatives </w:t>
      </w:r>
      <w:ins w:id="245" w:author="Patrick" w:date="2020-11-20T12:53:00Z">
        <w:r w:rsidR="008C196C">
          <w:rPr>
            <w:rFonts w:ascii="Times New Roman" w:eastAsia="Times New Roman" w:hAnsi="Times New Roman" w:cs="Times New Roman"/>
            <w:sz w:val="24"/>
            <w:szCs w:val="24"/>
          </w:rPr>
          <w:t xml:space="preserve">relative to </w:t>
        </w:r>
      </w:ins>
      <w:del w:id="246" w:author="Patrick" w:date="2020-11-20T12:53:00Z">
        <w:r w:rsidRPr="00E244CD" w:rsidDel="008C196C">
          <w:rPr>
            <w:rFonts w:ascii="Times New Roman" w:eastAsia="Times New Roman" w:hAnsi="Times New Roman" w:cs="Times New Roman"/>
            <w:sz w:val="24"/>
            <w:szCs w:val="24"/>
          </w:rPr>
          <w:delText xml:space="preserve">rather than </w:delText>
        </w:r>
      </w:del>
      <w:r w:rsidRPr="00E244CD">
        <w:rPr>
          <w:rFonts w:ascii="Times New Roman" w:eastAsia="Times New Roman" w:hAnsi="Times New Roman" w:cs="Times New Roman"/>
          <w:sz w:val="24"/>
          <w:szCs w:val="24"/>
        </w:rPr>
        <w:t>false positives</w:t>
      </w:r>
      <w:r>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thus</w:t>
      </w:r>
      <w:r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w:t>
      </w:r>
      <w:r w:rsidRPr="00E244CD">
        <w:rPr>
          <w:rFonts w:ascii="Times New Roman" w:eastAsia="Times New Roman" w:hAnsi="Times New Roman" w:cs="Times New Roman"/>
          <w:sz w:val="24"/>
          <w:szCs w:val="24"/>
        </w:rPr>
        <w:t>sur</w:t>
      </w:r>
      <w:r>
        <w:rPr>
          <w:rFonts w:ascii="Times New Roman" w:eastAsia="Times New Roman" w:hAnsi="Times New Roman" w:cs="Times New Roman"/>
          <w:sz w:val="24"/>
          <w:szCs w:val="24"/>
        </w:rPr>
        <w:t>ing that</w:t>
      </w:r>
      <w:r w:rsidRPr="00E244CD">
        <w:rPr>
          <w:rFonts w:ascii="Times New Roman" w:eastAsia="Times New Roman" w:hAnsi="Times New Roman" w:cs="Times New Roman"/>
          <w:sz w:val="24"/>
          <w:szCs w:val="24"/>
        </w:rPr>
        <w:t xml:space="preserve"> we detect all the affected populations no matter the cost of detecting, and </w:t>
      </w:r>
      <w:r>
        <w:rPr>
          <w:rFonts w:ascii="Times New Roman" w:eastAsia="Times New Roman" w:hAnsi="Times New Roman" w:cs="Times New Roman"/>
          <w:sz w:val="24"/>
          <w:szCs w:val="24"/>
        </w:rPr>
        <w:t xml:space="preserve">therefore </w:t>
      </w:r>
      <w:r w:rsidRPr="00E244CD">
        <w:rPr>
          <w:rFonts w:ascii="Times New Roman" w:eastAsia="Times New Roman" w:hAnsi="Times New Roman" w:cs="Times New Roman"/>
          <w:sz w:val="24"/>
          <w:szCs w:val="24"/>
        </w:rPr>
        <w:t>monitoring</w:t>
      </w:r>
      <w:r>
        <w:rPr>
          <w:rFonts w:ascii="Times New Roman" w:eastAsia="Times New Roman" w:hAnsi="Times New Roman" w:cs="Times New Roman"/>
          <w:sz w:val="24"/>
          <w:szCs w:val="24"/>
        </w:rPr>
        <w:t xml:space="preserve"> and </w:t>
      </w:r>
      <w:r w:rsidRPr="00E244CD">
        <w:rPr>
          <w:rFonts w:ascii="Times New Roman" w:eastAsia="Times New Roman" w:hAnsi="Times New Roman" w:cs="Times New Roman"/>
          <w:sz w:val="24"/>
          <w:szCs w:val="24"/>
        </w:rPr>
        <w:t xml:space="preserve">preserving, some populations which do not need </w:t>
      </w:r>
      <w:r>
        <w:rPr>
          <w:rFonts w:ascii="Times New Roman" w:eastAsia="Times New Roman" w:hAnsi="Times New Roman" w:cs="Times New Roman"/>
          <w:sz w:val="24"/>
          <w:szCs w:val="24"/>
        </w:rPr>
        <w:t>preservation</w:t>
      </w:r>
      <w:r w:rsidRPr="00E244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46805735" w14:textId="7CA1701F" w:rsidR="00F0721A" w:rsidDel="008C196C" w:rsidRDefault="00F0721A" w:rsidP="00182E94">
      <w:pPr>
        <w:spacing w:after="240" w:line="276" w:lineRule="auto"/>
        <w:rPr>
          <w:del w:id="247" w:author="Patrick" w:date="2020-11-20T12:54:00Z"/>
          <w:rFonts w:ascii="Times New Roman" w:eastAsia="Times New Roman" w:hAnsi="Times New Roman" w:cs="Times New Roman"/>
          <w:sz w:val="24"/>
          <w:szCs w:val="24"/>
        </w:rPr>
      </w:pPr>
      <w:del w:id="248" w:author="Patrick" w:date="2020-11-20T12:54:00Z">
        <w:r w:rsidDel="008C196C">
          <w:rPr>
            <w:rFonts w:ascii="Times New Roman" w:eastAsia="Times New Roman" w:hAnsi="Times New Roman" w:cs="Times New Roman"/>
            <w:sz w:val="24"/>
            <w:szCs w:val="24"/>
          </w:rPr>
          <w:delText>A</w:delText>
        </w:r>
        <w:r w:rsidRPr="00E244CD" w:rsidDel="008C196C">
          <w:rPr>
            <w:rFonts w:ascii="Times New Roman" w:eastAsia="Times New Roman" w:hAnsi="Times New Roman" w:cs="Times New Roman"/>
            <w:sz w:val="24"/>
            <w:szCs w:val="24"/>
          </w:rPr>
          <w:delText xml:space="preserve">s we have demonstrated </w:delText>
        </w:r>
        <w:r w:rsidDel="008C196C">
          <w:rPr>
            <w:rFonts w:ascii="Times New Roman" w:eastAsia="Times New Roman" w:hAnsi="Times New Roman" w:cs="Times New Roman"/>
            <w:sz w:val="24"/>
            <w:szCs w:val="24"/>
          </w:rPr>
          <w:delText>in this study,</w:delText>
        </w:r>
        <w:r w:rsidRPr="00E244CD" w:rsidDel="008C196C">
          <w:rPr>
            <w:rFonts w:ascii="Times New Roman" w:eastAsia="Times New Roman" w:hAnsi="Times New Roman" w:cs="Times New Roman"/>
            <w:sz w:val="24"/>
            <w:szCs w:val="24"/>
          </w:rPr>
          <w:delText xml:space="preserve"> </w:delText>
        </w:r>
        <w:r w:rsidDel="008C196C">
          <w:rPr>
            <w:rFonts w:ascii="Times New Roman" w:eastAsia="Times New Roman" w:hAnsi="Times New Roman" w:cs="Times New Roman"/>
            <w:sz w:val="24"/>
            <w:szCs w:val="24"/>
          </w:rPr>
          <w:delText>s</w:delText>
        </w:r>
        <w:r w:rsidRPr="00E244CD" w:rsidDel="008C196C">
          <w:rPr>
            <w:rFonts w:ascii="Times New Roman" w:eastAsia="Times New Roman" w:hAnsi="Times New Roman" w:cs="Times New Roman"/>
            <w:sz w:val="24"/>
            <w:szCs w:val="24"/>
          </w:rPr>
          <w:delText xml:space="preserve">imulation is a powerful tool for investigating how demography and spatial context influence population genetic dynamics </w:delText>
        </w:r>
        <w:r w:rsidRPr="00E244CD" w:rsidDel="008C196C">
          <w:rPr>
            <w:rFonts w:ascii="Times New Roman" w:eastAsia="Times New Roman" w:hAnsi="Times New Roman" w:cs="Times New Roman"/>
            <w:sz w:val="24"/>
            <w:szCs w:val="24"/>
          </w:rPr>
          <w:fldChar w:fldCharType="begin" w:fldLock="1"/>
        </w:r>
        <w:r w:rsidDel="008C196C">
          <w:rPr>
            <w:rFonts w:ascii="Times New Roman" w:eastAsia="Times New Roman" w:hAnsi="Times New Roman" w:cs="Times New Roman"/>
            <w:sz w:val="24"/>
            <w:szCs w:val="24"/>
          </w:rPr>
          <w:del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delInstrText>
        </w:r>
        <w:r w:rsidRPr="00E244CD" w:rsidDel="008C196C">
          <w:rPr>
            <w:rFonts w:ascii="Times New Roman" w:eastAsia="Times New Roman" w:hAnsi="Times New Roman" w:cs="Times New Roman"/>
            <w:sz w:val="24"/>
            <w:szCs w:val="24"/>
          </w:rPr>
          <w:fldChar w:fldCharType="separate"/>
        </w:r>
        <w:r w:rsidRPr="0062227C" w:rsidDel="008C196C">
          <w:rPr>
            <w:rFonts w:ascii="Times New Roman" w:eastAsia="Times New Roman" w:hAnsi="Times New Roman" w:cs="Times New Roman"/>
            <w:noProof/>
            <w:sz w:val="24"/>
            <w:szCs w:val="24"/>
          </w:rPr>
          <w:delText>(Epperson et al., 2010)</w:delText>
        </w:r>
        <w:r w:rsidRPr="00E244CD" w:rsidDel="008C196C">
          <w:rPr>
            <w:rFonts w:ascii="Times New Roman" w:eastAsia="Times New Roman" w:hAnsi="Times New Roman" w:cs="Times New Roman"/>
            <w:sz w:val="24"/>
            <w:szCs w:val="24"/>
          </w:rPr>
          <w:fldChar w:fldCharType="end"/>
        </w:r>
        <w:r w:rsidDel="008C196C">
          <w:rPr>
            <w:rFonts w:ascii="Times New Roman" w:eastAsia="Times New Roman" w:hAnsi="Times New Roman" w:cs="Times New Roman"/>
            <w:sz w:val="24"/>
            <w:szCs w:val="24"/>
          </w:rPr>
          <w:delText xml:space="preserve">, and simulations </w:delText>
        </w:r>
        <w:r w:rsidRPr="00E244CD" w:rsidDel="008C196C">
          <w:rPr>
            <w:rFonts w:ascii="Times New Roman" w:eastAsia="Times New Roman" w:hAnsi="Times New Roman" w:cs="Times New Roman"/>
            <w:sz w:val="24"/>
            <w:szCs w:val="24"/>
          </w:rPr>
          <w:delText>can be used to help identify appropriate threshold values. Several programs</w:delText>
        </w:r>
        <w:r w:rsidDel="008C196C">
          <w:rPr>
            <w:rFonts w:ascii="Times New Roman" w:eastAsia="Times New Roman" w:hAnsi="Times New Roman" w:cs="Times New Roman"/>
            <w:sz w:val="24"/>
            <w:szCs w:val="24"/>
          </w:rPr>
          <w:delText>,</w:delText>
        </w:r>
        <w:r w:rsidRPr="00E244CD" w:rsidDel="008C196C">
          <w:rPr>
            <w:rFonts w:ascii="Times New Roman" w:eastAsia="Times New Roman" w:hAnsi="Times New Roman" w:cs="Times New Roman"/>
            <w:sz w:val="24"/>
            <w:szCs w:val="24"/>
          </w:rPr>
          <w:delText xml:space="preserve"> </w:delText>
        </w:r>
        <w:r w:rsidDel="008C196C">
          <w:rPr>
            <w:rFonts w:ascii="Times New Roman" w:eastAsia="Times New Roman" w:hAnsi="Times New Roman" w:cs="Times New Roman"/>
            <w:sz w:val="24"/>
            <w:szCs w:val="24"/>
          </w:rPr>
          <w:delText xml:space="preserve">including </w:delText>
        </w:r>
        <w:r w:rsidRPr="00E244CD" w:rsidDel="008C196C">
          <w:rPr>
            <w:rFonts w:ascii="Times New Roman" w:eastAsia="Times New Roman" w:hAnsi="Times New Roman" w:cs="Times New Roman"/>
            <w:i/>
            <w:sz w:val="24"/>
            <w:szCs w:val="24"/>
          </w:rPr>
          <w:delText>CDMetaPOP</w:delText>
        </w:r>
        <w:r w:rsidRPr="00E244CD" w:rsidDel="008C196C">
          <w:rPr>
            <w:rFonts w:ascii="Times New Roman" w:eastAsia="Times New Roman" w:hAnsi="Times New Roman" w:cs="Times New Roman"/>
            <w:sz w:val="24"/>
            <w:szCs w:val="24"/>
          </w:rPr>
          <w:delText xml:space="preserve"> </w:delText>
        </w:r>
        <w:r w:rsidRPr="00E244CD" w:rsidDel="008C196C">
          <w:rPr>
            <w:rFonts w:ascii="Times New Roman" w:eastAsia="Times New Roman" w:hAnsi="Times New Roman" w:cs="Times New Roman"/>
            <w:sz w:val="24"/>
            <w:szCs w:val="24"/>
          </w:rPr>
          <w:fldChar w:fldCharType="begin" w:fldLock="1"/>
        </w:r>
        <w:r w:rsidDel="008C196C">
          <w:rPr>
            <w:rFonts w:ascii="Times New Roman" w:eastAsia="Times New Roman" w:hAnsi="Times New Roman" w:cs="Times New Roman"/>
            <w:sz w:val="24"/>
            <w:szCs w:val="24"/>
          </w:rPr>
          <w:del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delInstrText>
        </w:r>
        <w:r w:rsidRPr="00E244CD" w:rsidDel="008C196C">
          <w:rPr>
            <w:rFonts w:ascii="Times New Roman" w:eastAsia="Times New Roman" w:hAnsi="Times New Roman" w:cs="Times New Roman"/>
            <w:sz w:val="24"/>
            <w:szCs w:val="24"/>
          </w:rPr>
          <w:fldChar w:fldCharType="separate"/>
        </w:r>
        <w:r w:rsidRPr="0062227C" w:rsidDel="008C196C">
          <w:rPr>
            <w:rFonts w:ascii="Times New Roman" w:eastAsia="Times New Roman" w:hAnsi="Times New Roman" w:cs="Times New Roman"/>
            <w:noProof/>
            <w:sz w:val="24"/>
            <w:szCs w:val="24"/>
          </w:rPr>
          <w:delText>(Landguth, Bearlin, et al., 2017)</w:delText>
        </w:r>
        <w:r w:rsidRPr="00E244CD" w:rsidDel="008C196C">
          <w:rPr>
            <w:rFonts w:ascii="Times New Roman" w:eastAsia="Times New Roman" w:hAnsi="Times New Roman" w:cs="Times New Roman"/>
            <w:sz w:val="24"/>
            <w:szCs w:val="24"/>
          </w:rPr>
          <w:fldChar w:fldCharType="end"/>
        </w:r>
        <w:r w:rsidRPr="00E244CD" w:rsidDel="008C196C">
          <w:rPr>
            <w:rFonts w:ascii="Times New Roman" w:eastAsia="Times New Roman" w:hAnsi="Times New Roman" w:cs="Times New Roman"/>
            <w:sz w:val="24"/>
            <w:szCs w:val="24"/>
          </w:rPr>
          <w:delText xml:space="preserve">, </w:delText>
        </w:r>
        <w:r w:rsidRPr="00E244CD" w:rsidDel="008C196C">
          <w:rPr>
            <w:rFonts w:ascii="Times New Roman" w:eastAsia="Times New Roman" w:hAnsi="Times New Roman" w:cs="Times New Roman"/>
            <w:i/>
            <w:sz w:val="24"/>
            <w:szCs w:val="24"/>
          </w:rPr>
          <w:delText>Nemo</w:delText>
        </w:r>
        <w:r w:rsidRPr="00E244CD" w:rsidDel="008C196C">
          <w:rPr>
            <w:rFonts w:ascii="Times New Roman" w:eastAsia="Times New Roman" w:hAnsi="Times New Roman" w:cs="Times New Roman"/>
            <w:sz w:val="24"/>
            <w:szCs w:val="24"/>
          </w:rPr>
          <w:delText xml:space="preserve"> </w:delText>
        </w:r>
        <w:r w:rsidRPr="00E244CD" w:rsidDel="008C196C">
          <w:rPr>
            <w:rFonts w:ascii="Times New Roman" w:eastAsia="Times New Roman" w:hAnsi="Times New Roman" w:cs="Times New Roman"/>
            <w:sz w:val="24"/>
            <w:szCs w:val="24"/>
          </w:rPr>
          <w:fldChar w:fldCharType="begin" w:fldLock="1"/>
        </w:r>
        <w:r w:rsidDel="008C196C">
          <w:rPr>
            <w:rFonts w:ascii="Times New Roman" w:eastAsia="Times New Roman" w:hAnsi="Times New Roman" w:cs="Times New Roman"/>
            <w:sz w:val="24"/>
            <w:szCs w:val="24"/>
          </w:rPr>
          <w:del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delInstrText>
        </w:r>
        <w:r w:rsidRPr="00E244CD" w:rsidDel="008C196C">
          <w:rPr>
            <w:rFonts w:ascii="Times New Roman" w:eastAsia="Times New Roman" w:hAnsi="Times New Roman" w:cs="Times New Roman"/>
            <w:sz w:val="24"/>
            <w:szCs w:val="24"/>
          </w:rPr>
          <w:fldChar w:fldCharType="separate"/>
        </w:r>
        <w:r w:rsidRPr="0062227C" w:rsidDel="008C196C">
          <w:rPr>
            <w:rFonts w:ascii="Times New Roman" w:eastAsia="Times New Roman" w:hAnsi="Times New Roman" w:cs="Times New Roman"/>
            <w:noProof/>
            <w:sz w:val="24"/>
            <w:szCs w:val="24"/>
          </w:rPr>
          <w:delText>(Guillaume &amp; Rougemont, 2006)</w:delText>
        </w:r>
        <w:r w:rsidRPr="00E244CD" w:rsidDel="008C196C">
          <w:rPr>
            <w:rFonts w:ascii="Times New Roman" w:eastAsia="Times New Roman" w:hAnsi="Times New Roman" w:cs="Times New Roman"/>
            <w:sz w:val="24"/>
            <w:szCs w:val="24"/>
          </w:rPr>
          <w:fldChar w:fldCharType="end"/>
        </w:r>
        <w:r w:rsidRPr="00E244CD" w:rsidDel="008C196C">
          <w:rPr>
            <w:rFonts w:ascii="Times New Roman" w:eastAsia="Times New Roman" w:hAnsi="Times New Roman" w:cs="Times New Roman"/>
            <w:sz w:val="24"/>
            <w:szCs w:val="24"/>
          </w:rPr>
          <w:delText xml:space="preserve">, </w:delText>
        </w:r>
        <w:r w:rsidRPr="00E244CD" w:rsidDel="008C196C">
          <w:rPr>
            <w:rFonts w:ascii="Times New Roman" w:eastAsia="Times New Roman" w:hAnsi="Times New Roman" w:cs="Times New Roman"/>
            <w:i/>
            <w:sz w:val="24"/>
            <w:szCs w:val="24"/>
          </w:rPr>
          <w:delText>SPLATCHE</w:delText>
        </w:r>
        <w:r w:rsidRPr="00E244CD" w:rsidDel="008C196C">
          <w:rPr>
            <w:rFonts w:ascii="Times New Roman" w:eastAsia="Times New Roman" w:hAnsi="Times New Roman" w:cs="Times New Roman"/>
            <w:sz w:val="24"/>
            <w:szCs w:val="24"/>
          </w:rPr>
          <w:delText xml:space="preserve"> </w:delText>
        </w:r>
        <w:r w:rsidRPr="00E244CD" w:rsidDel="008C196C">
          <w:rPr>
            <w:rFonts w:ascii="Times New Roman" w:eastAsia="Times New Roman" w:hAnsi="Times New Roman" w:cs="Times New Roman"/>
            <w:sz w:val="24"/>
            <w:szCs w:val="24"/>
          </w:rPr>
          <w:fldChar w:fldCharType="begin" w:fldLock="1"/>
        </w:r>
        <w:r w:rsidDel="008C196C">
          <w:rPr>
            <w:rFonts w:ascii="Times New Roman" w:eastAsia="Times New Roman" w:hAnsi="Times New Roman" w:cs="Times New Roman"/>
            <w:sz w:val="24"/>
            <w:szCs w:val="24"/>
          </w:rPr>
          <w:del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delInstrText>
        </w:r>
        <w:r w:rsidRPr="00E244CD" w:rsidDel="008C196C">
          <w:rPr>
            <w:rFonts w:ascii="Times New Roman" w:eastAsia="Times New Roman" w:hAnsi="Times New Roman" w:cs="Times New Roman"/>
            <w:sz w:val="24"/>
            <w:szCs w:val="24"/>
          </w:rPr>
          <w:fldChar w:fldCharType="separate"/>
        </w:r>
        <w:r w:rsidRPr="0062227C" w:rsidDel="008C196C">
          <w:rPr>
            <w:rFonts w:ascii="Times New Roman" w:eastAsia="Times New Roman" w:hAnsi="Times New Roman" w:cs="Times New Roman"/>
            <w:noProof/>
            <w:sz w:val="24"/>
            <w:szCs w:val="24"/>
          </w:rPr>
          <w:delText>(Currat, Ray, &amp; Excoffier, 2004)</w:delText>
        </w:r>
        <w:r w:rsidRPr="00E244CD" w:rsidDel="008C196C">
          <w:rPr>
            <w:rFonts w:ascii="Times New Roman" w:eastAsia="Times New Roman" w:hAnsi="Times New Roman" w:cs="Times New Roman"/>
            <w:sz w:val="24"/>
            <w:szCs w:val="24"/>
          </w:rPr>
          <w:fldChar w:fldCharType="end"/>
        </w:r>
        <w:r w:rsidRPr="00E244CD" w:rsidDel="008C196C">
          <w:rPr>
            <w:rFonts w:ascii="Times New Roman" w:eastAsia="Times New Roman" w:hAnsi="Times New Roman" w:cs="Times New Roman"/>
            <w:sz w:val="24"/>
            <w:szCs w:val="24"/>
          </w:rPr>
          <w:delText xml:space="preserve">, </w:delText>
        </w:r>
        <w:r w:rsidDel="008C196C">
          <w:rPr>
            <w:rFonts w:ascii="Times New Roman" w:eastAsia="Times New Roman" w:hAnsi="Times New Roman" w:cs="Times New Roman"/>
            <w:sz w:val="24"/>
            <w:szCs w:val="24"/>
          </w:rPr>
          <w:delText>and</w:delText>
        </w:r>
        <w:r w:rsidRPr="00E244CD" w:rsidDel="008C196C">
          <w:rPr>
            <w:rFonts w:ascii="Times New Roman" w:eastAsia="Times New Roman" w:hAnsi="Times New Roman" w:cs="Times New Roman"/>
            <w:sz w:val="24"/>
            <w:szCs w:val="24"/>
          </w:rPr>
          <w:delText xml:space="preserve"> </w:delText>
        </w:r>
        <w:r w:rsidRPr="00E244CD" w:rsidDel="008C196C">
          <w:rPr>
            <w:rFonts w:ascii="Times New Roman" w:eastAsia="Times New Roman" w:hAnsi="Times New Roman" w:cs="Times New Roman"/>
            <w:i/>
            <w:sz w:val="24"/>
            <w:szCs w:val="24"/>
          </w:rPr>
          <w:delText>SLIM</w:delText>
        </w:r>
        <w:r w:rsidRPr="00E244CD" w:rsidDel="008C196C">
          <w:rPr>
            <w:rFonts w:ascii="Times New Roman" w:eastAsia="Times New Roman" w:hAnsi="Times New Roman" w:cs="Times New Roman"/>
            <w:sz w:val="24"/>
            <w:szCs w:val="24"/>
          </w:rPr>
          <w:delText xml:space="preserve"> </w:delText>
        </w:r>
        <w:r w:rsidRPr="00E244CD" w:rsidDel="008C196C">
          <w:rPr>
            <w:rFonts w:ascii="Times New Roman" w:eastAsia="Times New Roman" w:hAnsi="Times New Roman" w:cs="Times New Roman"/>
            <w:sz w:val="24"/>
            <w:szCs w:val="24"/>
          </w:rPr>
          <w:fldChar w:fldCharType="begin" w:fldLock="1"/>
        </w:r>
        <w:r w:rsidDel="008C196C">
          <w:rPr>
            <w:rFonts w:ascii="Times New Roman" w:eastAsia="Times New Roman" w:hAnsi="Times New Roman" w:cs="Times New Roman"/>
            <w:sz w:val="24"/>
            <w:szCs w:val="24"/>
          </w:rPr>
          <w:del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delInstrText>
        </w:r>
        <w:r w:rsidRPr="00E244CD" w:rsidDel="008C196C">
          <w:rPr>
            <w:rFonts w:ascii="Times New Roman" w:eastAsia="Times New Roman" w:hAnsi="Times New Roman" w:cs="Times New Roman"/>
            <w:sz w:val="24"/>
            <w:szCs w:val="24"/>
          </w:rPr>
          <w:fldChar w:fldCharType="separate"/>
        </w:r>
        <w:r w:rsidRPr="0062227C" w:rsidDel="008C196C">
          <w:rPr>
            <w:rFonts w:ascii="Times New Roman" w:eastAsia="Times New Roman" w:hAnsi="Times New Roman" w:cs="Times New Roman"/>
            <w:noProof/>
            <w:sz w:val="24"/>
            <w:szCs w:val="24"/>
          </w:rPr>
          <w:delText>(Haller &amp; Messer, 2019)</w:delText>
        </w:r>
        <w:r w:rsidRPr="00E244CD" w:rsidDel="008C196C">
          <w:rPr>
            <w:rFonts w:ascii="Times New Roman" w:eastAsia="Times New Roman" w:hAnsi="Times New Roman" w:cs="Times New Roman"/>
            <w:sz w:val="24"/>
            <w:szCs w:val="24"/>
          </w:rPr>
          <w:fldChar w:fldCharType="end"/>
        </w:r>
        <w:r w:rsidDel="008C196C">
          <w:rPr>
            <w:rFonts w:ascii="Times New Roman" w:eastAsia="Times New Roman" w:hAnsi="Times New Roman" w:cs="Times New Roman"/>
            <w:sz w:val="24"/>
            <w:szCs w:val="24"/>
          </w:rPr>
          <w:delText>,</w:delText>
        </w:r>
        <w:r w:rsidRPr="00E244CD" w:rsidDel="008C196C">
          <w:rPr>
            <w:rFonts w:ascii="Times New Roman" w:eastAsia="Times New Roman" w:hAnsi="Times New Roman" w:cs="Times New Roman"/>
            <w:sz w:val="24"/>
            <w:szCs w:val="24"/>
          </w:rPr>
          <w:delText xml:space="preserve"> provide flexible and sophisticated ways to implement such simulations. We expect greater sensitivity to threshold selection in systems that exhibit dramatic demographic fluctuations, as is the case </w:delText>
        </w:r>
        <w:r w:rsidDel="008C196C">
          <w:rPr>
            <w:rFonts w:ascii="Times New Roman" w:eastAsia="Times New Roman" w:hAnsi="Times New Roman" w:cs="Times New Roman"/>
            <w:sz w:val="24"/>
            <w:szCs w:val="24"/>
          </w:rPr>
          <w:delText>for</w:delText>
        </w:r>
        <w:r w:rsidRPr="00E244CD" w:rsidDel="008C196C">
          <w:rPr>
            <w:rFonts w:ascii="Times New Roman" w:eastAsia="Times New Roman" w:hAnsi="Times New Roman" w:cs="Times New Roman"/>
            <w:sz w:val="24"/>
            <w:szCs w:val="24"/>
          </w:rPr>
          <w:delText xml:space="preserve"> outbreaking or invasive species. Those systems would therefore benefit from a simulation study designed to </w:delText>
        </w:r>
        <w:r w:rsidDel="008C196C">
          <w:rPr>
            <w:rFonts w:ascii="Times New Roman" w:eastAsia="Times New Roman" w:hAnsi="Times New Roman" w:cs="Times New Roman"/>
            <w:sz w:val="24"/>
            <w:szCs w:val="24"/>
          </w:rPr>
          <w:delText>systematically identify</w:delText>
        </w:r>
        <w:r w:rsidRPr="00E244CD" w:rsidDel="008C196C">
          <w:rPr>
            <w:rFonts w:ascii="Times New Roman" w:eastAsia="Times New Roman" w:hAnsi="Times New Roman" w:cs="Times New Roman"/>
            <w:sz w:val="24"/>
            <w:szCs w:val="24"/>
          </w:rPr>
          <w:delText xml:space="preserve"> the most appropriate threshold for the analysis of empirical data, </w:delText>
        </w:r>
        <w:r w:rsidDel="008C196C">
          <w:rPr>
            <w:rFonts w:ascii="Times New Roman" w:eastAsia="Times New Roman" w:hAnsi="Times New Roman" w:cs="Times New Roman"/>
            <w:sz w:val="24"/>
            <w:szCs w:val="24"/>
          </w:rPr>
          <w:delText>rather than reliance on</w:delText>
        </w:r>
        <w:r w:rsidRPr="00E244CD" w:rsidDel="008C196C">
          <w:rPr>
            <w:rFonts w:ascii="Times New Roman" w:eastAsia="Times New Roman" w:hAnsi="Times New Roman" w:cs="Times New Roman"/>
            <w:sz w:val="24"/>
            <w:szCs w:val="24"/>
          </w:rPr>
          <w:delText xml:space="preserve"> </w:delText>
        </w:r>
        <w:r w:rsidDel="008C196C">
          <w:rPr>
            <w:rFonts w:ascii="Times New Roman" w:eastAsia="Times New Roman" w:hAnsi="Times New Roman" w:cs="Times New Roman"/>
            <w:sz w:val="24"/>
            <w:szCs w:val="24"/>
          </w:rPr>
          <w:delText>an arbitrary threshold.</w:delText>
        </w:r>
      </w:del>
    </w:p>
    <w:p w14:paraId="31E32012" w14:textId="4BA4BBB0" w:rsidR="00760250" w:rsidRPr="00E244CD" w:rsidRDefault="00760250" w:rsidP="00182E94">
      <w:pPr>
        <w:spacing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TGI was not designed as an alternative </w:t>
      </w:r>
      <w:del w:id="249" w:author="Patrick" w:date="2020-11-20T12:54:00Z">
        <w:r w:rsidRPr="00E244CD" w:rsidDel="008C196C">
          <w:rPr>
            <w:rFonts w:ascii="Times New Roman" w:eastAsia="Times New Roman" w:hAnsi="Times New Roman" w:cs="Times New Roman"/>
            <w:sz w:val="24"/>
            <w:szCs w:val="24"/>
          </w:rPr>
          <w:delText xml:space="preserve">to </w:delText>
        </w:r>
        <w:r w:rsidR="00520DE3" w:rsidRPr="00E244CD" w:rsidDel="008C196C">
          <w:rPr>
            <w:rFonts w:ascii="Times New Roman" w:eastAsia="Times New Roman" w:hAnsi="Times New Roman" w:cs="Times New Roman"/>
            <w:sz w:val="24"/>
            <w:szCs w:val="24"/>
          </w:rPr>
          <w:delText xml:space="preserve">the </w:delText>
        </w:r>
        <w:r w:rsidRPr="00E244CD" w:rsidDel="008C196C">
          <w:rPr>
            <w:rFonts w:ascii="Times New Roman" w:eastAsia="Times New Roman" w:hAnsi="Times New Roman" w:cs="Times New Roman"/>
            <w:sz w:val="24"/>
            <w:szCs w:val="24"/>
          </w:rPr>
          <w:delText xml:space="preserve">sophisticated and well-established methods </w:delText>
        </w:r>
      </w:del>
      <w:r w:rsidR="00520DE3" w:rsidRPr="00E244CD">
        <w:rPr>
          <w:rFonts w:ascii="Times New Roman" w:eastAsia="Times New Roman" w:hAnsi="Times New Roman" w:cs="Times New Roman"/>
          <w:sz w:val="24"/>
          <w:szCs w:val="24"/>
        </w:rPr>
        <w:t>for</w:t>
      </w:r>
      <w:r w:rsidRPr="00E244CD">
        <w:rPr>
          <w:rFonts w:ascii="Times New Roman" w:eastAsia="Times New Roman" w:hAnsi="Times New Roman" w:cs="Times New Roman"/>
          <w:sz w:val="24"/>
          <w:szCs w:val="24"/>
        </w:rPr>
        <w:t xml:space="preserve"> infer</w:t>
      </w:r>
      <w:r w:rsidR="00520DE3" w:rsidRPr="00E244CD">
        <w:rPr>
          <w:rFonts w:ascii="Times New Roman" w:eastAsia="Times New Roman" w:hAnsi="Times New Roman" w:cs="Times New Roman"/>
          <w:sz w:val="24"/>
          <w:szCs w:val="24"/>
        </w:rPr>
        <w:t>ring</w:t>
      </w:r>
      <w:r w:rsidRPr="00E244CD">
        <w:rPr>
          <w:rFonts w:ascii="Times New Roman" w:eastAsia="Times New Roman" w:hAnsi="Times New Roman" w:cs="Times New Roman"/>
          <w:sz w:val="24"/>
          <w:szCs w:val="24"/>
        </w:rPr>
        <w:t xml:space="preserve"> </w:t>
      </w:r>
      <w:r w:rsidR="00520DE3" w:rsidRPr="00E244CD">
        <w:rPr>
          <w:rFonts w:ascii="Times New Roman" w:eastAsia="Times New Roman" w:hAnsi="Times New Roman" w:cs="Times New Roman"/>
          <w:sz w:val="24"/>
          <w:szCs w:val="24"/>
        </w:rPr>
        <w:t xml:space="preserve">demographic history </w:t>
      </w:r>
      <w:r w:rsidRPr="00E244CD">
        <w:rPr>
          <w:rFonts w:ascii="Times New Roman" w:eastAsia="Times New Roman" w:hAnsi="Times New Roman" w:cs="Times New Roman"/>
          <w:sz w:val="24"/>
          <w:szCs w:val="24"/>
        </w:rPr>
        <w:t xml:space="preserve">from large genetic datasets collected at a single time. Instead, it was designed to help research teams </w:t>
      </w:r>
      <w:r w:rsidR="00F76398" w:rsidRPr="00E244CD">
        <w:rPr>
          <w:rFonts w:ascii="Times New Roman" w:eastAsia="Times New Roman" w:hAnsi="Times New Roman" w:cs="Times New Roman"/>
          <w:sz w:val="24"/>
          <w:szCs w:val="24"/>
        </w:rPr>
        <w:t xml:space="preserve">collecting </w:t>
      </w:r>
      <w:r w:rsidRPr="00E244CD">
        <w:rPr>
          <w:rFonts w:ascii="Times New Roman" w:eastAsia="Times New Roman" w:hAnsi="Times New Roman" w:cs="Times New Roman"/>
          <w:sz w:val="24"/>
          <w:szCs w:val="24"/>
        </w:rPr>
        <w:t>repeated samples fr</w:t>
      </w:r>
      <w:r w:rsidR="00F76398" w:rsidRPr="00E244CD">
        <w:rPr>
          <w:rFonts w:ascii="Times New Roman" w:eastAsia="Times New Roman" w:hAnsi="Times New Roman" w:cs="Times New Roman"/>
          <w:sz w:val="24"/>
          <w:szCs w:val="24"/>
        </w:rPr>
        <w:t>om</w:t>
      </w:r>
      <w:r w:rsidRPr="00E244CD">
        <w:rPr>
          <w:rFonts w:ascii="Times New Roman" w:eastAsia="Times New Roman" w:hAnsi="Times New Roman" w:cs="Times New Roman"/>
          <w:sz w:val="24"/>
          <w:szCs w:val="24"/>
        </w:rPr>
        <w:t xml:space="preserve"> non-model organisms with limited genotypic information, </w:t>
      </w:r>
      <w:r w:rsidR="00F76398" w:rsidRPr="00E244CD">
        <w:rPr>
          <w:rFonts w:ascii="Times New Roman" w:eastAsia="Times New Roman" w:hAnsi="Times New Roman" w:cs="Times New Roman"/>
          <w:sz w:val="24"/>
          <w:szCs w:val="24"/>
        </w:rPr>
        <w:t xml:space="preserve">and </w:t>
      </w:r>
      <w:r w:rsidR="00B96282">
        <w:rPr>
          <w:rFonts w:ascii="Times New Roman" w:eastAsia="Times New Roman" w:hAnsi="Times New Roman" w:cs="Times New Roman"/>
          <w:sz w:val="24"/>
          <w:szCs w:val="24"/>
        </w:rPr>
        <w:t>especially</w:t>
      </w:r>
      <w:r w:rsidR="00F76398" w:rsidRPr="00E244CD">
        <w:rPr>
          <w:rFonts w:ascii="Times New Roman" w:eastAsia="Times New Roman" w:hAnsi="Times New Roman" w:cs="Times New Roman"/>
          <w:sz w:val="24"/>
          <w:szCs w:val="24"/>
        </w:rPr>
        <w:t xml:space="preserve"> teams </w:t>
      </w:r>
      <w:r w:rsidRPr="00E244CD">
        <w:rPr>
          <w:rFonts w:ascii="Times New Roman" w:eastAsia="Times New Roman" w:hAnsi="Times New Roman" w:cs="Times New Roman"/>
          <w:sz w:val="24"/>
          <w:szCs w:val="24"/>
        </w:rPr>
        <w:t xml:space="preserve">wanting to compare new samples to older ones. Nonetheless, more work is needed to explore how the performance of TGI varies with </w:t>
      </w:r>
      <w:r w:rsidR="00F76398" w:rsidRPr="00E244CD">
        <w:rPr>
          <w:rFonts w:ascii="Times New Roman" w:eastAsia="Times New Roman" w:hAnsi="Times New Roman" w:cs="Times New Roman"/>
          <w:sz w:val="24"/>
          <w:szCs w:val="24"/>
        </w:rPr>
        <w:t>factors that were not tested in our simulations, including</w:t>
      </w:r>
      <w:r w:rsidRPr="00E244CD">
        <w:rPr>
          <w:rFonts w:ascii="Times New Roman" w:eastAsia="Times New Roman" w:hAnsi="Times New Roman" w:cs="Times New Roman"/>
          <w:sz w:val="24"/>
          <w:szCs w:val="24"/>
        </w:rPr>
        <w:t xml:space="preserve"> 1) </w:t>
      </w:r>
      <w:r w:rsidR="00F76398" w:rsidRPr="00E244CD">
        <w:rPr>
          <w:rFonts w:ascii="Times New Roman" w:eastAsia="Times New Roman" w:hAnsi="Times New Roman" w:cs="Times New Roman"/>
          <w:sz w:val="24"/>
          <w:szCs w:val="24"/>
        </w:rPr>
        <w:t xml:space="preserve">the chosen </w:t>
      </w:r>
      <w:r w:rsidRPr="00E244CD">
        <w:rPr>
          <w:rFonts w:ascii="Times New Roman" w:eastAsia="Times New Roman" w:hAnsi="Times New Roman" w:cs="Times New Roman"/>
          <w:sz w:val="24"/>
          <w:szCs w:val="24"/>
        </w:rPr>
        <w:t xml:space="preserve">genetic distance algorithm; 2) </w:t>
      </w:r>
      <w:commentRangeStart w:id="250"/>
      <w:r w:rsidRPr="00E244CD">
        <w:rPr>
          <w:rFonts w:ascii="Times New Roman" w:eastAsia="Times New Roman" w:hAnsi="Times New Roman" w:cs="Times New Roman"/>
          <w:sz w:val="24"/>
          <w:szCs w:val="24"/>
        </w:rPr>
        <w:t xml:space="preserve">spatial </w:t>
      </w:r>
      <w:commentRangeEnd w:id="250"/>
      <w:r w:rsidR="008C196C">
        <w:rPr>
          <w:rStyle w:val="CommentReference"/>
        </w:rPr>
        <w:commentReference w:id="250"/>
      </w:r>
      <w:r w:rsidRPr="00E244CD">
        <w:rPr>
          <w:rFonts w:ascii="Times New Roman" w:eastAsia="Times New Roman" w:hAnsi="Times New Roman" w:cs="Times New Roman"/>
          <w:sz w:val="24"/>
          <w:szCs w:val="24"/>
        </w:rPr>
        <w:t xml:space="preserve">autocorrelation in genetic legacies; 3) effective population size; and 4) spatial heterogeneity in landscape resistance to movement. </w:t>
      </w:r>
    </w:p>
    <w:p w14:paraId="1D46848E" w14:textId="77777777" w:rsidR="00760250" w:rsidRPr="00E244CD" w:rsidRDefault="00760250" w:rsidP="00182E94">
      <w:pPr>
        <w:pStyle w:val="Heading2"/>
        <w:spacing w:after="240" w:line="276" w:lineRule="auto"/>
      </w:pPr>
      <w:r w:rsidRPr="00E244CD">
        <w:rPr>
          <w:lang w:val="en-US"/>
        </w:rPr>
        <w:t>Conclusions</w:t>
      </w:r>
    </w:p>
    <w:p w14:paraId="3557FF3F" w14:textId="0008E492" w:rsidR="00760250" w:rsidRPr="00E244CD" w:rsidRDefault="00760250" w:rsidP="00182E94">
      <w:pPr>
        <w:spacing w:after="240" w:line="276" w:lineRule="auto"/>
        <w:rPr>
          <w:rFonts w:ascii="Times New Roman" w:eastAsia="Times New Roman" w:hAnsi="Times New Roman" w:cs="Times New Roman"/>
          <w:sz w:val="24"/>
          <w:szCs w:val="24"/>
        </w:rPr>
      </w:pPr>
      <w:commentRangeStart w:id="251"/>
      <w:r w:rsidRPr="00E244CD">
        <w:rPr>
          <w:rFonts w:ascii="Times New Roman" w:eastAsia="Times New Roman" w:hAnsi="Times New Roman" w:cs="Times New Roman"/>
          <w:sz w:val="24"/>
          <w:szCs w:val="24"/>
        </w:rPr>
        <w:t>Identifying</w:t>
      </w:r>
      <w:commentRangeEnd w:id="251"/>
      <w:r w:rsidR="008C196C">
        <w:rPr>
          <w:rStyle w:val="CommentReference"/>
        </w:rPr>
        <w:commentReference w:id="251"/>
      </w:r>
      <w:r w:rsidRPr="00E244CD">
        <w:rPr>
          <w:rFonts w:ascii="Times New Roman" w:eastAsia="Times New Roman" w:hAnsi="Times New Roman" w:cs="Times New Roman"/>
          <w:sz w:val="24"/>
          <w:szCs w:val="24"/>
        </w:rPr>
        <w:t xml:space="preserve"> changes in genetic diversity, beyond </w:t>
      </w:r>
      <w:r w:rsidR="00FE48FB">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expect</w:t>
      </w:r>
      <w:r w:rsidR="00FE48FB">
        <w:rPr>
          <w:rFonts w:ascii="Times New Roman" w:eastAsia="Times New Roman" w:hAnsi="Times New Roman" w:cs="Times New Roman"/>
          <w:sz w:val="24"/>
          <w:szCs w:val="24"/>
        </w:rPr>
        <w:t>ed changes</w:t>
      </w:r>
      <w:r w:rsidRPr="00E244CD">
        <w:rPr>
          <w:rFonts w:ascii="Times New Roman" w:eastAsia="Times New Roman" w:hAnsi="Times New Roman" w:cs="Times New Roman"/>
          <w:sz w:val="24"/>
          <w:szCs w:val="24"/>
        </w:rPr>
        <w:t xml:space="preserve"> due to background micro-evolutionary processes, can help researchers and conservation managers identify locations </w:t>
      </w:r>
      <w:r w:rsidR="00FE48FB">
        <w:rPr>
          <w:rFonts w:ascii="Times New Roman" w:eastAsia="Times New Roman" w:hAnsi="Times New Roman" w:cs="Times New Roman"/>
          <w:sz w:val="24"/>
          <w:szCs w:val="24"/>
        </w:rPr>
        <w:t xml:space="preserve">or populations </w:t>
      </w:r>
      <w:r w:rsidRPr="00E244CD">
        <w:rPr>
          <w:rFonts w:ascii="Times New Roman" w:eastAsia="Times New Roman" w:hAnsi="Times New Roman" w:cs="Times New Roman"/>
          <w:sz w:val="24"/>
          <w:szCs w:val="24"/>
        </w:rPr>
        <w:t>that have experienced important past demographic events. These events could be detrimental (</w:t>
      </w:r>
      <w:r w:rsidRPr="00293AD0">
        <w:rPr>
          <w:rFonts w:ascii="Times New Roman" w:eastAsia="Times New Roman" w:hAnsi="Times New Roman" w:cs="Times New Roman"/>
          <w:sz w:val="24"/>
          <w:szCs w:val="24"/>
        </w:rPr>
        <w:t>e.g.</w:t>
      </w:r>
      <w:r w:rsidR="00FE48FB">
        <w:rPr>
          <w:rFonts w:ascii="Times New Roman" w:eastAsia="Times New Roman" w:hAnsi="Times New Roman" w:cs="Times New Roman"/>
          <w:sz w:val="24"/>
          <w:szCs w:val="24"/>
        </w:rPr>
        <w:t>,</w:t>
      </w:r>
      <w:r w:rsidRPr="00293AD0">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loss of diversity</w:t>
      </w:r>
      <w:r w:rsidR="00FE48FB">
        <w:rPr>
          <w:rFonts w:ascii="Times New Roman" w:eastAsia="Times New Roman" w:hAnsi="Times New Roman" w:cs="Times New Roman"/>
          <w:sz w:val="24"/>
          <w:szCs w:val="24"/>
        </w:rPr>
        <w:t xml:space="preserve"> or</w:t>
      </w:r>
      <w:r w:rsidRPr="00E244CD">
        <w:rPr>
          <w:rFonts w:ascii="Times New Roman" w:eastAsia="Times New Roman" w:hAnsi="Times New Roman" w:cs="Times New Roman"/>
          <w:sz w:val="24"/>
          <w:szCs w:val="24"/>
        </w:rPr>
        <w:t xml:space="preserve"> maladaptation) or beneficial (</w:t>
      </w:r>
      <w:r w:rsidRPr="00293AD0">
        <w:rPr>
          <w:rFonts w:ascii="Times New Roman" w:eastAsia="Times New Roman" w:hAnsi="Times New Roman" w:cs="Times New Roman"/>
          <w:sz w:val="24"/>
          <w:szCs w:val="24"/>
        </w:rPr>
        <w:t>e.g.</w:t>
      </w:r>
      <w:r w:rsidR="00FE48FB">
        <w:rPr>
          <w:rFonts w:ascii="Times New Roman" w:eastAsia="Times New Roman" w:hAnsi="Times New Roman" w:cs="Times New Roman"/>
          <w:sz w:val="24"/>
          <w:szCs w:val="24"/>
        </w:rPr>
        <w:t>,</w:t>
      </w:r>
      <w:r w:rsidRPr="00E244CD">
        <w:rPr>
          <w:rFonts w:ascii="Times New Roman" w:eastAsia="Times New Roman" w:hAnsi="Times New Roman" w:cs="Times New Roman"/>
          <w:i/>
          <w:sz w:val="24"/>
          <w:szCs w:val="24"/>
        </w:rPr>
        <w:t xml:space="preserve"> </w:t>
      </w:r>
      <w:r w:rsidRPr="00E244CD">
        <w:rPr>
          <w:rFonts w:ascii="Times New Roman" w:eastAsia="Times New Roman" w:hAnsi="Times New Roman" w:cs="Times New Roman"/>
          <w:sz w:val="24"/>
          <w:szCs w:val="24"/>
        </w:rPr>
        <w:t xml:space="preserve">higher effective </w:t>
      </w:r>
      <w:r w:rsidRPr="00E244CD">
        <w:rPr>
          <w:rFonts w:ascii="Times New Roman" w:eastAsia="Times New Roman" w:hAnsi="Times New Roman" w:cs="Times New Roman"/>
          <w:sz w:val="24"/>
          <w:szCs w:val="24"/>
        </w:rPr>
        <w:lastRenderedPageBreak/>
        <w:t>population size</w:t>
      </w:r>
      <w:r w:rsidR="00FE48FB">
        <w:rPr>
          <w:rFonts w:ascii="Times New Roman" w:eastAsia="Times New Roman" w:hAnsi="Times New Roman" w:cs="Times New Roman"/>
          <w:sz w:val="24"/>
          <w:szCs w:val="24"/>
        </w:rPr>
        <w:t xml:space="preserve"> or</w:t>
      </w:r>
      <w:r w:rsidRPr="00E244CD">
        <w:rPr>
          <w:rFonts w:ascii="Times New Roman" w:eastAsia="Times New Roman" w:hAnsi="Times New Roman" w:cs="Times New Roman"/>
          <w:sz w:val="24"/>
          <w:szCs w:val="24"/>
        </w:rPr>
        <w:t xml:space="preserve"> genetic rescue). Such </w:t>
      </w:r>
      <w:r w:rsidR="00FE48FB">
        <w:rPr>
          <w:rFonts w:ascii="Times New Roman" w:eastAsia="Times New Roman" w:hAnsi="Times New Roman" w:cs="Times New Roman"/>
          <w:sz w:val="24"/>
          <w:szCs w:val="24"/>
        </w:rPr>
        <w:t>locations and populations</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could then be prioritized for increased monitoring and further investigation into the origin of these changes. As shown in our application of TGI </w:t>
      </w:r>
      <w:r w:rsidR="00FE48FB">
        <w:rPr>
          <w:rFonts w:ascii="Times New Roman" w:eastAsia="Times New Roman" w:hAnsi="Times New Roman" w:cs="Times New Roman"/>
          <w:sz w:val="24"/>
          <w:szCs w:val="24"/>
        </w:rPr>
        <w:t>to empirical data from the</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endangered </w:t>
      </w:r>
      <w:r w:rsidR="00FE48FB">
        <w:rPr>
          <w:rFonts w:ascii="Times New Roman" w:eastAsia="Times New Roman" w:hAnsi="Times New Roman" w:cs="Times New Roman"/>
          <w:sz w:val="24"/>
          <w:szCs w:val="24"/>
        </w:rPr>
        <w:t>Northern tidewater goby</w:t>
      </w:r>
      <w:r w:rsidRPr="00E244CD">
        <w:rPr>
          <w:rFonts w:ascii="Times New Roman" w:eastAsia="Times New Roman" w:hAnsi="Times New Roman" w:cs="Times New Roman"/>
          <w:sz w:val="24"/>
          <w:szCs w:val="24"/>
        </w:rPr>
        <w:t xml:space="preserve">, our method provides a </w:t>
      </w:r>
      <w:r w:rsidR="00FE48FB">
        <w:rPr>
          <w:rFonts w:ascii="Times New Roman" w:eastAsia="Times New Roman" w:hAnsi="Times New Roman" w:cs="Times New Roman"/>
          <w:sz w:val="24"/>
          <w:szCs w:val="24"/>
        </w:rPr>
        <w:t xml:space="preserve">framework for </w:t>
      </w:r>
      <w:r w:rsidRPr="00E244CD">
        <w:rPr>
          <w:rFonts w:ascii="Times New Roman" w:eastAsia="Times New Roman" w:hAnsi="Times New Roman" w:cs="Times New Roman"/>
          <w:sz w:val="24"/>
          <w:szCs w:val="24"/>
        </w:rPr>
        <w:t>direct</w:t>
      </w:r>
      <w:r w:rsidR="00FE48FB">
        <w:rPr>
          <w:rFonts w:ascii="Times New Roman" w:eastAsia="Times New Roman" w:hAnsi="Times New Roman" w:cs="Times New Roman"/>
          <w:sz w:val="24"/>
          <w:szCs w:val="24"/>
        </w:rPr>
        <w:t>ly</w:t>
      </w:r>
      <w:r w:rsidRPr="00E244CD">
        <w:rPr>
          <w:rFonts w:ascii="Times New Roman" w:eastAsia="Times New Roman" w:hAnsi="Times New Roman" w:cs="Times New Roman"/>
          <w:sz w:val="24"/>
          <w:szCs w:val="24"/>
        </w:rPr>
        <w:t xml:space="preserve"> test</w:t>
      </w:r>
      <w:r w:rsidR="00FE48FB">
        <w:rPr>
          <w:rFonts w:ascii="Times New Roman" w:eastAsia="Times New Roman" w:hAnsi="Times New Roman" w:cs="Times New Roman"/>
          <w:sz w:val="24"/>
          <w:szCs w:val="24"/>
        </w:rPr>
        <w:t>ing</w:t>
      </w:r>
      <w:r w:rsidRPr="00E244CD">
        <w:rPr>
          <w:rFonts w:ascii="Times New Roman" w:eastAsia="Times New Roman" w:hAnsi="Times New Roman" w:cs="Times New Roman"/>
          <w:sz w:val="24"/>
          <w:szCs w:val="24"/>
        </w:rPr>
        <w:t xml:space="preserve"> hypothes</w:t>
      </w:r>
      <w:r w:rsidR="00FE48FB">
        <w:rPr>
          <w:rFonts w:ascii="Times New Roman" w:eastAsia="Times New Roman" w:hAnsi="Times New Roman" w:cs="Times New Roman"/>
          <w:sz w:val="24"/>
          <w:szCs w:val="24"/>
        </w:rPr>
        <w:t>e</w:t>
      </w:r>
      <w:r w:rsidRPr="00E244CD">
        <w:rPr>
          <w:rFonts w:ascii="Times New Roman" w:eastAsia="Times New Roman" w:hAnsi="Times New Roman" w:cs="Times New Roman"/>
          <w:sz w:val="24"/>
          <w:szCs w:val="24"/>
        </w:rPr>
        <w:t xml:space="preserve">s </w:t>
      </w:r>
      <w:r w:rsidR="00FE48FB">
        <w:rPr>
          <w:rFonts w:ascii="Times New Roman" w:eastAsia="Times New Roman" w:hAnsi="Times New Roman" w:cs="Times New Roman"/>
          <w:sz w:val="24"/>
          <w:szCs w:val="24"/>
        </w:rPr>
        <w:t>about</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exceptional temporal genetic change. Our approach to detecting temporal genetic differentiation does not require extensive genomic information and can </w:t>
      </w:r>
      <w:r w:rsidR="00FE48FB">
        <w:rPr>
          <w:rFonts w:ascii="Times New Roman" w:eastAsia="Times New Roman" w:hAnsi="Times New Roman" w:cs="Times New Roman"/>
          <w:sz w:val="24"/>
          <w:szCs w:val="24"/>
        </w:rPr>
        <w:t xml:space="preserve">therefore </w:t>
      </w:r>
      <w:r w:rsidRPr="00E244CD">
        <w:rPr>
          <w:rFonts w:ascii="Times New Roman" w:eastAsia="Times New Roman" w:hAnsi="Times New Roman" w:cs="Times New Roman"/>
          <w:sz w:val="24"/>
          <w:szCs w:val="24"/>
        </w:rPr>
        <w:t>be used to explore the temporal dynamics of genetic diversity changes using relatively small genetic datasets (</w:t>
      </w:r>
      <w:r w:rsidRPr="00293AD0">
        <w:rPr>
          <w:rFonts w:ascii="Times New Roman" w:eastAsia="Times New Roman" w:hAnsi="Times New Roman" w:cs="Times New Roman"/>
          <w:sz w:val="24"/>
          <w:szCs w:val="24"/>
        </w:rPr>
        <w:t>e.g.</w:t>
      </w:r>
      <w:r w:rsidR="00FE48FB">
        <w:rPr>
          <w:rFonts w:ascii="Times New Roman" w:eastAsia="Times New Roman" w:hAnsi="Times New Roman" w:cs="Times New Roman"/>
          <w:sz w:val="24"/>
          <w:szCs w:val="24"/>
        </w:rPr>
        <w:t>,</w:t>
      </w:r>
      <w:r w:rsidRPr="00293AD0">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hundreds of SNPs). </w:t>
      </w:r>
      <w:r w:rsidR="00FE48FB">
        <w:rPr>
          <w:rFonts w:ascii="Times New Roman" w:eastAsia="Times New Roman" w:hAnsi="Times New Roman" w:cs="Times New Roman"/>
          <w:sz w:val="24"/>
          <w:szCs w:val="24"/>
        </w:rPr>
        <w:t>We believe that the TGI approach is</w:t>
      </w:r>
      <w:r w:rsidRPr="00E244CD">
        <w:rPr>
          <w:rFonts w:ascii="Times New Roman" w:eastAsia="Times New Roman" w:hAnsi="Times New Roman" w:cs="Times New Roman"/>
          <w:sz w:val="24"/>
          <w:szCs w:val="24"/>
        </w:rPr>
        <w:t xml:space="preserve"> </w:t>
      </w:r>
      <w:r w:rsidR="00FE48FB">
        <w:rPr>
          <w:rFonts w:ascii="Times New Roman" w:eastAsia="Times New Roman" w:hAnsi="Times New Roman" w:cs="Times New Roman"/>
          <w:sz w:val="24"/>
          <w:szCs w:val="24"/>
        </w:rPr>
        <w:t xml:space="preserve">a </w:t>
      </w:r>
      <w:r w:rsidR="00FE48FB" w:rsidRPr="00E244CD">
        <w:rPr>
          <w:rFonts w:ascii="Times New Roman" w:eastAsia="Times New Roman" w:hAnsi="Times New Roman" w:cs="Times New Roman"/>
          <w:sz w:val="24"/>
          <w:szCs w:val="24"/>
        </w:rPr>
        <w:t>promis</w:t>
      </w:r>
      <w:r w:rsidR="00FE48FB">
        <w:rPr>
          <w:rFonts w:ascii="Times New Roman" w:eastAsia="Times New Roman" w:hAnsi="Times New Roman" w:cs="Times New Roman"/>
          <w:sz w:val="24"/>
          <w:szCs w:val="24"/>
        </w:rPr>
        <w:t>ing</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to</w:t>
      </w:r>
      <w:r w:rsidR="00FE48FB">
        <w:rPr>
          <w:rFonts w:ascii="Times New Roman" w:eastAsia="Times New Roman" w:hAnsi="Times New Roman" w:cs="Times New Roman"/>
          <w:sz w:val="24"/>
          <w:szCs w:val="24"/>
        </w:rPr>
        <w:t>ol</w:t>
      </w:r>
      <w:r w:rsidRPr="00E244CD">
        <w:rPr>
          <w:rFonts w:ascii="Times New Roman" w:eastAsia="Times New Roman" w:hAnsi="Times New Roman" w:cs="Times New Roman"/>
          <w:sz w:val="24"/>
          <w:szCs w:val="24"/>
        </w:rPr>
        <w:t xml:space="preserve"> </w:t>
      </w:r>
      <w:r w:rsidR="00FE48FB">
        <w:rPr>
          <w:rFonts w:ascii="Times New Roman" w:eastAsia="Times New Roman" w:hAnsi="Times New Roman" w:cs="Times New Roman"/>
          <w:sz w:val="24"/>
          <w:szCs w:val="24"/>
        </w:rPr>
        <w:t>for the</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spatiotemporal analysis of wild, non-model organisms for which extensive genomic resources are yet to be developed.</w:t>
      </w:r>
    </w:p>
    <w:p w14:paraId="23E0F82A" w14:textId="77777777" w:rsidR="001E62F8" w:rsidRDefault="001E62F8" w:rsidP="003C632F">
      <w:pPr>
        <w:spacing w:after="0" w:line="480" w:lineRule="auto"/>
        <w:ind w:firstLine="720"/>
        <w:rPr>
          <w:rFonts w:ascii="Times New Roman" w:eastAsia="Times New Roman" w:hAnsi="Times New Roman" w:cs="Times New Roman"/>
          <w:sz w:val="24"/>
          <w:szCs w:val="24"/>
        </w:rPr>
      </w:pPr>
    </w:p>
    <w:p w14:paraId="4BA6E7E4" w14:textId="77777777" w:rsidR="00E60FBF" w:rsidRPr="0007763B" w:rsidRDefault="00E60FBF" w:rsidP="00E60FBF">
      <w:pPr>
        <w:spacing w:before="240" w:after="240" w:line="276"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5D1AE553" w14:textId="4C59E593" w:rsidR="00E60FBF" w:rsidRDefault="00E60FBF" w:rsidP="00E60FBF">
      <w:pPr>
        <w:spacing w:before="240" w:after="240" w:line="276" w:lineRule="auto"/>
        <w:rPr>
          <w:rFonts w:ascii="Times New Roman" w:hAnsi="Times New Roman" w:cs="Times New Roman"/>
          <w:sz w:val="24"/>
          <w:szCs w:val="24"/>
        </w:rPr>
      </w:pPr>
      <w:r w:rsidRPr="0007763B">
        <w:rPr>
          <w:rFonts w:ascii="Times New Roman" w:hAnsi="Times New Roman" w:cs="Times New Roman"/>
          <w:sz w:val="24"/>
          <w:szCs w:val="24"/>
        </w:rPr>
        <w:t xml:space="preserve">This research was supported by a grant to </w:t>
      </w:r>
      <w:commentRangeStart w:id="252"/>
      <w:r w:rsidRPr="0007763B">
        <w:rPr>
          <w:rFonts w:ascii="Times New Roman" w:hAnsi="Times New Roman" w:cs="Times New Roman"/>
          <w:sz w:val="24"/>
          <w:szCs w:val="24"/>
        </w:rPr>
        <w:t>PMAJ</w:t>
      </w:r>
      <w:commentRangeEnd w:id="252"/>
      <w:r w:rsidR="008C196C">
        <w:rPr>
          <w:rStyle w:val="CommentReference"/>
        </w:rPr>
        <w:commentReference w:id="252"/>
      </w:r>
      <w:r w:rsidRPr="0007763B">
        <w:rPr>
          <w:rFonts w:ascii="Times New Roman" w:hAnsi="Times New Roman" w:cs="Times New Roman"/>
          <w:sz w:val="24"/>
          <w:szCs w:val="24"/>
        </w:rPr>
        <w:t xml:space="preserve"> and the TRIA Network from the Natural Sciences and Engineering Research Council of Canada (grant no. NET GP 434810-12), with contributions from Alberta Agriculture and Forestry, </w:t>
      </w:r>
      <w:proofErr w:type="spellStart"/>
      <w:r w:rsidRPr="0007763B">
        <w:rPr>
          <w:rFonts w:ascii="Times New Roman" w:hAnsi="Times New Roman" w:cs="Times New Roman"/>
          <w:sz w:val="24"/>
          <w:szCs w:val="24"/>
        </w:rPr>
        <w:t>fRI</w:t>
      </w:r>
      <w:proofErr w:type="spellEnd"/>
      <w:r w:rsidRPr="0007763B">
        <w:rPr>
          <w:rFonts w:ascii="Times New Roman" w:hAnsi="Times New Roman" w:cs="Times New Roman"/>
          <w:sz w:val="24"/>
          <w:szCs w:val="24"/>
        </w:rPr>
        <w:t xml:space="preserve">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w:t>
      </w:r>
      <w:r>
        <w:rPr>
          <w:rFonts w:ascii="Times New Roman" w:hAnsi="Times New Roman" w:cs="Times New Roman"/>
          <w:sz w:val="24"/>
          <w:szCs w:val="24"/>
        </w:rPr>
        <w:t xml:space="preserve">y Modelling (FCM) NSERC CREATE. </w:t>
      </w:r>
      <w:r w:rsidRPr="004B01E2">
        <w:rPr>
          <w:rFonts w:ascii="Times New Roman" w:hAnsi="Times New Roman" w:cs="Times New Roman"/>
          <w:sz w:val="24"/>
          <w:szCs w:val="24"/>
        </w:rPr>
        <w:t xml:space="preserve">Computations were made on the supercomputer </w:t>
      </w:r>
      <w:r>
        <w:rPr>
          <w:rFonts w:ascii="Times New Roman" w:hAnsi="Times New Roman" w:cs="Times New Roman"/>
          <w:sz w:val="24"/>
          <w:szCs w:val="24"/>
        </w:rPr>
        <w:t>CEDAR</w:t>
      </w:r>
      <w:r w:rsidRPr="004B01E2">
        <w:rPr>
          <w:rFonts w:ascii="Times New Roman" w:hAnsi="Times New Roman" w:cs="Times New Roman"/>
          <w:sz w:val="24"/>
          <w:szCs w:val="24"/>
        </w:rPr>
        <w:t xml:space="preserve"> </w:t>
      </w:r>
      <w:r>
        <w:rPr>
          <w:rFonts w:ascii="Times New Roman" w:hAnsi="Times New Roman" w:cs="Times New Roman"/>
          <w:sz w:val="24"/>
          <w:szCs w:val="24"/>
        </w:rPr>
        <w:t>managed</w:t>
      </w:r>
      <w:r w:rsidRPr="007A4D11">
        <w:rPr>
          <w:rFonts w:ascii="Times New Roman" w:hAnsi="Times New Roman" w:cs="Times New Roman"/>
          <w:sz w:val="24"/>
          <w:szCs w:val="24"/>
        </w:rPr>
        <w:t xml:space="preserve"> by Compute Canada (</w:t>
      </w:r>
      <w:hyperlink r:id="rId12" w:history="1">
        <w:r w:rsidRPr="009A0FD7">
          <w:rPr>
            <w:rStyle w:val="Hyperlink"/>
            <w:rFonts w:ascii="Times New Roman" w:hAnsi="Times New Roman" w:cs="Times New Roman"/>
            <w:sz w:val="24"/>
            <w:szCs w:val="24"/>
          </w:rPr>
          <w:t>www.computecanada.ca</w:t>
        </w:r>
      </w:hyperlink>
      <w:r w:rsidRPr="007A4D11">
        <w:rPr>
          <w:rFonts w:ascii="Times New Roman" w:hAnsi="Times New Roman" w:cs="Times New Roman"/>
          <w:sz w:val="24"/>
          <w:szCs w:val="24"/>
        </w:rPr>
        <w:t>).</w:t>
      </w:r>
      <w:r>
        <w:rPr>
          <w:rFonts w:ascii="Times New Roman" w:hAnsi="Times New Roman" w:cs="Times New Roman"/>
          <w:sz w:val="24"/>
          <w:szCs w:val="24"/>
        </w:rPr>
        <w:t xml:space="preserve"> </w:t>
      </w:r>
      <w:r w:rsidRPr="0007763B">
        <w:rPr>
          <w:rFonts w:ascii="Times New Roman" w:hAnsi="Times New Roman" w:cs="Times New Roman"/>
          <w:sz w:val="24"/>
          <w:szCs w:val="24"/>
        </w:rPr>
        <w:t xml:space="preserve">Finally, we thank </w:t>
      </w:r>
      <w:r>
        <w:rPr>
          <w:rFonts w:ascii="Times New Roman" w:hAnsi="Times New Roman" w:cs="Times New Roman"/>
          <w:sz w:val="24"/>
          <w:szCs w:val="24"/>
        </w:rPr>
        <w:t xml:space="preserve">Jeremy </w:t>
      </w:r>
      <w:proofErr w:type="spellStart"/>
      <w:r>
        <w:rPr>
          <w:rFonts w:ascii="Times New Roman" w:hAnsi="Times New Roman" w:cs="Times New Roman"/>
          <w:sz w:val="24"/>
          <w:szCs w:val="24"/>
        </w:rPr>
        <w:t>Larroque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Ariey</w:t>
      </w:r>
      <w:proofErr w:type="spellEnd"/>
      <w:r>
        <w:rPr>
          <w:rFonts w:ascii="Times New Roman" w:hAnsi="Times New Roman" w:cs="Times New Roman"/>
          <w:sz w:val="24"/>
          <w:szCs w:val="24"/>
        </w:rPr>
        <w:t xml:space="preserve"> and Charlotte Van </w:t>
      </w:r>
      <w:proofErr w:type="spellStart"/>
      <w:r>
        <w:rPr>
          <w:rFonts w:ascii="Times New Roman" w:hAnsi="Times New Roman" w:cs="Times New Roman"/>
          <w:sz w:val="24"/>
          <w:szCs w:val="24"/>
        </w:rPr>
        <w:t>Engeland</w:t>
      </w:r>
      <w:proofErr w:type="spellEnd"/>
      <w:r>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2FC90A86" w14:textId="069013D6" w:rsidR="00B46C5C" w:rsidRDefault="00B46C5C" w:rsidP="00E60FBF">
      <w:pPr>
        <w:spacing w:before="240" w:after="240" w:line="276" w:lineRule="auto"/>
        <w:rPr>
          <w:rFonts w:ascii="Times New Roman" w:hAnsi="Times New Roman" w:cs="Times New Roman"/>
          <w:sz w:val="24"/>
          <w:szCs w:val="24"/>
        </w:rPr>
      </w:pPr>
    </w:p>
    <w:p w14:paraId="56AFDE44" w14:textId="77777777" w:rsidR="00B46C5C" w:rsidRDefault="00B46C5C" w:rsidP="00B46C5C">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DATA ACCESSIBILITY</w:t>
      </w:r>
    </w:p>
    <w:p w14:paraId="33EEB32A" w14:textId="77777777" w:rsidR="00B46C5C" w:rsidRDefault="00B46C5C" w:rsidP="00B46C5C">
      <w:pPr>
        <w:spacing w:before="240" w:after="240" w:line="276" w:lineRule="auto"/>
        <w:rPr>
          <w:rFonts w:ascii="Times New Roman" w:hAnsi="Times New Roman" w:cs="Times New Roman"/>
          <w:sz w:val="24"/>
          <w:szCs w:val="24"/>
        </w:rPr>
      </w:pPr>
      <w:r>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r w:rsidRPr="00ED2205">
        <w:rPr>
          <w:rFonts w:ascii="Times New Roman" w:hAnsi="Times New Roman" w:cs="Times New Roman"/>
          <w:i/>
          <w:sz w:val="24"/>
          <w:szCs w:val="24"/>
        </w:rPr>
        <w:t>GitHub</w:t>
      </w:r>
      <w:r>
        <w:rPr>
          <w:rFonts w:ascii="Times New Roman" w:hAnsi="Times New Roman" w:cs="Times New Roman"/>
          <w:sz w:val="24"/>
          <w:szCs w:val="24"/>
        </w:rPr>
        <w:t>.</w:t>
      </w:r>
      <w:r>
        <w:rPr>
          <w:rFonts w:ascii="Times New Roman" w:hAnsi="Times New Roman" w:cs="Times New Roman"/>
          <w:i/>
          <w:sz w:val="24"/>
          <w:szCs w:val="24"/>
        </w:rPr>
        <w:t xml:space="preserve"> </w:t>
      </w:r>
      <w:r w:rsidRPr="00F36A60">
        <w:rPr>
          <w:rFonts w:ascii="Times New Roman" w:hAnsi="Times New Roman" w:cs="Times New Roman"/>
          <w:sz w:val="24"/>
          <w:szCs w:val="24"/>
        </w:rPr>
        <w:t>TGI,</w:t>
      </w:r>
      <w:r>
        <w:rPr>
          <w:rFonts w:ascii="Times New Roman" w:hAnsi="Times New Roman" w:cs="Times New Roman"/>
          <w:sz w:val="24"/>
          <w:szCs w:val="24"/>
        </w:rPr>
        <w:t xml:space="preserve"> the function that would be most useful to potential users of our approach, will continue to be maintained and developed and may be contributed to a CRAN package in the near future.</w:t>
      </w:r>
    </w:p>
    <w:p w14:paraId="675C31A4" w14:textId="77777777" w:rsidR="00B46C5C" w:rsidRDefault="00B46C5C" w:rsidP="00B46C5C">
      <w:pPr>
        <w:spacing w:before="240" w:after="240" w:line="276" w:lineRule="auto"/>
        <w:rPr>
          <w:rFonts w:ascii="Times New Roman" w:hAnsi="Times New Roman" w:cs="Times New Roman"/>
          <w:sz w:val="24"/>
          <w:szCs w:val="24"/>
        </w:rPr>
      </w:pPr>
    </w:p>
    <w:p w14:paraId="56E9432F" w14:textId="77777777" w:rsidR="00B46C5C" w:rsidRDefault="00B46C5C" w:rsidP="00B46C5C">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AUTHOR CONTRIBUTIONS</w:t>
      </w:r>
    </w:p>
    <w:p w14:paraId="4DC33D69" w14:textId="77777777" w:rsidR="00B46C5C" w:rsidRPr="00067650" w:rsidRDefault="00B46C5C" w:rsidP="00B46C5C">
      <w:pPr>
        <w:spacing w:before="240" w:after="240" w:line="276" w:lineRule="auto"/>
        <w:rPr>
          <w:rFonts w:ascii="Times New Roman" w:hAnsi="Times New Roman" w:cs="Times New Roman"/>
          <w:sz w:val="24"/>
          <w:szCs w:val="24"/>
        </w:rPr>
      </w:pPr>
      <w:r>
        <w:rPr>
          <w:rFonts w:ascii="Times New Roman" w:hAnsi="Times New Roman" w:cs="Times New Roman"/>
          <w:sz w:val="24"/>
          <w:szCs w:val="24"/>
        </w:rPr>
        <w:t>J.W</w:t>
      </w:r>
      <w:r w:rsidRPr="00067650">
        <w:rPr>
          <w:rFonts w:ascii="Times New Roman" w:hAnsi="Times New Roman" w:cs="Times New Roman"/>
          <w:sz w:val="24"/>
          <w:szCs w:val="24"/>
        </w:rPr>
        <w:t xml:space="preserve">. designed the study, </w:t>
      </w:r>
      <w:r>
        <w:rPr>
          <w:rFonts w:ascii="Times New Roman" w:hAnsi="Times New Roman" w:cs="Times New Roman"/>
          <w:sz w:val="24"/>
          <w:szCs w:val="24"/>
        </w:rPr>
        <w:t>created</w:t>
      </w:r>
      <w:r w:rsidRPr="00067650">
        <w:rPr>
          <w:rFonts w:ascii="Times New Roman" w:hAnsi="Times New Roman" w:cs="Times New Roman"/>
          <w:sz w:val="24"/>
          <w:szCs w:val="24"/>
        </w:rPr>
        <w:t xml:space="preserve"> the simulation inputs, ran the simulations</w:t>
      </w:r>
      <w:r>
        <w:rPr>
          <w:rFonts w:ascii="Times New Roman" w:hAnsi="Times New Roman" w:cs="Times New Roman"/>
          <w:sz w:val="24"/>
          <w:szCs w:val="24"/>
        </w:rPr>
        <w:t>, transformed the TBI function to TGI, and performed the analyses. P.L</w:t>
      </w:r>
      <w:r w:rsidRPr="00067650">
        <w:rPr>
          <w:rFonts w:ascii="Times New Roman" w:hAnsi="Times New Roman" w:cs="Times New Roman"/>
          <w:sz w:val="24"/>
          <w:szCs w:val="24"/>
        </w:rPr>
        <w:t>.</w:t>
      </w:r>
      <w:r>
        <w:rPr>
          <w:rFonts w:ascii="Times New Roman" w:hAnsi="Times New Roman" w:cs="Times New Roman"/>
          <w:sz w:val="24"/>
          <w:szCs w:val="24"/>
        </w:rPr>
        <w:t xml:space="preserve"> and P.M.A.J. pro</w:t>
      </w:r>
      <w:r w:rsidRPr="00067650">
        <w:rPr>
          <w:rFonts w:ascii="Times New Roman" w:hAnsi="Times New Roman" w:cs="Times New Roman"/>
          <w:sz w:val="24"/>
          <w:szCs w:val="24"/>
        </w:rPr>
        <w:t xml:space="preserve">vided </w:t>
      </w:r>
      <w:r>
        <w:rPr>
          <w:rFonts w:ascii="Times New Roman" w:hAnsi="Times New Roman" w:cs="Times New Roman"/>
          <w:sz w:val="24"/>
          <w:szCs w:val="24"/>
        </w:rPr>
        <w:t>advice</w:t>
      </w:r>
      <w:r w:rsidRPr="00067650">
        <w:rPr>
          <w:rFonts w:ascii="Times New Roman" w:hAnsi="Times New Roman" w:cs="Times New Roman"/>
          <w:sz w:val="24"/>
          <w:szCs w:val="24"/>
        </w:rPr>
        <w:t xml:space="preserve"> on</w:t>
      </w:r>
      <w:r>
        <w:rPr>
          <w:rFonts w:ascii="Times New Roman" w:hAnsi="Times New Roman" w:cs="Times New Roman"/>
          <w:sz w:val="24"/>
          <w:szCs w:val="24"/>
        </w:rPr>
        <w:t xml:space="preserve"> the study design, analysis, and the visualization. J.W., P.L. and P.M.A.J. wrote the paper.</w:t>
      </w:r>
    </w:p>
    <w:p w14:paraId="23767EA4" w14:textId="77777777" w:rsidR="00182E94" w:rsidRDefault="00182E94" w:rsidP="009C6F01">
      <w:pPr>
        <w:spacing w:after="0" w:line="480" w:lineRule="auto"/>
        <w:rPr>
          <w:rFonts w:ascii="Times New Roman" w:eastAsia="Times New Roman" w:hAnsi="Times New Roman" w:cs="Times New Roman"/>
          <w:b/>
          <w:sz w:val="24"/>
          <w:szCs w:val="24"/>
        </w:rPr>
      </w:pPr>
      <w:del w:id="253" w:author="Patrick" w:date="2020-11-20T12:56:00Z">
        <w:r w:rsidDel="008C196C">
          <w:rPr>
            <w:rFonts w:ascii="Times New Roman" w:eastAsia="Times New Roman" w:hAnsi="Times New Roman" w:cs="Times New Roman"/>
            <w:b/>
            <w:sz w:val="24"/>
            <w:szCs w:val="24"/>
          </w:rPr>
          <w:lastRenderedPageBreak/>
          <w:br w:type="page"/>
        </w:r>
      </w:del>
    </w:p>
    <w:p w14:paraId="6A1E109A" w14:textId="69C41C17" w:rsidR="001E62F8" w:rsidRPr="008D3C82" w:rsidRDefault="008D3C82" w:rsidP="009C6F01">
      <w:pPr>
        <w:spacing w:after="0" w:line="480" w:lineRule="auto"/>
        <w:rPr>
          <w:rFonts w:ascii="Times New Roman" w:eastAsia="Times New Roman" w:hAnsi="Times New Roman" w:cs="Times New Roman"/>
          <w:b/>
          <w:sz w:val="24"/>
          <w:szCs w:val="24"/>
        </w:rPr>
      </w:pPr>
      <w:r w:rsidRPr="008D3C82">
        <w:rPr>
          <w:rFonts w:ascii="Times New Roman" w:eastAsia="Times New Roman" w:hAnsi="Times New Roman" w:cs="Times New Roman"/>
          <w:b/>
          <w:sz w:val="24"/>
          <w:szCs w:val="24"/>
        </w:rPr>
        <w:lastRenderedPageBreak/>
        <w:t>REFERENCES</w:t>
      </w:r>
    </w:p>
    <w:p w14:paraId="6F19C348" w14:textId="140F2533" w:rsidR="001E62F8" w:rsidRDefault="001E62F8" w:rsidP="008D3C82">
      <w:pPr>
        <w:spacing w:after="0" w:line="480" w:lineRule="auto"/>
        <w:rPr>
          <w:rFonts w:ascii="Times New Roman" w:eastAsia="Times New Roman" w:hAnsi="Times New Roman" w:cs="Times New Roman"/>
          <w:sz w:val="24"/>
          <w:szCs w:val="24"/>
        </w:rPr>
      </w:pPr>
    </w:p>
    <w:p w14:paraId="52A079DF" w14:textId="6BAC9AA7" w:rsidR="002B7403" w:rsidRPr="002B7403" w:rsidRDefault="008D3C82"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2B7403" w:rsidRPr="002B7403">
        <w:rPr>
          <w:rFonts w:ascii="Times New Roman" w:hAnsi="Times New Roman" w:cs="Times New Roman"/>
          <w:noProof/>
          <w:sz w:val="24"/>
          <w:szCs w:val="24"/>
        </w:rPr>
        <w:t xml:space="preserve">Aeschbacher, S., Selby, J. P., Willis, J. H., &amp; Coop, G. M. (2016). </w:t>
      </w:r>
      <w:r w:rsidR="002B7403" w:rsidRPr="002B7403">
        <w:rPr>
          <w:rFonts w:ascii="Times New Roman" w:hAnsi="Times New Roman" w:cs="Times New Roman"/>
          <w:i/>
          <w:iCs/>
          <w:noProof/>
          <w:sz w:val="24"/>
          <w:szCs w:val="24"/>
        </w:rPr>
        <w:t>Population-genomic inference of the strength and timing of selection against gene flow</w:t>
      </w:r>
      <w:r w:rsidR="002B7403" w:rsidRPr="002B7403">
        <w:rPr>
          <w:rFonts w:ascii="Times New Roman" w:hAnsi="Times New Roman" w:cs="Times New Roman"/>
          <w:noProof/>
          <w:sz w:val="24"/>
          <w:szCs w:val="24"/>
        </w:rPr>
        <w:t>. (18), 1–6. doi: 10.1101/072736</w:t>
      </w:r>
    </w:p>
    <w:p w14:paraId="7170374D"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Agapow, P. M., &amp; Burt, A. (2001). Indices of multilocus linkage disequilibrium. </w:t>
      </w:r>
      <w:r w:rsidRPr="002B7403">
        <w:rPr>
          <w:rFonts w:ascii="Times New Roman" w:hAnsi="Times New Roman" w:cs="Times New Roman"/>
          <w:i/>
          <w:iCs/>
          <w:noProof/>
          <w:sz w:val="24"/>
          <w:szCs w:val="24"/>
        </w:rPr>
        <w:t>Molecular Ecology Notes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w:t>
      </w:r>
      <w:r w:rsidRPr="002B7403">
        <w:rPr>
          <w:rFonts w:ascii="Times New Roman" w:hAnsi="Times New Roman" w:cs="Times New Roman"/>
          <w:noProof/>
          <w:sz w:val="24"/>
          <w:szCs w:val="24"/>
        </w:rPr>
        <w:t>(1–2), 101–102. doi: 10.1046/j.1471-8278.2000.00014.x</w:t>
      </w:r>
    </w:p>
    <w:p w14:paraId="79067643"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Albrechtsen, A., Nielsen, F. C., &amp; Nielsen, R. (2010). Ascertainment biases in SNP chips affect measures of population divergence. </w:t>
      </w:r>
      <w:r w:rsidRPr="002B7403">
        <w:rPr>
          <w:rFonts w:ascii="Times New Roman" w:hAnsi="Times New Roman" w:cs="Times New Roman"/>
          <w:i/>
          <w:iCs/>
          <w:noProof/>
          <w:sz w:val="24"/>
          <w:szCs w:val="24"/>
        </w:rPr>
        <w:t>Molecular Biology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27</w:t>
      </w:r>
      <w:r w:rsidRPr="002B7403">
        <w:rPr>
          <w:rFonts w:ascii="Times New Roman" w:hAnsi="Times New Roman" w:cs="Times New Roman"/>
          <w:noProof/>
          <w:sz w:val="24"/>
          <w:szCs w:val="24"/>
        </w:rPr>
        <w:t>(11), 2534–2547. doi: 10.1093/molbev/msq148</w:t>
      </w:r>
    </w:p>
    <w:p w14:paraId="07F3DAC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Allendorf, F. W., Hohenlohe, P. A., &amp; Luikart, G. (2010). Genomics and the future of conservation genetics. </w:t>
      </w:r>
      <w:r w:rsidRPr="002B7403">
        <w:rPr>
          <w:rFonts w:ascii="Times New Roman" w:hAnsi="Times New Roman" w:cs="Times New Roman"/>
          <w:i/>
          <w:iCs/>
          <w:noProof/>
          <w:sz w:val="24"/>
          <w:szCs w:val="24"/>
        </w:rPr>
        <w:t>Nature Reviews.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11</w:t>
      </w:r>
      <w:r w:rsidRPr="002B7403">
        <w:rPr>
          <w:rFonts w:ascii="Times New Roman" w:hAnsi="Times New Roman" w:cs="Times New Roman"/>
          <w:noProof/>
          <w:sz w:val="24"/>
          <w:szCs w:val="24"/>
        </w:rPr>
        <w:t>(10), 697–709. doi: 10.1038/nrg2844</w:t>
      </w:r>
    </w:p>
    <w:p w14:paraId="311C060A"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Allio, R., Donega, S., Galtier, N., &amp; Nabholz, B. (2017). Large variation in the ratio of mitochondrial to nuclear mutation rate across animals: Implications for genetic diversity and the use of mitochondrial DNA as a molecular marker. </w:t>
      </w:r>
      <w:r w:rsidRPr="002B7403">
        <w:rPr>
          <w:rFonts w:ascii="Times New Roman" w:hAnsi="Times New Roman" w:cs="Times New Roman"/>
          <w:i/>
          <w:iCs/>
          <w:noProof/>
          <w:sz w:val="24"/>
          <w:szCs w:val="24"/>
        </w:rPr>
        <w:t>Molecular Biology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34</w:t>
      </w:r>
      <w:r w:rsidRPr="002B7403">
        <w:rPr>
          <w:rFonts w:ascii="Times New Roman" w:hAnsi="Times New Roman" w:cs="Times New Roman"/>
          <w:noProof/>
          <w:sz w:val="24"/>
          <w:szCs w:val="24"/>
        </w:rPr>
        <w:t>(11), 2762–2772. doi: 10.1093/molbev/msx197</w:t>
      </w:r>
    </w:p>
    <w:p w14:paraId="1B208500"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2B7403">
        <w:rPr>
          <w:rFonts w:ascii="Times New Roman" w:hAnsi="Times New Roman" w:cs="Times New Roman"/>
          <w:i/>
          <w:iCs/>
          <w:noProof/>
          <w:sz w:val="24"/>
          <w:szCs w:val="24"/>
        </w:rPr>
        <w:t>American Naturalist</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181</w:t>
      </w:r>
      <w:r w:rsidRPr="002B7403">
        <w:rPr>
          <w:rFonts w:ascii="Times New Roman" w:hAnsi="Times New Roman" w:cs="Times New Roman"/>
          <w:noProof/>
          <w:sz w:val="24"/>
          <w:szCs w:val="24"/>
        </w:rPr>
        <w:t>(2), 254–263. doi: 10.1086/668831</w:t>
      </w:r>
    </w:p>
    <w:p w14:paraId="499B22E5"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Banks, S. C., Cary, G. J., Smith, A. L., Davies, I. D., Driscoll, D. A., Gill, A. M., … Peakall, R. (2013). How does ecological disturbance influence genetic diversity ? </w:t>
      </w:r>
      <w:r w:rsidRPr="002B7403">
        <w:rPr>
          <w:rFonts w:ascii="Times New Roman" w:hAnsi="Times New Roman" w:cs="Times New Roman"/>
          <w:i/>
          <w:iCs/>
          <w:noProof/>
          <w:sz w:val="24"/>
          <w:szCs w:val="24"/>
        </w:rPr>
        <w:t>Trends in Ecology &amp;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28</w:t>
      </w:r>
      <w:r w:rsidRPr="002B7403">
        <w:rPr>
          <w:rFonts w:ascii="Times New Roman" w:hAnsi="Times New Roman" w:cs="Times New Roman"/>
          <w:noProof/>
          <w:sz w:val="24"/>
          <w:szCs w:val="24"/>
        </w:rPr>
        <w:t>(11), 670–679. doi: 10.1016/j.tree.2013.08.005</w:t>
      </w:r>
    </w:p>
    <w:p w14:paraId="5F96997C"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Bellard, C., Bertelsmeier, C., Leadley, P., Thuiller, W., &amp; Courchamp, F. (2012). Impacts of climate change on the future of biodiversity. </w:t>
      </w:r>
      <w:r w:rsidRPr="002B7403">
        <w:rPr>
          <w:rFonts w:ascii="Times New Roman" w:hAnsi="Times New Roman" w:cs="Times New Roman"/>
          <w:i/>
          <w:iCs/>
          <w:noProof/>
          <w:sz w:val="24"/>
          <w:szCs w:val="24"/>
        </w:rPr>
        <w:t>Ecology Letters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15</w:t>
      </w:r>
      <w:r w:rsidRPr="002B7403">
        <w:rPr>
          <w:rFonts w:ascii="Times New Roman" w:hAnsi="Times New Roman" w:cs="Times New Roman"/>
          <w:noProof/>
          <w:sz w:val="24"/>
          <w:szCs w:val="24"/>
        </w:rPr>
        <w:t>(4), 365–377. doi: 10.1111/j.1461-0248.2011.01736.x</w:t>
      </w:r>
    </w:p>
    <w:p w14:paraId="2F8B1246"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Bennett, P. I., &amp; Stone, J. K. (2019). Environmental variables associated with Nothophaeocryptopus gaeumannii population structure and Swiss needle cast severity in Western Oregon and Washington. </w:t>
      </w:r>
      <w:r w:rsidRPr="002B7403">
        <w:rPr>
          <w:rFonts w:ascii="Times New Roman" w:hAnsi="Times New Roman" w:cs="Times New Roman"/>
          <w:i/>
          <w:iCs/>
          <w:noProof/>
          <w:sz w:val="24"/>
          <w:szCs w:val="24"/>
        </w:rPr>
        <w:t>Ecology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9</w:t>
      </w:r>
      <w:r w:rsidRPr="002B7403">
        <w:rPr>
          <w:rFonts w:ascii="Times New Roman" w:hAnsi="Times New Roman" w:cs="Times New Roman"/>
          <w:noProof/>
          <w:sz w:val="24"/>
          <w:szCs w:val="24"/>
        </w:rPr>
        <w:t>(19), 11379–11394. doi: 10.1002/ece3.5639</w:t>
      </w:r>
    </w:p>
    <w:p w14:paraId="0548D44F"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2B7403">
        <w:rPr>
          <w:rFonts w:ascii="Times New Roman" w:hAnsi="Times New Roman" w:cs="Times New Roman"/>
          <w:i/>
          <w:iCs/>
          <w:noProof/>
          <w:sz w:val="24"/>
          <w:szCs w:val="24"/>
        </w:rPr>
        <w:t>Molecular Ecology</w:t>
      </w:r>
      <w:r w:rsidRPr="002B7403">
        <w:rPr>
          <w:rFonts w:ascii="Times New Roman" w:hAnsi="Times New Roman" w:cs="Times New Roman"/>
          <w:noProof/>
          <w:sz w:val="24"/>
          <w:szCs w:val="24"/>
        </w:rPr>
        <w:t>, (January), 3339–3357. doi: 10.1111/mec.15164</w:t>
      </w:r>
    </w:p>
    <w:p w14:paraId="56059C1C"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Bhatia, G., Patterson, N., Sankararaman, S., &amp; Price, A. L. (2013). Estimating and interpreting F. </w:t>
      </w:r>
      <w:r w:rsidRPr="002B7403">
        <w:rPr>
          <w:rFonts w:ascii="Times New Roman" w:hAnsi="Times New Roman" w:cs="Times New Roman"/>
          <w:i/>
          <w:iCs/>
          <w:noProof/>
          <w:sz w:val="24"/>
          <w:szCs w:val="24"/>
        </w:rPr>
        <w:t>Genome Research</w:t>
      </w:r>
      <w:r w:rsidRPr="002B7403">
        <w:rPr>
          <w:rFonts w:ascii="Times New Roman" w:hAnsi="Times New Roman" w:cs="Times New Roman"/>
          <w:noProof/>
          <w:sz w:val="24"/>
          <w:szCs w:val="24"/>
        </w:rPr>
        <w:t>, (2), 1–9. doi: 10.1101/gr.154831.113.23</w:t>
      </w:r>
    </w:p>
    <w:p w14:paraId="3042CDF7"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Bolnick, D. I., &amp; Nosil, P. (2007). Natural selection in populations subject to a migration load. </w:t>
      </w:r>
      <w:r w:rsidRPr="002B7403">
        <w:rPr>
          <w:rFonts w:ascii="Times New Roman" w:hAnsi="Times New Roman" w:cs="Times New Roman"/>
          <w:i/>
          <w:iCs/>
          <w:noProof/>
          <w:sz w:val="24"/>
          <w:szCs w:val="24"/>
        </w:rPr>
        <w:lastRenderedPageBreak/>
        <w:t>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61</w:t>
      </w:r>
      <w:r w:rsidRPr="002B7403">
        <w:rPr>
          <w:rFonts w:ascii="Times New Roman" w:hAnsi="Times New Roman" w:cs="Times New Roman"/>
          <w:noProof/>
          <w:sz w:val="24"/>
          <w:szCs w:val="24"/>
        </w:rPr>
        <w:t>(9), 2229–2243. doi: 10.1111/j.1558-5646.2007.00179.x</w:t>
      </w:r>
    </w:p>
    <w:p w14:paraId="0DE456DF"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Bradburd, G. S., &amp; Ralph, P. L. (2019). Spatial Population Genetics: It’s About Time. </w:t>
      </w:r>
      <w:r w:rsidRPr="002B7403">
        <w:rPr>
          <w:rFonts w:ascii="Times New Roman" w:hAnsi="Times New Roman" w:cs="Times New Roman"/>
          <w:i/>
          <w:iCs/>
          <w:noProof/>
          <w:sz w:val="24"/>
          <w:szCs w:val="24"/>
        </w:rPr>
        <w:t>Annual Review of Ecology, Evolution, and Systematics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50</w:t>
      </w:r>
      <w:r w:rsidRPr="002B7403">
        <w:rPr>
          <w:rFonts w:ascii="Times New Roman" w:hAnsi="Times New Roman" w:cs="Times New Roman"/>
          <w:noProof/>
          <w:sz w:val="24"/>
          <w:szCs w:val="24"/>
        </w:rPr>
        <w:t>(1), 427–449. doi: 10.1146/annurev-ecolsys-110316-022659</w:t>
      </w:r>
    </w:p>
    <w:p w14:paraId="0BE5703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Buschbom, J., Yanbaev, Y., &amp; Degen, B. (2011). Efficient long-distance gene flow into an isolated relict oak stand. </w:t>
      </w:r>
      <w:r w:rsidRPr="002B7403">
        <w:rPr>
          <w:rFonts w:ascii="Times New Roman" w:hAnsi="Times New Roman" w:cs="Times New Roman"/>
          <w:i/>
          <w:iCs/>
          <w:noProof/>
          <w:sz w:val="24"/>
          <w:szCs w:val="24"/>
        </w:rPr>
        <w:t>Journal of Heredity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102</w:t>
      </w:r>
      <w:r w:rsidRPr="002B7403">
        <w:rPr>
          <w:rFonts w:ascii="Times New Roman" w:hAnsi="Times New Roman" w:cs="Times New Roman"/>
          <w:noProof/>
          <w:sz w:val="24"/>
          <w:szCs w:val="24"/>
        </w:rPr>
        <w:t>(4), 464–472. doi: 10.1093/jhered/esr023</w:t>
      </w:r>
    </w:p>
    <w:p w14:paraId="7C0DF711"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2B7403">
        <w:rPr>
          <w:rFonts w:ascii="Times New Roman" w:hAnsi="Times New Roman" w:cs="Times New Roman"/>
          <w:i/>
          <w:iCs/>
          <w:noProof/>
          <w:sz w:val="24"/>
          <w:szCs w:val="24"/>
        </w:rPr>
        <w:t>Genome Research</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15</w:t>
      </w:r>
      <w:r w:rsidRPr="002B7403">
        <w:rPr>
          <w:rFonts w:ascii="Times New Roman" w:hAnsi="Times New Roman" w:cs="Times New Roman"/>
          <w:noProof/>
          <w:sz w:val="24"/>
          <w:szCs w:val="24"/>
        </w:rPr>
        <w:t>(11), 1496–1502. doi: 10.1101/gr.4107905</w:t>
      </w:r>
    </w:p>
    <w:p w14:paraId="3ECC3D43"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2B7403">
        <w:rPr>
          <w:rFonts w:ascii="Times New Roman" w:hAnsi="Times New Roman" w:cs="Times New Roman"/>
          <w:i/>
          <w:iCs/>
          <w:noProof/>
          <w:sz w:val="24"/>
          <w:szCs w:val="24"/>
        </w:rPr>
        <w:t>Molecular Ecology Notes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4</w:t>
      </w:r>
      <w:r w:rsidRPr="002B7403">
        <w:rPr>
          <w:rFonts w:ascii="Times New Roman" w:hAnsi="Times New Roman" w:cs="Times New Roman"/>
          <w:noProof/>
          <w:sz w:val="24"/>
          <w:szCs w:val="24"/>
        </w:rPr>
        <w:t>(1), 139–142. doi: 10.1046/j.1471-8286.2003.00582.x</w:t>
      </w:r>
    </w:p>
    <w:p w14:paraId="3C57175F"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Díez-del-Molino, D., Sánchez-Barreiro, F., Barnes, I., Gilbert, M. T. P., &amp; Dalén, L. (2018). Quantifying Temporal Genomic Erosion in Endangered Species. </w:t>
      </w:r>
      <w:r w:rsidRPr="002B7403">
        <w:rPr>
          <w:rFonts w:ascii="Times New Roman" w:hAnsi="Times New Roman" w:cs="Times New Roman"/>
          <w:i/>
          <w:iCs/>
          <w:noProof/>
          <w:sz w:val="24"/>
          <w:szCs w:val="24"/>
        </w:rPr>
        <w:t>Trends in Ecology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33</w:t>
      </w:r>
      <w:r w:rsidRPr="002B7403">
        <w:rPr>
          <w:rFonts w:ascii="Times New Roman" w:hAnsi="Times New Roman" w:cs="Times New Roman"/>
          <w:noProof/>
          <w:sz w:val="24"/>
          <w:szCs w:val="24"/>
        </w:rPr>
        <w:t>(3), 176–185. doi: 10.1016/j.tree.2017.12.002</w:t>
      </w:r>
    </w:p>
    <w:p w14:paraId="74285DCB"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Dirzo, R., Young, H. S., Galetti, M., Ceballos, G., Isaac, N. J. B., &amp; Collen, B. (2014). Defaunation in the Anthropocene. </w:t>
      </w:r>
      <w:r w:rsidRPr="002B7403">
        <w:rPr>
          <w:rFonts w:ascii="Times New Roman" w:hAnsi="Times New Roman" w:cs="Times New Roman"/>
          <w:i/>
          <w:iCs/>
          <w:noProof/>
          <w:sz w:val="24"/>
          <w:szCs w:val="24"/>
        </w:rPr>
        <w:t>Science</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401</w:t>
      </w:r>
      <w:r w:rsidRPr="002B7403">
        <w:rPr>
          <w:rFonts w:ascii="Times New Roman" w:hAnsi="Times New Roman" w:cs="Times New Roman"/>
          <w:noProof/>
          <w:sz w:val="24"/>
          <w:szCs w:val="24"/>
        </w:rPr>
        <w:t>(6195), 401–406. doi: 10.1126/science.1251817</w:t>
      </w:r>
    </w:p>
    <w:p w14:paraId="4BA31D1F"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Dray, S., Bauman, D., Blanchet, F. G., Borcard, D., Clappe, S., Guenard, G., … Wagner, H. H. (2019). </w:t>
      </w:r>
      <w:r w:rsidRPr="002B7403">
        <w:rPr>
          <w:rFonts w:ascii="Times New Roman" w:hAnsi="Times New Roman" w:cs="Times New Roman"/>
          <w:i/>
          <w:iCs/>
          <w:noProof/>
          <w:sz w:val="24"/>
          <w:szCs w:val="24"/>
        </w:rPr>
        <w:t>adespatial: multivariate multiscale spatial analysis.</w:t>
      </w:r>
      <w:r w:rsidRPr="002B7403">
        <w:rPr>
          <w:rFonts w:ascii="Times New Roman" w:hAnsi="Times New Roman" w:cs="Times New Roman"/>
          <w:noProof/>
          <w:sz w:val="24"/>
          <w:szCs w:val="24"/>
        </w:rPr>
        <w:t xml:space="preserve"> Retrieved from https://cran.r-project.org/package=adespatial</w:t>
      </w:r>
    </w:p>
    <w:p w14:paraId="4BA10926"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Epperson, B. K., McRae, B. H., Scribner, K., Cushman, S. a, Rosenberg, M. S., Fortin, M.-J., … Dale, M. R. T. (2010). Utility of computer simulations in landscape genetics. </w:t>
      </w:r>
      <w:r w:rsidRPr="002B7403">
        <w:rPr>
          <w:rFonts w:ascii="Times New Roman" w:hAnsi="Times New Roman" w:cs="Times New Roman"/>
          <w:i/>
          <w:iCs/>
          <w:noProof/>
          <w:sz w:val="24"/>
          <w:szCs w:val="24"/>
        </w:rPr>
        <w:t>Molecular Ecology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19</w:t>
      </w:r>
      <w:r w:rsidRPr="002B7403">
        <w:rPr>
          <w:rFonts w:ascii="Times New Roman" w:hAnsi="Times New Roman" w:cs="Times New Roman"/>
          <w:noProof/>
          <w:sz w:val="24"/>
          <w:szCs w:val="24"/>
        </w:rPr>
        <w:t>(17), 3549–3564. doi: 10.1111/j.1365-294X.2010.04678.x</w:t>
      </w:r>
    </w:p>
    <w:p w14:paraId="7BE8DD4E"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Excoffier, L., Dupanloup, I., Huerta-Sánchez, E., Sousa, V. C., &amp; Foll, M. (2013). Robust Demographic Inference from Genomic and SNP Data. </w:t>
      </w:r>
      <w:r w:rsidRPr="002B7403">
        <w:rPr>
          <w:rFonts w:ascii="Times New Roman" w:hAnsi="Times New Roman" w:cs="Times New Roman"/>
          <w:i/>
          <w:iCs/>
          <w:noProof/>
          <w:sz w:val="24"/>
          <w:szCs w:val="24"/>
        </w:rPr>
        <w:t>PLoS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9</w:t>
      </w:r>
      <w:r w:rsidRPr="002B7403">
        <w:rPr>
          <w:rFonts w:ascii="Times New Roman" w:hAnsi="Times New Roman" w:cs="Times New Roman"/>
          <w:noProof/>
          <w:sz w:val="24"/>
          <w:szCs w:val="24"/>
        </w:rPr>
        <w:t>(10). doi: 10.1371/journal.pgen.1003905</w:t>
      </w:r>
    </w:p>
    <w:p w14:paraId="2F7EE5C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Fenderson, L. E., Kovach, A. I., &amp; Llamas, B. (2019). Spatiotemporal Landscape Genetics: Investigating Ecology and Evolution through Space and Time. </w:t>
      </w:r>
      <w:r w:rsidRPr="002B7403">
        <w:rPr>
          <w:rFonts w:ascii="Times New Roman" w:hAnsi="Times New Roman" w:cs="Times New Roman"/>
          <w:i/>
          <w:iCs/>
          <w:noProof/>
          <w:sz w:val="24"/>
          <w:szCs w:val="24"/>
        </w:rPr>
        <w:t>Molecular Ecology</w:t>
      </w:r>
      <w:r w:rsidRPr="002B7403">
        <w:rPr>
          <w:rFonts w:ascii="Times New Roman" w:hAnsi="Times New Roman" w:cs="Times New Roman"/>
          <w:noProof/>
          <w:sz w:val="24"/>
          <w:szCs w:val="24"/>
        </w:rPr>
        <w:t>, (November 2019), mec.15315. doi: 10.1111/mec.15315</w:t>
      </w:r>
    </w:p>
    <w:p w14:paraId="32411706"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Fisher, M. C., &amp; Garner, T. W. J. (2020). Chytrid fungi and global amphibian declines. </w:t>
      </w:r>
      <w:r w:rsidRPr="002B7403">
        <w:rPr>
          <w:rFonts w:ascii="Times New Roman" w:hAnsi="Times New Roman" w:cs="Times New Roman"/>
          <w:i/>
          <w:iCs/>
          <w:noProof/>
          <w:sz w:val="24"/>
          <w:szCs w:val="24"/>
        </w:rPr>
        <w:t>Nature Reviews Microbiology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18</w:t>
      </w:r>
      <w:r w:rsidRPr="002B7403">
        <w:rPr>
          <w:rFonts w:ascii="Times New Roman" w:hAnsi="Times New Roman" w:cs="Times New Roman"/>
          <w:noProof/>
          <w:sz w:val="24"/>
          <w:szCs w:val="24"/>
        </w:rPr>
        <w:t>(6), 332–343. doi: 10.1038/s41579-020-0335-x</w:t>
      </w:r>
    </w:p>
    <w:p w14:paraId="061D08F7"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2B7403">
        <w:rPr>
          <w:rFonts w:ascii="Times New Roman" w:hAnsi="Times New Roman" w:cs="Times New Roman"/>
          <w:i/>
          <w:iCs/>
          <w:noProof/>
          <w:sz w:val="24"/>
          <w:szCs w:val="24"/>
        </w:rPr>
        <w:t>Heredity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110</w:t>
      </w:r>
      <w:r w:rsidRPr="002B7403">
        <w:rPr>
          <w:rFonts w:ascii="Times New Roman" w:hAnsi="Times New Roman" w:cs="Times New Roman"/>
          <w:noProof/>
          <w:sz w:val="24"/>
          <w:szCs w:val="24"/>
        </w:rPr>
        <w:t>(5), 409–419. doi: 10.1038/hdy.2012.120</w:t>
      </w:r>
    </w:p>
    <w:p w14:paraId="22ED9FA8"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lastRenderedPageBreak/>
        <w:t xml:space="preserve">Guillaume, F., &amp; Rougemont, J. (2006). Nemo: An evolutionary and population genetics programming framework. </w:t>
      </w:r>
      <w:r w:rsidRPr="002B7403">
        <w:rPr>
          <w:rFonts w:ascii="Times New Roman" w:hAnsi="Times New Roman" w:cs="Times New Roman"/>
          <w:i/>
          <w:iCs/>
          <w:noProof/>
          <w:sz w:val="24"/>
          <w:szCs w:val="24"/>
        </w:rPr>
        <w:t>Bioinformatics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22</w:t>
      </w:r>
      <w:r w:rsidRPr="002B7403">
        <w:rPr>
          <w:rFonts w:ascii="Times New Roman" w:hAnsi="Times New Roman" w:cs="Times New Roman"/>
          <w:noProof/>
          <w:sz w:val="24"/>
          <w:szCs w:val="24"/>
        </w:rPr>
        <w:t>(20), 2556–2557. doi: 10.1093/bioinformatics/btl415</w:t>
      </w:r>
    </w:p>
    <w:p w14:paraId="1112C527"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2B7403">
        <w:rPr>
          <w:rFonts w:ascii="Times New Roman" w:hAnsi="Times New Roman" w:cs="Times New Roman"/>
          <w:i/>
          <w:iCs/>
          <w:noProof/>
          <w:sz w:val="24"/>
          <w:szCs w:val="24"/>
        </w:rPr>
        <w:t>PLoS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5</w:t>
      </w:r>
      <w:r w:rsidRPr="002B7403">
        <w:rPr>
          <w:rFonts w:ascii="Times New Roman" w:hAnsi="Times New Roman" w:cs="Times New Roman"/>
          <w:noProof/>
          <w:sz w:val="24"/>
          <w:szCs w:val="24"/>
        </w:rPr>
        <w:t>(10). doi: 10.1371/journal.pgen.1000695</w:t>
      </w:r>
    </w:p>
    <w:p w14:paraId="182229D5"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Haller, B. C., &amp; Messer, P. W. (2019). SLiM 3: Forward Genetic Simulations Beyond the Wright-Fisher Model. </w:t>
      </w:r>
      <w:r w:rsidRPr="002B7403">
        <w:rPr>
          <w:rFonts w:ascii="Times New Roman" w:hAnsi="Times New Roman" w:cs="Times New Roman"/>
          <w:i/>
          <w:iCs/>
          <w:noProof/>
          <w:sz w:val="24"/>
          <w:szCs w:val="24"/>
        </w:rPr>
        <w:t>Molecular Biology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36</w:t>
      </w:r>
      <w:r w:rsidRPr="002B7403">
        <w:rPr>
          <w:rFonts w:ascii="Times New Roman" w:hAnsi="Times New Roman" w:cs="Times New Roman"/>
          <w:noProof/>
          <w:sz w:val="24"/>
          <w:szCs w:val="24"/>
        </w:rPr>
        <w:t>(3), 632–637. doi: 10.1093/molbev/msy228</w:t>
      </w:r>
    </w:p>
    <w:p w14:paraId="71ABA0D9"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2B7403">
        <w:rPr>
          <w:rFonts w:ascii="Times New Roman" w:hAnsi="Times New Roman" w:cs="Times New Roman"/>
          <w:i/>
          <w:iCs/>
          <w:noProof/>
          <w:sz w:val="24"/>
          <w:szCs w:val="24"/>
        </w:rPr>
        <w:t>Evolutionary Applications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7</w:t>
      </w:r>
      <w:r w:rsidRPr="002B7403">
        <w:rPr>
          <w:rFonts w:ascii="Times New Roman" w:hAnsi="Times New Roman" w:cs="Times New Roman"/>
          <w:noProof/>
          <w:sz w:val="24"/>
          <w:szCs w:val="24"/>
        </w:rPr>
        <w:t>(9), 1008–1025. doi: 10.1111/eva.12149</w:t>
      </w:r>
    </w:p>
    <w:p w14:paraId="6046A82E"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Jombart, T. (2008). Adegenet: A R package for the multivariate analysis of genetic markers. </w:t>
      </w:r>
      <w:r w:rsidRPr="002B7403">
        <w:rPr>
          <w:rFonts w:ascii="Times New Roman" w:hAnsi="Times New Roman" w:cs="Times New Roman"/>
          <w:i/>
          <w:iCs/>
          <w:noProof/>
          <w:sz w:val="24"/>
          <w:szCs w:val="24"/>
        </w:rPr>
        <w:t>Bioinformatics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24</w:t>
      </w:r>
      <w:r w:rsidRPr="002B7403">
        <w:rPr>
          <w:rFonts w:ascii="Times New Roman" w:hAnsi="Times New Roman" w:cs="Times New Roman"/>
          <w:noProof/>
          <w:sz w:val="24"/>
          <w:szCs w:val="24"/>
        </w:rPr>
        <w:t>(11), 1403–1405. doi: 10.1093/bioinformatics/btn129</w:t>
      </w:r>
    </w:p>
    <w:p w14:paraId="11AED696"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Jombart, T., &amp; Ahmed, I. (2011). adegenet 1.3-1: New tools for the analysis of genome-wide SNP data. </w:t>
      </w:r>
      <w:r w:rsidRPr="002B7403">
        <w:rPr>
          <w:rFonts w:ascii="Times New Roman" w:hAnsi="Times New Roman" w:cs="Times New Roman"/>
          <w:i/>
          <w:iCs/>
          <w:noProof/>
          <w:sz w:val="24"/>
          <w:szCs w:val="24"/>
        </w:rPr>
        <w:t>Bioinformatics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27</w:t>
      </w:r>
      <w:r w:rsidRPr="002B7403">
        <w:rPr>
          <w:rFonts w:ascii="Times New Roman" w:hAnsi="Times New Roman" w:cs="Times New Roman"/>
          <w:noProof/>
          <w:sz w:val="24"/>
          <w:szCs w:val="24"/>
        </w:rPr>
        <w:t>(21), 3070–3071. doi: 10.1093/bioinformatics/btr521</w:t>
      </w:r>
    </w:p>
    <w:p w14:paraId="7B6B0537"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2B7403">
        <w:rPr>
          <w:rFonts w:ascii="Times New Roman" w:hAnsi="Times New Roman" w:cs="Times New Roman"/>
          <w:i/>
          <w:iCs/>
          <w:noProof/>
          <w:sz w:val="24"/>
          <w:szCs w:val="24"/>
        </w:rPr>
        <w:t>Journal of the American Statistical Association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0</w:t>
      </w:r>
      <w:r w:rsidRPr="002B7403">
        <w:rPr>
          <w:rFonts w:ascii="Times New Roman" w:hAnsi="Times New Roman" w:cs="Times New Roman"/>
          <w:noProof/>
          <w:sz w:val="24"/>
          <w:szCs w:val="24"/>
        </w:rPr>
        <w:t>(0), 1–16. doi: 10.1080/01621459.2019.1635482</w:t>
      </w:r>
    </w:p>
    <w:p w14:paraId="53B40F2F"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Kamvar, Z. N., Brooks, J. C., &amp; Grünwald, N. J. (2015). Novel R tools for analysis of genome-wide population genetic data with emphasis on clonality. </w:t>
      </w:r>
      <w:r w:rsidRPr="002B7403">
        <w:rPr>
          <w:rFonts w:ascii="Times New Roman" w:hAnsi="Times New Roman" w:cs="Times New Roman"/>
          <w:i/>
          <w:iCs/>
          <w:noProof/>
          <w:sz w:val="24"/>
          <w:szCs w:val="24"/>
        </w:rPr>
        <w:t>Frontiers in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6</w:t>
      </w:r>
      <w:r w:rsidRPr="002B7403">
        <w:rPr>
          <w:rFonts w:ascii="Times New Roman" w:hAnsi="Times New Roman" w:cs="Times New Roman"/>
          <w:noProof/>
          <w:sz w:val="24"/>
          <w:szCs w:val="24"/>
        </w:rPr>
        <w:t>(JUN), 1–10. doi: 10.3389/fgene.2015.00208</w:t>
      </w:r>
    </w:p>
    <w:p w14:paraId="3DB74FD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Kamvar, Z. N., Tabima, J. F., &amp; Gr̈unwald, N. J. (2014). Poppr: An R package for genetic analysis of populations with clonal, partially clonal, and/or sexual reproduction. </w:t>
      </w:r>
      <w:r w:rsidRPr="002B7403">
        <w:rPr>
          <w:rFonts w:ascii="Times New Roman" w:hAnsi="Times New Roman" w:cs="Times New Roman"/>
          <w:i/>
          <w:iCs/>
          <w:noProof/>
          <w:sz w:val="24"/>
          <w:szCs w:val="24"/>
        </w:rPr>
        <w:t>PeerJ</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2014</w:t>
      </w:r>
      <w:r w:rsidRPr="002B7403">
        <w:rPr>
          <w:rFonts w:ascii="Times New Roman" w:hAnsi="Times New Roman" w:cs="Times New Roman"/>
          <w:noProof/>
          <w:sz w:val="24"/>
          <w:szCs w:val="24"/>
        </w:rPr>
        <w:t>(1), 1–14. doi: 10.7717/peerj.281</w:t>
      </w:r>
    </w:p>
    <w:p w14:paraId="3C7E0BA6"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Kinziger, A. P., Hellmair, M., McCraney, W. T., Jacobs, D. K., &amp; Goldsmith, G. (2015). Temporal genetic analysis of the endangered tidewater goby: Extinction-colonization dynamics or drift in isolation? </w:t>
      </w:r>
      <w:r w:rsidRPr="002B7403">
        <w:rPr>
          <w:rFonts w:ascii="Times New Roman" w:hAnsi="Times New Roman" w:cs="Times New Roman"/>
          <w:i/>
          <w:iCs/>
          <w:noProof/>
          <w:sz w:val="24"/>
          <w:szCs w:val="24"/>
        </w:rPr>
        <w:t>Molecular Ecology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24</w:t>
      </w:r>
      <w:r w:rsidRPr="002B7403">
        <w:rPr>
          <w:rFonts w:ascii="Times New Roman" w:hAnsi="Times New Roman" w:cs="Times New Roman"/>
          <w:noProof/>
          <w:sz w:val="24"/>
          <w:szCs w:val="24"/>
        </w:rPr>
        <w:t>(22), 5544–5560. doi: 10.1111/mec.13424</w:t>
      </w:r>
    </w:p>
    <w:p w14:paraId="4A91A969"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Knight, N. L., Vaghefi, N., Hansen, Z. R., Kikkert, J. R., &amp; Pethybridge, S. J. (2018). Temporal Genetic Differentiation of Cercospora beticola Populations in New York Table Beet Fields. </w:t>
      </w:r>
      <w:r w:rsidRPr="002B7403">
        <w:rPr>
          <w:rFonts w:ascii="Times New Roman" w:hAnsi="Times New Roman" w:cs="Times New Roman"/>
          <w:i/>
          <w:iCs/>
          <w:noProof/>
          <w:sz w:val="24"/>
          <w:szCs w:val="24"/>
        </w:rPr>
        <w:t>Plant Disease</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102</w:t>
      </w:r>
      <w:r w:rsidRPr="002B7403">
        <w:rPr>
          <w:rFonts w:ascii="Times New Roman" w:hAnsi="Times New Roman" w:cs="Times New Roman"/>
          <w:noProof/>
          <w:sz w:val="24"/>
          <w:szCs w:val="24"/>
        </w:rPr>
        <w:t>(11), 2074–2082. doi: 10.1094/PDIS-01-18-0175-RE</w:t>
      </w:r>
    </w:p>
    <w:p w14:paraId="511CED45"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2B7403">
        <w:rPr>
          <w:rFonts w:ascii="Times New Roman" w:hAnsi="Times New Roman" w:cs="Times New Roman"/>
          <w:i/>
          <w:iCs/>
          <w:noProof/>
          <w:sz w:val="24"/>
          <w:szCs w:val="24"/>
        </w:rPr>
        <w:t>Ecology Letters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15</w:t>
      </w:r>
      <w:r w:rsidRPr="002B7403">
        <w:rPr>
          <w:rFonts w:ascii="Times New Roman" w:hAnsi="Times New Roman" w:cs="Times New Roman"/>
          <w:noProof/>
          <w:sz w:val="24"/>
          <w:szCs w:val="24"/>
        </w:rPr>
        <w:t>(4), 378–392. doi: 10.1111/j.1461-0248.2012.01746.x</w:t>
      </w:r>
    </w:p>
    <w:p w14:paraId="5DC75EE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Landguth, E. L., Bearlin, A., Day, C. C., &amp; Dunham, J. (2016). CDMetaPOP: an individual-</w:t>
      </w:r>
      <w:r w:rsidRPr="002B7403">
        <w:rPr>
          <w:rFonts w:ascii="Times New Roman" w:hAnsi="Times New Roman" w:cs="Times New Roman"/>
          <w:noProof/>
          <w:sz w:val="24"/>
          <w:szCs w:val="24"/>
        </w:rPr>
        <w:lastRenderedPageBreak/>
        <w:t xml:space="preserve">based, eco-evolutionary model for spatially-explicit simulation of landscape demogenetics. </w:t>
      </w:r>
      <w:r w:rsidRPr="002B7403">
        <w:rPr>
          <w:rFonts w:ascii="Times New Roman" w:hAnsi="Times New Roman" w:cs="Times New Roman"/>
          <w:i/>
          <w:iCs/>
          <w:noProof/>
          <w:sz w:val="24"/>
          <w:szCs w:val="24"/>
        </w:rPr>
        <w:t>Methods in Ecology and Evolution</w:t>
      </w:r>
      <w:r w:rsidRPr="002B7403">
        <w:rPr>
          <w:rFonts w:ascii="Times New Roman" w:hAnsi="Times New Roman" w:cs="Times New Roman"/>
          <w:noProof/>
          <w:sz w:val="24"/>
          <w:szCs w:val="24"/>
        </w:rPr>
        <w:t>. doi: 10.1111/2041-210X.12608</w:t>
      </w:r>
    </w:p>
    <w:p w14:paraId="448FF6BE"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2B7403">
        <w:rPr>
          <w:rFonts w:ascii="Times New Roman" w:hAnsi="Times New Roman" w:cs="Times New Roman"/>
          <w:i/>
          <w:iCs/>
          <w:noProof/>
          <w:sz w:val="24"/>
          <w:szCs w:val="24"/>
        </w:rPr>
        <w:t>Methods in Ecology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8</w:t>
      </w:r>
      <w:r w:rsidRPr="002B7403">
        <w:rPr>
          <w:rFonts w:ascii="Times New Roman" w:hAnsi="Times New Roman" w:cs="Times New Roman"/>
          <w:noProof/>
          <w:sz w:val="24"/>
          <w:szCs w:val="24"/>
        </w:rPr>
        <w:t>(1), 4–11. doi: 10.1111/2041-210X.12608</w:t>
      </w:r>
    </w:p>
    <w:p w14:paraId="61F9AD6A"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2B7403">
        <w:rPr>
          <w:rFonts w:ascii="Times New Roman" w:hAnsi="Times New Roman" w:cs="Times New Roman"/>
          <w:i/>
          <w:iCs/>
          <w:noProof/>
          <w:sz w:val="24"/>
          <w:szCs w:val="24"/>
        </w:rPr>
        <w:t>Frontiers in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8</w:t>
      </w:r>
      <w:r w:rsidRPr="002B7403">
        <w:rPr>
          <w:rFonts w:ascii="Times New Roman" w:hAnsi="Times New Roman" w:cs="Times New Roman"/>
          <w:noProof/>
          <w:sz w:val="24"/>
          <w:szCs w:val="24"/>
        </w:rPr>
        <w:t>(FEB), 1–12. doi: 10.3389/fgene.2017.00009</w:t>
      </w:r>
    </w:p>
    <w:p w14:paraId="427EA5E8"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2B7403">
        <w:rPr>
          <w:rFonts w:ascii="Times New Roman" w:hAnsi="Times New Roman" w:cs="Times New Roman"/>
          <w:i/>
          <w:iCs/>
          <w:noProof/>
          <w:sz w:val="24"/>
          <w:szCs w:val="24"/>
        </w:rPr>
        <w:t>Evolutionary Applications</w:t>
      </w:r>
      <w:r w:rsidRPr="002B7403">
        <w:rPr>
          <w:rFonts w:ascii="Times New Roman" w:hAnsi="Times New Roman" w:cs="Times New Roman"/>
          <w:noProof/>
          <w:sz w:val="24"/>
          <w:szCs w:val="24"/>
        </w:rPr>
        <w:t>, (July), 1–15. doi: 10.1111/eva.12852</w:t>
      </w:r>
    </w:p>
    <w:p w14:paraId="0FAF8C6D"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Lauterjung, M. B., Montagna, T., Bernardi, A. P., da Silva, J. Z., da Costa, N. C. F., Steiner, F., … dos Reis, M. S. (2019). Temporal changes in population genetics of six threatened Brazilian plant species in a fragmented landscape. </w:t>
      </w:r>
      <w:r w:rsidRPr="002B7403">
        <w:rPr>
          <w:rFonts w:ascii="Times New Roman" w:hAnsi="Times New Roman" w:cs="Times New Roman"/>
          <w:i/>
          <w:iCs/>
          <w:noProof/>
          <w:sz w:val="24"/>
          <w:szCs w:val="24"/>
        </w:rPr>
        <w:t>Forest Ecology and Management</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435</w:t>
      </w:r>
      <w:r w:rsidRPr="002B7403">
        <w:rPr>
          <w:rFonts w:ascii="Times New Roman" w:hAnsi="Times New Roman" w:cs="Times New Roman"/>
          <w:noProof/>
          <w:sz w:val="24"/>
          <w:szCs w:val="24"/>
        </w:rPr>
        <w:t>(October 2018), 144–150. doi: 10.1016/j.foreco.2018.12.058</w:t>
      </w:r>
    </w:p>
    <w:p w14:paraId="5CAAEE96"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Legendre, P. (2019). A temporal beta-diversity index to identify sites that have changed in exceptional ways in space–time surveys. </w:t>
      </w:r>
      <w:r w:rsidRPr="002B7403">
        <w:rPr>
          <w:rFonts w:ascii="Times New Roman" w:hAnsi="Times New Roman" w:cs="Times New Roman"/>
          <w:i/>
          <w:iCs/>
          <w:noProof/>
          <w:sz w:val="24"/>
          <w:szCs w:val="24"/>
        </w:rPr>
        <w:t>Ecology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9</w:t>
      </w:r>
      <w:r w:rsidRPr="002B7403">
        <w:rPr>
          <w:rFonts w:ascii="Times New Roman" w:hAnsi="Times New Roman" w:cs="Times New Roman"/>
          <w:noProof/>
          <w:sz w:val="24"/>
          <w:szCs w:val="24"/>
        </w:rPr>
        <w:t>(6), 3500–3514. doi: 10.1002/ece3.4984</w:t>
      </w:r>
    </w:p>
    <w:p w14:paraId="248FEB27"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2B7403">
        <w:rPr>
          <w:rFonts w:ascii="Times New Roman" w:hAnsi="Times New Roman" w:cs="Times New Roman"/>
          <w:i/>
          <w:iCs/>
          <w:noProof/>
          <w:sz w:val="24"/>
          <w:szCs w:val="24"/>
        </w:rPr>
        <w:t>Evolutionary Applications</w:t>
      </w:r>
      <w:r w:rsidRPr="002B7403">
        <w:rPr>
          <w:rFonts w:ascii="Times New Roman" w:hAnsi="Times New Roman" w:cs="Times New Roman"/>
          <w:noProof/>
          <w:sz w:val="24"/>
          <w:szCs w:val="24"/>
        </w:rPr>
        <w:t>, (April), 1–8. doi: 10.1111/eva.12810</w:t>
      </w:r>
    </w:p>
    <w:p w14:paraId="403CF7E8"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Mack, R. N., Simberloff, D., Lonsdale, W. M., Evans, H., Clout, M., &amp; Bazzaz, F. a. (2000). Biotic invasions: Causes, epidemiology, global consequences, and control. </w:t>
      </w:r>
      <w:r w:rsidRPr="002B7403">
        <w:rPr>
          <w:rFonts w:ascii="Times New Roman" w:hAnsi="Times New Roman" w:cs="Times New Roman"/>
          <w:i/>
          <w:iCs/>
          <w:noProof/>
          <w:sz w:val="24"/>
          <w:szCs w:val="24"/>
        </w:rPr>
        <w:t>Ecological Applications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10</w:t>
      </w:r>
      <w:r w:rsidRPr="002B7403">
        <w:rPr>
          <w:rFonts w:ascii="Times New Roman" w:hAnsi="Times New Roman" w:cs="Times New Roman"/>
          <w:noProof/>
          <w:sz w:val="24"/>
          <w:szCs w:val="24"/>
        </w:rPr>
        <w:t>(3), 689–710. doi: 10.1890/1051-0761(2000)010[0689:BICEGC]2.0.CO;2</w:t>
      </w:r>
    </w:p>
    <w:p w14:paraId="7DFF56B8"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2B7403">
        <w:rPr>
          <w:rFonts w:ascii="Times New Roman" w:hAnsi="Times New Roman" w:cs="Times New Roman"/>
          <w:i/>
          <w:iCs/>
          <w:noProof/>
          <w:sz w:val="24"/>
          <w:szCs w:val="24"/>
        </w:rPr>
        <w:t>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166</w:t>
      </w:r>
      <w:r w:rsidRPr="002B7403">
        <w:rPr>
          <w:rFonts w:ascii="Times New Roman" w:hAnsi="Times New Roman" w:cs="Times New Roman"/>
          <w:noProof/>
          <w:sz w:val="24"/>
          <w:szCs w:val="24"/>
        </w:rPr>
        <w:t>(1), 351–372. doi: 10.1534/genetics.166.1.351</w:t>
      </w:r>
    </w:p>
    <w:p w14:paraId="47AED01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Maruyama, T., &amp; Fuerstt, P. A. (1985). Population bottlenecks and nonequilibrium models in opulation genetics. II. Number of alleles in a small population that was formed by a recent bottleneck. </w:t>
      </w:r>
      <w:r w:rsidRPr="002B7403">
        <w:rPr>
          <w:rFonts w:ascii="Times New Roman" w:hAnsi="Times New Roman" w:cs="Times New Roman"/>
          <w:i/>
          <w:iCs/>
          <w:noProof/>
          <w:sz w:val="24"/>
          <w:szCs w:val="24"/>
        </w:rPr>
        <w:t>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111</w:t>
      </w:r>
      <w:r w:rsidRPr="002B7403">
        <w:rPr>
          <w:rFonts w:ascii="Times New Roman" w:hAnsi="Times New Roman" w:cs="Times New Roman"/>
          <w:noProof/>
          <w:sz w:val="24"/>
          <w:szCs w:val="24"/>
        </w:rPr>
        <w:t>(3), 675–689. Retrieved from https://www.ncbi.nlm.nih.gov/pmc/articles/PMC1202664/pdf/675.pdf</w:t>
      </w:r>
    </w:p>
    <w:p w14:paraId="18712CDD"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Maynard, A. J., Ambrose, L., Cooper, R. D., Chow, W. K., Davis, J. B., Muzari, M. O., … Beebe, N. W. (2017). Tiger on the prowl: Invasion history and spatio-temporal genetic structure of the Asian tiger mosquito Aedes albopictus (Skuse 1894) in the Indo-Pacific. </w:t>
      </w:r>
      <w:r w:rsidRPr="002B7403">
        <w:rPr>
          <w:rFonts w:ascii="Times New Roman" w:hAnsi="Times New Roman" w:cs="Times New Roman"/>
          <w:i/>
          <w:iCs/>
          <w:noProof/>
          <w:sz w:val="24"/>
          <w:szCs w:val="24"/>
        </w:rPr>
        <w:t>PLoS Neglected Tropical Diseases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11</w:t>
      </w:r>
      <w:r w:rsidRPr="002B7403">
        <w:rPr>
          <w:rFonts w:ascii="Times New Roman" w:hAnsi="Times New Roman" w:cs="Times New Roman"/>
          <w:noProof/>
          <w:sz w:val="24"/>
          <w:szCs w:val="24"/>
        </w:rPr>
        <w:t>(4), 1–27. doi: 10.1371/journal.pntd.0005546</w:t>
      </w:r>
    </w:p>
    <w:p w14:paraId="48D2EA75"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lastRenderedPageBreak/>
        <w:t xml:space="preserve">Moraes, A. M., Ruiz-Miranda, C. R., Ribeiro, M. C., Grativol, A. D., da S. Carvalho, C., Dietz, J. M., … Galetti, P. M. (2017). Temporal genetic dynamics of reintroduced and translocated populations of the endangered golden lion tamarin (Leontopithecus rosalia). </w:t>
      </w:r>
      <w:r w:rsidRPr="002B7403">
        <w:rPr>
          <w:rFonts w:ascii="Times New Roman" w:hAnsi="Times New Roman" w:cs="Times New Roman"/>
          <w:i/>
          <w:iCs/>
          <w:noProof/>
          <w:sz w:val="24"/>
          <w:szCs w:val="24"/>
        </w:rPr>
        <w:t>Conservation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18</w:t>
      </w:r>
      <w:r w:rsidRPr="002B7403">
        <w:rPr>
          <w:rFonts w:ascii="Times New Roman" w:hAnsi="Times New Roman" w:cs="Times New Roman"/>
          <w:noProof/>
          <w:sz w:val="24"/>
          <w:szCs w:val="24"/>
        </w:rPr>
        <w:t>(5), 995–1009. doi: 10.1007/s10592-017-0948-4</w:t>
      </w:r>
    </w:p>
    <w:p w14:paraId="5E7971FA"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2B7403">
        <w:rPr>
          <w:rFonts w:ascii="Times New Roman" w:hAnsi="Times New Roman" w:cs="Times New Roman"/>
          <w:i/>
          <w:iCs/>
          <w:noProof/>
          <w:sz w:val="24"/>
          <w:szCs w:val="24"/>
        </w:rPr>
        <w:t>Methods in Ecology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7</w:t>
      </w:r>
      <w:r w:rsidRPr="002B7403">
        <w:rPr>
          <w:rFonts w:ascii="Times New Roman" w:hAnsi="Times New Roman" w:cs="Times New Roman"/>
          <w:noProof/>
          <w:sz w:val="24"/>
          <w:szCs w:val="24"/>
        </w:rPr>
        <w:t>(1), 80–89. doi: 10.1111/2041-210X.12466</w:t>
      </w:r>
    </w:p>
    <w:p w14:paraId="74167E1A"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Paradis, E. (2010). Pegas: An R package for population genetics with an integrated-modular approach. </w:t>
      </w:r>
      <w:r w:rsidRPr="002B7403">
        <w:rPr>
          <w:rFonts w:ascii="Times New Roman" w:hAnsi="Times New Roman" w:cs="Times New Roman"/>
          <w:i/>
          <w:iCs/>
          <w:noProof/>
          <w:sz w:val="24"/>
          <w:szCs w:val="24"/>
        </w:rPr>
        <w:t>Bioinformatics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26</w:t>
      </w:r>
      <w:r w:rsidRPr="002B7403">
        <w:rPr>
          <w:rFonts w:ascii="Times New Roman" w:hAnsi="Times New Roman" w:cs="Times New Roman"/>
          <w:noProof/>
          <w:sz w:val="24"/>
          <w:szCs w:val="24"/>
        </w:rPr>
        <w:t>(3), 419–420. doi: 10.1093/bioinformatics/btp696</w:t>
      </w:r>
    </w:p>
    <w:p w14:paraId="1DF0961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Pereira, P., Teixeira, J., &amp; Velo-Antón, G. (2018). Allele surfing shaped the genetic structure of the European pond turtle via colonization and population expansion across the Iberian Peninsula from Africa. </w:t>
      </w:r>
      <w:r w:rsidRPr="002B7403">
        <w:rPr>
          <w:rFonts w:ascii="Times New Roman" w:hAnsi="Times New Roman" w:cs="Times New Roman"/>
          <w:i/>
          <w:iCs/>
          <w:noProof/>
          <w:sz w:val="24"/>
          <w:szCs w:val="24"/>
        </w:rPr>
        <w:t>Journal of Biogeography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45</w:t>
      </w:r>
      <w:r w:rsidRPr="002B7403">
        <w:rPr>
          <w:rFonts w:ascii="Times New Roman" w:hAnsi="Times New Roman" w:cs="Times New Roman"/>
          <w:noProof/>
          <w:sz w:val="24"/>
          <w:szCs w:val="24"/>
        </w:rPr>
        <w:t>(9), 2202–2215. doi: 10.1111/jbi.13412</w:t>
      </w:r>
    </w:p>
    <w:p w14:paraId="31B9F64C"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Poff, N. L. R., Larson, E. I., Salerno, P. E., Morton, S. G., Kondratieff, B. C., Flecker, A. S., … Funk, W. C. (2018). Extreme streams: species persistence and genomic change in montane insect populations across a flooding gradient. </w:t>
      </w:r>
      <w:r w:rsidRPr="002B7403">
        <w:rPr>
          <w:rFonts w:ascii="Times New Roman" w:hAnsi="Times New Roman" w:cs="Times New Roman"/>
          <w:i/>
          <w:iCs/>
          <w:noProof/>
          <w:sz w:val="24"/>
          <w:szCs w:val="24"/>
        </w:rPr>
        <w:t>Ecology Letters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21</w:t>
      </w:r>
      <w:r w:rsidRPr="002B7403">
        <w:rPr>
          <w:rFonts w:ascii="Times New Roman" w:hAnsi="Times New Roman" w:cs="Times New Roman"/>
          <w:noProof/>
          <w:sz w:val="24"/>
          <w:szCs w:val="24"/>
        </w:rPr>
        <w:t>(4), 525–535. doi: 10.1111/ele.12918</w:t>
      </w:r>
    </w:p>
    <w:p w14:paraId="462A9F9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R Core Team. (2019). </w:t>
      </w:r>
      <w:r w:rsidRPr="002B7403">
        <w:rPr>
          <w:rFonts w:ascii="Times New Roman" w:hAnsi="Times New Roman" w:cs="Times New Roman"/>
          <w:i/>
          <w:iCs/>
          <w:noProof/>
          <w:sz w:val="24"/>
          <w:szCs w:val="24"/>
        </w:rPr>
        <w:t>R: A language and environment for statistical computing</w:t>
      </w:r>
      <w:r w:rsidRPr="002B7403">
        <w:rPr>
          <w:rFonts w:ascii="Times New Roman" w:hAnsi="Times New Roman" w:cs="Times New Roman"/>
          <w:noProof/>
          <w:sz w:val="24"/>
          <w:szCs w:val="24"/>
        </w:rPr>
        <w:t>. Retrieved from https://www.r-project.org/</w:t>
      </w:r>
    </w:p>
    <w:p w14:paraId="6C387555"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Robledo-Arnuncio, J. J., &amp; Rousset, F. (2010). Isolation by distance in a continuous population under stochastic demographic fluctuations. </w:t>
      </w:r>
      <w:r w:rsidRPr="002B7403">
        <w:rPr>
          <w:rFonts w:ascii="Times New Roman" w:hAnsi="Times New Roman" w:cs="Times New Roman"/>
          <w:i/>
          <w:iCs/>
          <w:noProof/>
          <w:sz w:val="24"/>
          <w:szCs w:val="24"/>
        </w:rPr>
        <w:t>Journal of Evolutionary Biology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23</w:t>
      </w:r>
      <w:r w:rsidRPr="002B7403">
        <w:rPr>
          <w:rFonts w:ascii="Times New Roman" w:hAnsi="Times New Roman" w:cs="Times New Roman"/>
          <w:noProof/>
          <w:sz w:val="24"/>
          <w:szCs w:val="24"/>
        </w:rPr>
        <w:t>(1), 53–71. doi: 10.1111/j.1420-9101.2009.01860.x</w:t>
      </w:r>
    </w:p>
    <w:p w14:paraId="4CFA4127"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Rogers, J. S. (1972). Measures of genetic similarity and genetic distances. In M. R. Wheeler (Ed.), </w:t>
      </w:r>
      <w:r w:rsidRPr="002B7403">
        <w:rPr>
          <w:rFonts w:ascii="Times New Roman" w:hAnsi="Times New Roman" w:cs="Times New Roman"/>
          <w:i/>
          <w:iCs/>
          <w:noProof/>
          <w:sz w:val="24"/>
          <w:szCs w:val="24"/>
        </w:rPr>
        <w:t>Studies in Genetics VII</w:t>
      </w:r>
      <w:r w:rsidRPr="002B7403">
        <w:rPr>
          <w:rFonts w:ascii="Times New Roman" w:hAnsi="Times New Roman" w:cs="Times New Roman"/>
          <w:noProof/>
          <w:sz w:val="24"/>
          <w:szCs w:val="24"/>
        </w:rPr>
        <w:t xml:space="preserve"> (pp. 145–153). Austin: The University of Texas.</w:t>
      </w:r>
    </w:p>
    <w:p w14:paraId="37A25800"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Rousset, F. (1997). Genetic Differentiation and Estimation of Gene Flow from FStatistics Under Isolation by Distance. </w:t>
      </w:r>
      <w:r w:rsidRPr="002B7403">
        <w:rPr>
          <w:rFonts w:ascii="Times New Roman" w:hAnsi="Times New Roman" w:cs="Times New Roman"/>
          <w:i/>
          <w:iCs/>
          <w:noProof/>
          <w:sz w:val="24"/>
          <w:szCs w:val="24"/>
        </w:rPr>
        <w:t>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145</w:t>
      </w:r>
      <w:r w:rsidRPr="002B7403">
        <w:rPr>
          <w:rFonts w:ascii="Times New Roman" w:hAnsi="Times New Roman" w:cs="Times New Roman"/>
          <w:noProof/>
          <w:sz w:val="24"/>
          <w:szCs w:val="24"/>
        </w:rPr>
        <w:t>(4), 1219–1228.</w:t>
      </w:r>
    </w:p>
    <w:p w14:paraId="6A16C1E1"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Rousset, F., &amp; Ferdy, J.-B. (2014). Testing environmental and genetic effects in the presence of spatial autocorrelation. </w:t>
      </w:r>
      <w:r w:rsidRPr="002B7403">
        <w:rPr>
          <w:rFonts w:ascii="Times New Roman" w:hAnsi="Times New Roman" w:cs="Times New Roman"/>
          <w:i/>
          <w:iCs/>
          <w:noProof/>
          <w:sz w:val="24"/>
          <w:szCs w:val="24"/>
        </w:rPr>
        <w:t>Ecography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37</w:t>
      </w:r>
      <w:r w:rsidRPr="002B7403">
        <w:rPr>
          <w:rFonts w:ascii="Times New Roman" w:hAnsi="Times New Roman" w:cs="Times New Roman"/>
          <w:noProof/>
          <w:sz w:val="24"/>
          <w:szCs w:val="24"/>
        </w:rPr>
        <w:t>(December 2013), 781–790. doi: 10.1111/ecog.00566</w:t>
      </w:r>
    </w:p>
    <w:p w14:paraId="0618B254"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RStudio Team. (2018). </w:t>
      </w:r>
      <w:r w:rsidRPr="002B7403">
        <w:rPr>
          <w:rFonts w:ascii="Times New Roman" w:hAnsi="Times New Roman" w:cs="Times New Roman"/>
          <w:i/>
          <w:iCs/>
          <w:noProof/>
          <w:sz w:val="24"/>
          <w:szCs w:val="24"/>
        </w:rPr>
        <w:t>RStudio: Integrated Development for R</w:t>
      </w:r>
      <w:r w:rsidRPr="002B7403">
        <w:rPr>
          <w:rFonts w:ascii="Times New Roman" w:hAnsi="Times New Roman" w:cs="Times New Roman"/>
          <w:noProof/>
          <w:sz w:val="24"/>
          <w:szCs w:val="24"/>
        </w:rPr>
        <w:t>. Retrieved from http://www.rstudio.com/</w:t>
      </w:r>
    </w:p>
    <w:p w14:paraId="7C7DEEF8"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2B7403">
        <w:rPr>
          <w:rFonts w:ascii="Times New Roman" w:hAnsi="Times New Roman" w:cs="Times New Roman"/>
          <w:i/>
          <w:iCs/>
          <w:noProof/>
          <w:sz w:val="24"/>
          <w:szCs w:val="24"/>
        </w:rPr>
        <w:t>Conservation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11</w:t>
      </w:r>
      <w:r w:rsidRPr="002B7403">
        <w:rPr>
          <w:rFonts w:ascii="Times New Roman" w:hAnsi="Times New Roman" w:cs="Times New Roman"/>
          <w:noProof/>
          <w:sz w:val="24"/>
          <w:szCs w:val="24"/>
        </w:rPr>
        <w:t>(2), 375–385. doi: 10.1007/s10592-009-0044-5</w:t>
      </w:r>
    </w:p>
    <w:p w14:paraId="0645919D"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2B7403">
        <w:rPr>
          <w:rFonts w:ascii="Times New Roman" w:hAnsi="Times New Roman" w:cs="Times New Roman"/>
          <w:i/>
          <w:iCs/>
          <w:noProof/>
          <w:sz w:val="24"/>
          <w:szCs w:val="24"/>
        </w:rPr>
        <w:t>Scientific Reports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9</w:t>
      </w:r>
      <w:r w:rsidRPr="002B7403">
        <w:rPr>
          <w:rFonts w:ascii="Times New Roman" w:hAnsi="Times New Roman" w:cs="Times New Roman"/>
          <w:noProof/>
          <w:sz w:val="24"/>
          <w:szCs w:val="24"/>
        </w:rPr>
        <w:t>(1), 1–9. doi: 10.1038/s41598-019-43435-9</w:t>
      </w:r>
    </w:p>
    <w:p w14:paraId="35EFEEB4"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lastRenderedPageBreak/>
        <w:t xml:space="preserve">Skoglund, P., Sjödin, P., Skoglund, T., Lascoux, M., &amp; Jakobsson, M. (2014). Investigating population history using temporal genetic differentiation. </w:t>
      </w:r>
      <w:r w:rsidRPr="002B7403">
        <w:rPr>
          <w:rFonts w:ascii="Times New Roman" w:hAnsi="Times New Roman" w:cs="Times New Roman"/>
          <w:i/>
          <w:iCs/>
          <w:noProof/>
          <w:sz w:val="24"/>
          <w:szCs w:val="24"/>
        </w:rPr>
        <w:t>Molecular Biology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31</w:t>
      </w:r>
      <w:r w:rsidRPr="002B7403">
        <w:rPr>
          <w:rFonts w:ascii="Times New Roman" w:hAnsi="Times New Roman" w:cs="Times New Roman"/>
          <w:noProof/>
          <w:sz w:val="24"/>
          <w:szCs w:val="24"/>
        </w:rPr>
        <w:t>(9), 2516–2527. doi: 10.1093/molbev/msu192</w:t>
      </w:r>
    </w:p>
    <w:p w14:paraId="50A551D9"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Suárez, N. M., Betancor, E., Fregel, R., Rodríguez, F., Pestano, J., Sua, N. M., &amp; Pestano, J. (2012). Genetic signature of a severe forest fire on the endangered Gran Canaria blue chaffinch (Fringilla teydea polatzeki). </w:t>
      </w:r>
      <w:r w:rsidRPr="002B7403">
        <w:rPr>
          <w:rFonts w:ascii="Times New Roman" w:hAnsi="Times New Roman" w:cs="Times New Roman"/>
          <w:i/>
          <w:iCs/>
          <w:noProof/>
          <w:sz w:val="24"/>
          <w:szCs w:val="24"/>
        </w:rPr>
        <w:t>Conservation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13</w:t>
      </w:r>
      <w:r w:rsidRPr="002B7403">
        <w:rPr>
          <w:rFonts w:ascii="Times New Roman" w:hAnsi="Times New Roman" w:cs="Times New Roman"/>
          <w:noProof/>
          <w:sz w:val="24"/>
          <w:szCs w:val="24"/>
        </w:rPr>
        <w:t>(2), 499–507. doi: 10.1007/s10592-011-0302-1</w:t>
      </w:r>
    </w:p>
    <w:p w14:paraId="7141BF3B"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Taylor, P. D., Fahrig, L., Henein, K., &amp; Merriam, G. (1993). Connectivity is a vital element of landscape structure. </w:t>
      </w:r>
      <w:r w:rsidRPr="002B7403">
        <w:rPr>
          <w:rFonts w:ascii="Times New Roman" w:hAnsi="Times New Roman" w:cs="Times New Roman"/>
          <w:i/>
          <w:iCs/>
          <w:noProof/>
          <w:sz w:val="24"/>
          <w:szCs w:val="24"/>
        </w:rPr>
        <w:t>Oikos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68</w:t>
      </w:r>
      <w:r w:rsidRPr="002B7403">
        <w:rPr>
          <w:rFonts w:ascii="Times New Roman" w:hAnsi="Times New Roman" w:cs="Times New Roman"/>
          <w:noProof/>
          <w:sz w:val="24"/>
          <w:szCs w:val="24"/>
        </w:rPr>
        <w:t>(3), 571–573. doi: 10.2307/3544927</w:t>
      </w:r>
    </w:p>
    <w:p w14:paraId="02522CA1"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2B7403">
        <w:rPr>
          <w:rFonts w:ascii="Times New Roman" w:hAnsi="Times New Roman" w:cs="Times New Roman"/>
          <w:i/>
          <w:iCs/>
          <w:noProof/>
          <w:sz w:val="24"/>
          <w:szCs w:val="24"/>
        </w:rPr>
        <w:t>Canadian Journal of Forest Research</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1348</w:t>
      </w:r>
      <w:r w:rsidRPr="002B7403">
        <w:rPr>
          <w:rFonts w:ascii="Times New Roman" w:hAnsi="Times New Roman" w:cs="Times New Roman"/>
          <w:noProof/>
          <w:sz w:val="24"/>
          <w:szCs w:val="24"/>
        </w:rPr>
        <w:t>(September), 1339–1348. doi: 10.1139/cjfr-2018-0417</w:t>
      </w:r>
    </w:p>
    <w:p w14:paraId="2586C913"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rPr>
      </w:pPr>
      <w:r w:rsidRPr="002B7403">
        <w:rPr>
          <w:rFonts w:ascii="Times New Roman" w:hAnsi="Times New Roman" w:cs="Times New Roman"/>
          <w:noProof/>
          <w:sz w:val="24"/>
          <w:szCs w:val="24"/>
        </w:rPr>
        <w:t xml:space="preserve">Wright, S. (1943). Isolation by Distance. </w:t>
      </w:r>
      <w:r w:rsidRPr="002B7403">
        <w:rPr>
          <w:rFonts w:ascii="Times New Roman" w:hAnsi="Times New Roman" w:cs="Times New Roman"/>
          <w:i/>
          <w:iCs/>
          <w:noProof/>
          <w:sz w:val="24"/>
          <w:szCs w:val="24"/>
        </w:rPr>
        <w:t>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28</w:t>
      </w:r>
      <w:r w:rsidRPr="002B7403">
        <w:rPr>
          <w:rFonts w:ascii="Times New Roman" w:hAnsi="Times New Roman" w:cs="Times New Roman"/>
          <w:noProof/>
          <w:sz w:val="24"/>
          <w:szCs w:val="24"/>
        </w:rPr>
        <w:t>(2), 114–138.</w:t>
      </w:r>
    </w:p>
    <w:p w14:paraId="0372EB18" w14:textId="053E7221" w:rsidR="00AB1190" w:rsidRPr="00067650" w:rsidRDefault="008D3C82" w:rsidP="00B46C5C">
      <w:pPr>
        <w:spacing w:before="240" w:after="240" w:line="276" w:lineRule="auto"/>
        <w:rPr>
          <w:rFonts w:ascii="Times New Roman" w:hAnsi="Times New Roman" w:cs="Times New Roman"/>
          <w:sz w:val="24"/>
          <w:szCs w:val="24"/>
        </w:rPr>
      </w:pPr>
      <w:r>
        <w:rPr>
          <w:rFonts w:ascii="Times New Roman" w:eastAsia="Times New Roman" w:hAnsi="Times New Roman" w:cs="Times New Roman"/>
          <w:sz w:val="24"/>
          <w:szCs w:val="24"/>
        </w:rPr>
        <w:fldChar w:fldCharType="end"/>
      </w:r>
    </w:p>
    <w:p w14:paraId="2412C14A" w14:textId="120DFC07" w:rsidR="008D3C82" w:rsidRDefault="008D3C82" w:rsidP="008D3C82">
      <w:pPr>
        <w:spacing w:after="240" w:line="240" w:lineRule="auto"/>
        <w:rPr>
          <w:rFonts w:ascii="Times New Roman" w:eastAsia="Times New Roman" w:hAnsi="Times New Roman" w:cs="Times New Roman"/>
          <w:sz w:val="24"/>
          <w:szCs w:val="24"/>
        </w:rPr>
      </w:pPr>
    </w:p>
    <w:p w14:paraId="3D8A5024" w14:textId="3F29B30F" w:rsidR="00BE1555" w:rsidRDefault="00BE1555" w:rsidP="008D3C82">
      <w:pPr>
        <w:spacing w:after="240" w:line="240" w:lineRule="auto"/>
        <w:rPr>
          <w:rFonts w:ascii="Times New Roman" w:eastAsia="Times New Roman" w:hAnsi="Times New Roman" w:cs="Times New Roman"/>
          <w:sz w:val="24"/>
          <w:szCs w:val="24"/>
        </w:rPr>
      </w:pPr>
    </w:p>
    <w:p w14:paraId="3DC72A54" w14:textId="5151D1B0" w:rsidR="00BE1555" w:rsidRDefault="00BE1555" w:rsidP="008D3C82">
      <w:pPr>
        <w:spacing w:after="240" w:line="240" w:lineRule="auto"/>
        <w:rPr>
          <w:rFonts w:ascii="Times New Roman" w:eastAsia="Times New Roman" w:hAnsi="Times New Roman" w:cs="Times New Roman"/>
          <w:sz w:val="24"/>
          <w:szCs w:val="24"/>
        </w:rPr>
      </w:pPr>
    </w:p>
    <w:p w14:paraId="4AE633BD" w14:textId="5B5ACA7A" w:rsidR="00BE1555" w:rsidRDefault="00BE1555" w:rsidP="008D3C82">
      <w:pPr>
        <w:spacing w:after="240" w:line="240" w:lineRule="auto"/>
        <w:rPr>
          <w:rFonts w:ascii="Times New Roman" w:eastAsia="Times New Roman" w:hAnsi="Times New Roman" w:cs="Times New Roman"/>
          <w:sz w:val="24"/>
          <w:szCs w:val="24"/>
        </w:rPr>
      </w:pPr>
    </w:p>
    <w:p w14:paraId="451687D5" w14:textId="7F0E8A86" w:rsidR="00BE1555" w:rsidRDefault="00BE1555" w:rsidP="008D3C82">
      <w:pPr>
        <w:spacing w:after="240" w:line="240" w:lineRule="auto"/>
        <w:rPr>
          <w:rFonts w:ascii="Times New Roman" w:eastAsia="Times New Roman" w:hAnsi="Times New Roman" w:cs="Times New Roman"/>
          <w:sz w:val="24"/>
          <w:szCs w:val="24"/>
        </w:rPr>
      </w:pPr>
    </w:p>
    <w:p w14:paraId="6BE52712" w14:textId="343CEF2B" w:rsidR="00BE1555" w:rsidRDefault="00BE1555" w:rsidP="008D3C82">
      <w:pPr>
        <w:spacing w:after="240" w:line="240" w:lineRule="auto"/>
        <w:rPr>
          <w:rFonts w:ascii="Times New Roman" w:eastAsia="Times New Roman" w:hAnsi="Times New Roman" w:cs="Times New Roman"/>
          <w:sz w:val="24"/>
          <w:szCs w:val="24"/>
        </w:rPr>
      </w:pPr>
    </w:p>
    <w:p w14:paraId="20B005F6" w14:textId="79CB2B5A" w:rsidR="00BE1555" w:rsidRDefault="00BE1555" w:rsidP="008D3C82">
      <w:pPr>
        <w:spacing w:after="240" w:line="240" w:lineRule="auto"/>
        <w:rPr>
          <w:rFonts w:ascii="Times New Roman" w:eastAsia="Times New Roman" w:hAnsi="Times New Roman" w:cs="Times New Roman"/>
          <w:sz w:val="24"/>
          <w:szCs w:val="24"/>
        </w:rPr>
      </w:pPr>
    </w:p>
    <w:p w14:paraId="024B04D3" w14:textId="5AFBFD3F" w:rsidR="00BE1555" w:rsidRDefault="00BE1555" w:rsidP="008D3C82">
      <w:pPr>
        <w:spacing w:after="240" w:line="240" w:lineRule="auto"/>
        <w:rPr>
          <w:rFonts w:ascii="Times New Roman" w:eastAsia="Times New Roman" w:hAnsi="Times New Roman" w:cs="Times New Roman"/>
          <w:sz w:val="24"/>
          <w:szCs w:val="24"/>
        </w:rPr>
      </w:pPr>
    </w:p>
    <w:p w14:paraId="54C66A0F" w14:textId="77777777" w:rsidR="00182E94" w:rsidRDefault="00182E94" w:rsidP="003C632F">
      <w:pPr>
        <w:pStyle w:val="Heading1"/>
      </w:pPr>
      <w:r>
        <w:br w:type="page"/>
      </w:r>
    </w:p>
    <w:p w14:paraId="2078822C" w14:textId="0483F122" w:rsidR="00760250" w:rsidRPr="00E244CD" w:rsidRDefault="00760250" w:rsidP="003C632F">
      <w:pPr>
        <w:pStyle w:val="Heading1"/>
      </w:pPr>
      <w:r w:rsidRPr="00E244CD">
        <w:lastRenderedPageBreak/>
        <w:t>TABLES AND FIGURES</w:t>
      </w:r>
    </w:p>
    <w:p w14:paraId="4A26A12F" w14:textId="20BB89A3" w:rsidR="00760250" w:rsidRPr="00E244CD" w:rsidRDefault="00760250" w:rsidP="00760250">
      <w:pPr>
        <w:spacing w:before="240" w:line="276" w:lineRule="auto"/>
        <w:rPr>
          <w:rFonts w:ascii="Times New Roman" w:hAnsi="Times New Roman" w:cs="Times New Roman"/>
          <w:sz w:val="24"/>
          <w:szCs w:val="24"/>
        </w:rPr>
      </w:pPr>
      <w:r w:rsidRPr="00E244CD">
        <w:rPr>
          <w:rFonts w:ascii="Times New Roman" w:hAnsi="Times New Roman" w:cs="Times New Roman"/>
          <w:b/>
          <w:sz w:val="24"/>
          <w:szCs w:val="24"/>
        </w:rPr>
        <w:t>Table 1</w:t>
      </w:r>
      <w:r w:rsidR="00BE1555">
        <w:rPr>
          <w:rFonts w:ascii="Times New Roman" w:hAnsi="Times New Roman" w:cs="Times New Roman"/>
          <w:b/>
          <w:sz w:val="24"/>
          <w:szCs w:val="24"/>
        </w:rPr>
        <w:t>.</w:t>
      </w:r>
      <w:r w:rsidR="00BE1555" w:rsidRPr="00BE1555">
        <w:rPr>
          <w:rFonts w:ascii="Times New Roman" w:hAnsi="Times New Roman" w:cs="Times New Roman"/>
          <w:sz w:val="24"/>
          <w:szCs w:val="24"/>
          <w:lang w:val="en-CA"/>
        </w:rPr>
        <w:t xml:space="preserve"> </w:t>
      </w:r>
      <w:r w:rsidR="00BE1555">
        <w:rPr>
          <w:rFonts w:ascii="Times New Roman" w:hAnsi="Times New Roman" w:cs="Times New Roman"/>
          <w:sz w:val="24"/>
          <w:szCs w:val="24"/>
          <w:lang w:val="en-CA"/>
        </w:rPr>
        <w:t>Two-factor s</w:t>
      </w:r>
      <w:r w:rsidR="00BE1555" w:rsidRPr="00D74ECC">
        <w:rPr>
          <w:rFonts w:ascii="Times New Roman" w:hAnsi="Times New Roman" w:cs="Times New Roman"/>
          <w:sz w:val="24"/>
          <w:szCs w:val="24"/>
          <w:lang w:val="en-CA"/>
        </w:rPr>
        <w:t>i</w:t>
      </w:r>
      <w:r w:rsidR="00BE1555">
        <w:rPr>
          <w:rFonts w:ascii="Times New Roman" w:hAnsi="Times New Roman" w:cs="Times New Roman"/>
          <w:sz w:val="24"/>
          <w:szCs w:val="24"/>
          <w:lang w:val="en-CA"/>
        </w:rPr>
        <w:t xml:space="preserve">mulation experiment with scenario abbreviations used throughout the manuscript. Rows: number of populations with </w:t>
      </w:r>
      <w:r w:rsidR="00BE1555">
        <w:rPr>
          <w:rFonts w:ascii="Times New Roman" w:eastAsia="Times New Roman" w:hAnsi="Times New Roman" w:cs="Times New Roman"/>
          <w:sz w:val="24"/>
          <w:szCs w:val="24"/>
        </w:rPr>
        <w:t>spatio-temporal population genetic legacies. Columns: dispersal values.</w:t>
      </w:r>
      <w:r w:rsidR="00BE1555">
        <w:rPr>
          <w:rFonts w:ascii="Times New Roman" w:hAnsi="Times New Roman" w:cs="Times New Roman"/>
          <w:sz w:val="24"/>
          <w:szCs w:val="24"/>
          <w:lang w:val="en-CA"/>
        </w:rPr>
        <w:t xml:space="preserve"> Numbers in parentheses indicate the number of unique simulations ran for each factor level or combination of factor levels. We ran 2160 simulations in total.</w:t>
      </w:r>
    </w:p>
    <w:tbl>
      <w:tblPr>
        <w:tblStyle w:val="TableGrid"/>
        <w:tblW w:w="0" w:type="auto"/>
        <w:tblLook w:val="04A0" w:firstRow="1" w:lastRow="0" w:firstColumn="1" w:lastColumn="0" w:noHBand="0" w:noVBand="1"/>
      </w:tblPr>
      <w:tblGrid>
        <w:gridCol w:w="2605"/>
        <w:gridCol w:w="2250"/>
        <w:gridCol w:w="2157"/>
        <w:gridCol w:w="2338"/>
      </w:tblGrid>
      <w:tr w:rsidR="00760250" w:rsidRPr="00E244CD" w14:paraId="7851A9EA" w14:textId="77777777" w:rsidTr="00813CD6">
        <w:trPr>
          <w:trHeight w:val="1160"/>
        </w:trPr>
        <w:tc>
          <w:tcPr>
            <w:tcW w:w="2605" w:type="dxa"/>
          </w:tcPr>
          <w:p w14:paraId="470261B0" w14:textId="77777777" w:rsidR="00760250" w:rsidRPr="00E244CD" w:rsidRDefault="00760250" w:rsidP="00813CD6">
            <w:pPr>
              <w:spacing w:before="240" w:line="276" w:lineRule="auto"/>
              <w:jc w:val="right"/>
              <w:rPr>
                <w:rFonts w:ascii="Times New Roman" w:hAnsi="Times New Roman" w:cs="Times New Roman"/>
                <w:i/>
                <w:sz w:val="24"/>
                <w:szCs w:val="24"/>
              </w:rPr>
            </w:pPr>
            <w:r w:rsidRPr="00E244CD">
              <w:rPr>
                <w:rFonts w:ascii="Times New Roman" w:hAnsi="Times New Roman" w:cs="Times New Roman"/>
                <w:i/>
                <w:sz w:val="24"/>
                <w:szCs w:val="24"/>
              </w:rPr>
              <w:t>Dispersal (B)</w:t>
            </w:r>
          </w:p>
          <w:p w14:paraId="416A8011" w14:textId="77777777" w:rsidR="00760250" w:rsidRPr="00E244CD" w:rsidRDefault="00760250" w:rsidP="00813CD6">
            <w:pPr>
              <w:spacing w:before="240" w:line="276" w:lineRule="auto"/>
              <w:rPr>
                <w:rFonts w:ascii="Times New Roman" w:hAnsi="Times New Roman" w:cs="Times New Roman"/>
                <w:i/>
                <w:sz w:val="24"/>
                <w:szCs w:val="24"/>
              </w:rPr>
            </w:pPr>
            <w:r w:rsidRPr="00E244CD">
              <w:rPr>
                <w:rFonts w:ascii="Times New Roman" w:hAnsi="Times New Roman" w:cs="Times New Roman"/>
                <w:i/>
                <w:sz w:val="24"/>
                <w:szCs w:val="24"/>
              </w:rPr>
              <w:t>No. populations</w:t>
            </w:r>
          </w:p>
        </w:tc>
        <w:tc>
          <w:tcPr>
            <w:tcW w:w="2250" w:type="dxa"/>
          </w:tcPr>
          <w:p w14:paraId="2DBFF1EE"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Low </w:t>
            </w:r>
            <w:r w:rsidRPr="00E244CD">
              <w:rPr>
                <w:rFonts w:ascii="Times New Roman" w:hAnsi="Times New Roman" w:cs="Times New Roman"/>
                <w:sz w:val="24"/>
                <w:szCs w:val="24"/>
              </w:rPr>
              <w:t>(720)</w:t>
            </w:r>
          </w:p>
        </w:tc>
        <w:tc>
          <w:tcPr>
            <w:tcW w:w="2157" w:type="dxa"/>
          </w:tcPr>
          <w:p w14:paraId="37B10490"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Moderate </w:t>
            </w:r>
            <w:r w:rsidRPr="00E244CD">
              <w:rPr>
                <w:rFonts w:ascii="Times New Roman" w:hAnsi="Times New Roman" w:cs="Times New Roman"/>
                <w:sz w:val="24"/>
                <w:szCs w:val="24"/>
              </w:rPr>
              <w:t>(720)</w:t>
            </w:r>
          </w:p>
        </w:tc>
        <w:tc>
          <w:tcPr>
            <w:tcW w:w="2338" w:type="dxa"/>
          </w:tcPr>
          <w:p w14:paraId="1D08DEA2"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High </w:t>
            </w:r>
            <w:r w:rsidRPr="00E244CD">
              <w:rPr>
                <w:rFonts w:ascii="Times New Roman" w:hAnsi="Times New Roman" w:cs="Times New Roman"/>
                <w:sz w:val="24"/>
                <w:szCs w:val="24"/>
              </w:rPr>
              <w:t>(720)</w:t>
            </w:r>
          </w:p>
        </w:tc>
      </w:tr>
      <w:tr w:rsidR="00760250" w:rsidRPr="00E244CD" w14:paraId="27C670F7" w14:textId="77777777" w:rsidTr="00813CD6">
        <w:tc>
          <w:tcPr>
            <w:tcW w:w="2605" w:type="dxa"/>
          </w:tcPr>
          <w:p w14:paraId="6FF077A2"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1 </w:t>
            </w:r>
            <w:r w:rsidRPr="00E244CD">
              <w:rPr>
                <w:rFonts w:ascii="Times New Roman" w:hAnsi="Times New Roman" w:cs="Times New Roman"/>
                <w:sz w:val="24"/>
                <w:szCs w:val="24"/>
              </w:rPr>
              <w:t>(540)</w:t>
            </w:r>
          </w:p>
        </w:tc>
        <w:tc>
          <w:tcPr>
            <w:tcW w:w="2250" w:type="dxa"/>
          </w:tcPr>
          <w:p w14:paraId="772A64FB"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L1 (180)</w:t>
            </w:r>
          </w:p>
        </w:tc>
        <w:tc>
          <w:tcPr>
            <w:tcW w:w="2157" w:type="dxa"/>
          </w:tcPr>
          <w:p w14:paraId="3070D703"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M1 (180)</w:t>
            </w:r>
          </w:p>
        </w:tc>
        <w:tc>
          <w:tcPr>
            <w:tcW w:w="2338" w:type="dxa"/>
          </w:tcPr>
          <w:p w14:paraId="73F5623B"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H1 (180)</w:t>
            </w:r>
          </w:p>
        </w:tc>
      </w:tr>
      <w:tr w:rsidR="00760250" w:rsidRPr="00E244CD" w14:paraId="106CA9CA" w14:textId="77777777" w:rsidTr="00813CD6">
        <w:tc>
          <w:tcPr>
            <w:tcW w:w="2605" w:type="dxa"/>
          </w:tcPr>
          <w:p w14:paraId="02E86D34"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2 </w:t>
            </w:r>
            <w:r w:rsidRPr="00E244CD">
              <w:rPr>
                <w:rFonts w:ascii="Times New Roman" w:hAnsi="Times New Roman" w:cs="Times New Roman"/>
                <w:sz w:val="24"/>
                <w:szCs w:val="24"/>
              </w:rPr>
              <w:t>(540)</w:t>
            </w:r>
          </w:p>
        </w:tc>
        <w:tc>
          <w:tcPr>
            <w:tcW w:w="2250" w:type="dxa"/>
          </w:tcPr>
          <w:p w14:paraId="29B22395"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L2 (180)</w:t>
            </w:r>
          </w:p>
        </w:tc>
        <w:tc>
          <w:tcPr>
            <w:tcW w:w="2157" w:type="dxa"/>
          </w:tcPr>
          <w:p w14:paraId="320BCDBE"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M2 (180)</w:t>
            </w:r>
          </w:p>
        </w:tc>
        <w:tc>
          <w:tcPr>
            <w:tcW w:w="2338" w:type="dxa"/>
          </w:tcPr>
          <w:p w14:paraId="09E0CEDD"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H2 (180)</w:t>
            </w:r>
          </w:p>
        </w:tc>
      </w:tr>
      <w:tr w:rsidR="00760250" w:rsidRPr="00E244CD" w14:paraId="09798702" w14:textId="77777777" w:rsidTr="00813CD6">
        <w:tc>
          <w:tcPr>
            <w:tcW w:w="2605" w:type="dxa"/>
          </w:tcPr>
          <w:p w14:paraId="33BA5205"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3 </w:t>
            </w:r>
            <w:r w:rsidRPr="00E244CD">
              <w:rPr>
                <w:rFonts w:ascii="Times New Roman" w:hAnsi="Times New Roman" w:cs="Times New Roman"/>
                <w:sz w:val="24"/>
                <w:szCs w:val="24"/>
              </w:rPr>
              <w:t>(540)</w:t>
            </w:r>
          </w:p>
        </w:tc>
        <w:tc>
          <w:tcPr>
            <w:tcW w:w="2250" w:type="dxa"/>
          </w:tcPr>
          <w:p w14:paraId="0DE96708"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L3 (180)</w:t>
            </w:r>
          </w:p>
        </w:tc>
        <w:tc>
          <w:tcPr>
            <w:tcW w:w="2157" w:type="dxa"/>
          </w:tcPr>
          <w:p w14:paraId="4E224FE2"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M3 (180)</w:t>
            </w:r>
          </w:p>
        </w:tc>
        <w:tc>
          <w:tcPr>
            <w:tcW w:w="2338" w:type="dxa"/>
          </w:tcPr>
          <w:p w14:paraId="155F70DD"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H3 (180)</w:t>
            </w:r>
          </w:p>
        </w:tc>
      </w:tr>
      <w:tr w:rsidR="00760250" w:rsidRPr="00E244CD" w14:paraId="5FA4960E" w14:textId="77777777" w:rsidTr="00813CD6">
        <w:tc>
          <w:tcPr>
            <w:tcW w:w="2605" w:type="dxa"/>
          </w:tcPr>
          <w:p w14:paraId="163D1E76" w14:textId="77777777" w:rsidR="00760250" w:rsidRPr="00E244CD" w:rsidRDefault="00760250" w:rsidP="00813CD6">
            <w:pPr>
              <w:spacing w:before="240" w:line="276" w:lineRule="auto"/>
              <w:rPr>
                <w:rFonts w:ascii="Times New Roman" w:hAnsi="Times New Roman" w:cs="Times New Roman"/>
                <w:sz w:val="24"/>
                <w:szCs w:val="24"/>
              </w:rPr>
            </w:pPr>
            <w:r w:rsidRPr="00E244CD">
              <w:rPr>
                <w:rFonts w:ascii="Times New Roman" w:hAnsi="Times New Roman" w:cs="Times New Roman"/>
                <w:b/>
                <w:sz w:val="24"/>
                <w:szCs w:val="24"/>
              </w:rPr>
              <w:t>0: control</w:t>
            </w:r>
            <w:r w:rsidRPr="00E244CD">
              <w:rPr>
                <w:rFonts w:ascii="Times New Roman" w:hAnsi="Times New Roman" w:cs="Times New Roman"/>
                <w:sz w:val="24"/>
                <w:szCs w:val="24"/>
              </w:rPr>
              <w:t xml:space="preserve"> (540)</w:t>
            </w:r>
          </w:p>
        </w:tc>
        <w:tc>
          <w:tcPr>
            <w:tcW w:w="2250" w:type="dxa"/>
          </w:tcPr>
          <w:p w14:paraId="41C65A53"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CL (180)</w:t>
            </w:r>
          </w:p>
        </w:tc>
        <w:tc>
          <w:tcPr>
            <w:tcW w:w="2157" w:type="dxa"/>
          </w:tcPr>
          <w:p w14:paraId="71840A9A"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 xml:space="preserve">CM (180) </w:t>
            </w:r>
          </w:p>
        </w:tc>
        <w:tc>
          <w:tcPr>
            <w:tcW w:w="2338" w:type="dxa"/>
          </w:tcPr>
          <w:p w14:paraId="719797B9"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CH (180)</w:t>
            </w:r>
          </w:p>
        </w:tc>
      </w:tr>
    </w:tbl>
    <w:p w14:paraId="481D8F0C" w14:textId="77777777" w:rsidR="00760250" w:rsidRPr="00E244CD" w:rsidRDefault="00760250" w:rsidP="00760250">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310591C8"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3DB67801"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1C2689BE"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0D7F0D87"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5E369CCD"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sz w:val="24"/>
          <w:szCs w:val="24"/>
        </w:rPr>
        <w:br w:type="page"/>
      </w:r>
    </w:p>
    <w:p w14:paraId="702A5D7B" w14:textId="77777777" w:rsidR="00760250" w:rsidRPr="00E244CD"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E244CD">
        <w:rPr>
          <w:rFonts w:ascii="Times New Roman" w:hAnsi="Times New Roman" w:cs="Times New Roman"/>
          <w:b/>
          <w:noProof/>
          <w:sz w:val="24"/>
          <w:szCs w:val="24"/>
        </w:rPr>
        <w:lastRenderedPageBreak/>
        <mc:AlternateContent>
          <mc:Choice Requires="wps">
            <w:drawing>
              <wp:anchor distT="45720" distB="45720" distL="114300" distR="114300" simplePos="0" relativeHeight="251663360" behindDoc="0" locked="0" layoutInCell="1" allowOverlap="1" wp14:anchorId="61FDB953" wp14:editId="5DBB946B">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554C6" w14:textId="77777777" w:rsidR="002354FB" w:rsidRPr="00A6525C" w:rsidRDefault="002354FB"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DB953"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397554C6" w14:textId="77777777" w:rsidR="002354FB" w:rsidRPr="00A6525C" w:rsidRDefault="002354FB"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Pr="00E244CD">
        <w:rPr>
          <w:rFonts w:ascii="Times New Roman" w:hAnsi="Times New Roman" w:cs="Times New Roman"/>
          <w:b/>
          <w:noProof/>
          <w:sz w:val="24"/>
          <w:szCs w:val="24"/>
        </w:rPr>
        <w:drawing>
          <wp:inline distT="0" distB="0" distL="0" distR="0" wp14:anchorId="0039C2F6" wp14:editId="42F91509">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4511EF0" w14:textId="77777777" w:rsidR="00760250" w:rsidRPr="00E244CD"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E244CD">
        <w:rPr>
          <w:rFonts w:ascii="Times New Roman" w:hAnsi="Times New Roman" w:cs="Times New Roman"/>
          <w:b/>
          <w:noProof/>
          <w:sz w:val="24"/>
          <w:szCs w:val="24"/>
        </w:rPr>
        <mc:AlternateContent>
          <mc:Choice Requires="wps">
            <w:drawing>
              <wp:anchor distT="45720" distB="45720" distL="114300" distR="114300" simplePos="0" relativeHeight="251664384" behindDoc="0" locked="0" layoutInCell="1" allowOverlap="1" wp14:anchorId="68A8C08D" wp14:editId="2CEFD7FC">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9FFAD" w14:textId="77777777" w:rsidR="002354FB" w:rsidRPr="00A6525C" w:rsidRDefault="002354FB"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8C08D" id="_x0000_s1027" type="#_x0000_t202" style="position:absolute;margin-left:9.75pt;margin-top:1.25pt;width:3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2E69FFAD" w14:textId="77777777" w:rsidR="002354FB" w:rsidRPr="00A6525C" w:rsidRDefault="002354FB"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Pr="00E244CD">
        <w:rPr>
          <w:rFonts w:ascii="Times New Roman" w:hAnsi="Times New Roman" w:cs="Times New Roman"/>
          <w:b/>
          <w:noProof/>
          <w:sz w:val="24"/>
          <w:szCs w:val="24"/>
        </w:rPr>
        <w:drawing>
          <wp:inline distT="0" distB="0" distL="0" distR="0" wp14:anchorId="083DB491" wp14:editId="4244E63C">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571C9C5A" w14:textId="36DC6726" w:rsidR="00760250" w:rsidRPr="00E244CD" w:rsidRDefault="00760250" w:rsidP="00BE1555">
      <w:pPr>
        <w:widowControl w:val="0"/>
        <w:autoSpaceDE w:val="0"/>
        <w:autoSpaceDN w:val="0"/>
        <w:adjustRightInd w:val="0"/>
        <w:spacing w:before="240" w:after="240" w:line="276" w:lineRule="auto"/>
        <w:rPr>
          <w:rFonts w:ascii="Times New Roman" w:hAnsi="Times New Roman" w:cs="Times New Roman"/>
          <w:sz w:val="24"/>
          <w:szCs w:val="24"/>
        </w:rPr>
      </w:pPr>
      <w:r w:rsidRPr="00E244CD">
        <w:rPr>
          <w:rFonts w:ascii="Times New Roman" w:hAnsi="Times New Roman" w:cs="Times New Roman"/>
          <w:b/>
          <w:sz w:val="24"/>
          <w:szCs w:val="24"/>
        </w:rPr>
        <w:t>Figure 1</w:t>
      </w:r>
      <w:r w:rsidR="00EC12D4" w:rsidRPr="00E244CD">
        <w:rPr>
          <w:rFonts w:ascii="Times New Roman" w:hAnsi="Times New Roman" w:cs="Times New Roman"/>
          <w:b/>
          <w:sz w:val="24"/>
          <w:szCs w:val="24"/>
        </w:rPr>
        <w:t>.</w:t>
      </w:r>
      <w:r w:rsidR="00BE1555">
        <w:rPr>
          <w:rFonts w:ascii="Times New Roman" w:hAnsi="Times New Roman" w:cs="Times New Roman"/>
          <w:b/>
          <w:sz w:val="24"/>
          <w:szCs w:val="24"/>
        </w:rPr>
        <w:t xml:space="preserve"> </w:t>
      </w:r>
      <w:r w:rsidR="00BE1555">
        <w:rPr>
          <w:rFonts w:ascii="Times New Roman" w:hAnsi="Times New Roman" w:cs="Times New Roman"/>
          <w:sz w:val="24"/>
          <w:szCs w:val="24"/>
          <w:lang w:val="en-CA"/>
        </w:rPr>
        <w:t>Schematic representations of A) the computation of the original TGI values and B) the way we permutated input genotypic matrices to create a distribution to test TGI significance.</w:t>
      </w:r>
    </w:p>
    <w:p w14:paraId="7FA70740" w14:textId="77777777" w:rsidR="00760250" w:rsidRPr="00E244CD" w:rsidRDefault="00760250" w:rsidP="00760250">
      <w:pPr>
        <w:spacing w:before="240" w:line="276" w:lineRule="auto"/>
        <w:rPr>
          <w:rFonts w:ascii="Times New Roman" w:hAnsi="Times New Roman" w:cs="Times New Roman"/>
          <w:sz w:val="24"/>
          <w:szCs w:val="24"/>
        </w:rPr>
      </w:pPr>
      <w:r w:rsidRPr="00E244CD">
        <w:rPr>
          <w:rFonts w:ascii="Times New Roman" w:hAnsi="Times New Roman" w:cs="Times New Roman"/>
          <w:noProof/>
          <w:sz w:val="24"/>
          <w:szCs w:val="24"/>
        </w:rPr>
        <w:lastRenderedPageBreak/>
        <w:drawing>
          <wp:inline distT="0" distB="0" distL="0" distR="0" wp14:anchorId="6841512E" wp14:editId="2CD43332">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25128C54" w14:textId="77777777" w:rsidR="00BE1555" w:rsidRPr="0007763B" w:rsidRDefault="00760250" w:rsidP="00BE1555">
      <w:pPr>
        <w:spacing w:before="240" w:line="276" w:lineRule="auto"/>
        <w:rPr>
          <w:rFonts w:ascii="Times New Roman" w:hAnsi="Times New Roman" w:cs="Times New Roman"/>
          <w:sz w:val="24"/>
          <w:szCs w:val="24"/>
          <w:lang w:val="en-CA"/>
        </w:rPr>
      </w:pPr>
      <w:commentRangeStart w:id="254"/>
      <w:r w:rsidRPr="00E244CD">
        <w:rPr>
          <w:rFonts w:ascii="Times New Roman" w:hAnsi="Times New Roman" w:cs="Times New Roman"/>
          <w:b/>
          <w:sz w:val="24"/>
          <w:szCs w:val="24"/>
        </w:rPr>
        <w:t>Figure</w:t>
      </w:r>
      <w:commentRangeEnd w:id="254"/>
      <w:r w:rsidR="008C196C">
        <w:rPr>
          <w:rStyle w:val="CommentReference"/>
        </w:rPr>
        <w:commentReference w:id="254"/>
      </w:r>
      <w:r w:rsidRPr="00E244CD">
        <w:rPr>
          <w:rFonts w:ascii="Times New Roman" w:hAnsi="Times New Roman" w:cs="Times New Roman"/>
          <w:b/>
          <w:sz w:val="24"/>
          <w:szCs w:val="24"/>
        </w:rPr>
        <w:t xml:space="preserve"> 2.</w:t>
      </w:r>
      <w:r w:rsidR="00BE1555">
        <w:rPr>
          <w:rFonts w:ascii="Times New Roman" w:hAnsi="Times New Roman" w:cs="Times New Roman"/>
          <w:b/>
          <w:sz w:val="24"/>
          <w:szCs w:val="24"/>
        </w:rPr>
        <w:t xml:space="preserve"> </w:t>
      </w:r>
      <w:r w:rsidR="00BE1555" w:rsidRPr="0007763B">
        <w:rPr>
          <w:rFonts w:ascii="Times New Roman" w:hAnsi="Times New Roman" w:cs="Times New Roman"/>
          <w:sz w:val="24"/>
          <w:szCs w:val="24"/>
          <w:lang w:val="en-CA"/>
        </w:rPr>
        <w:t xml:space="preserve">Probability of dispersal of an individual </w:t>
      </w:r>
      <w:r w:rsidR="00BE1555">
        <w:rPr>
          <w:rFonts w:ascii="Times New Roman" w:hAnsi="Times New Roman" w:cs="Times New Roman"/>
          <w:sz w:val="24"/>
          <w:szCs w:val="24"/>
          <w:lang w:val="en-CA"/>
        </w:rPr>
        <w:t>as a function of geographic distance, in</w:t>
      </w:r>
      <w:r w:rsidR="00BE1555" w:rsidRPr="0007763B">
        <w:rPr>
          <w:rFonts w:ascii="Times New Roman" w:hAnsi="Times New Roman" w:cs="Times New Roman"/>
          <w:sz w:val="24"/>
          <w:szCs w:val="24"/>
          <w:lang w:val="en-CA"/>
        </w:rPr>
        <w:t xml:space="preserve"> three different dispersal scenarios</w:t>
      </w:r>
      <w:r w:rsidR="00BE1555">
        <w:rPr>
          <w:rFonts w:ascii="Times New Roman" w:hAnsi="Times New Roman" w:cs="Times New Roman"/>
          <w:sz w:val="24"/>
          <w:szCs w:val="24"/>
          <w:lang w:val="en-CA"/>
        </w:rPr>
        <w:t>.</w:t>
      </w:r>
    </w:p>
    <w:p w14:paraId="45CE2B4B" w14:textId="6AD90674" w:rsidR="00760250" w:rsidRPr="00BE1555" w:rsidRDefault="00760250" w:rsidP="00760250">
      <w:pPr>
        <w:spacing w:before="240" w:line="276" w:lineRule="auto"/>
        <w:rPr>
          <w:rFonts w:ascii="Times New Roman" w:hAnsi="Times New Roman" w:cs="Times New Roman"/>
          <w:sz w:val="24"/>
          <w:szCs w:val="24"/>
          <w:lang w:val="en-CA"/>
        </w:rPr>
      </w:pPr>
    </w:p>
    <w:p w14:paraId="115FBEA1"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120ECEC"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2DE9B0"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6AB126"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31AB8BA"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32D7AB5" w14:textId="77777777"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noProof/>
          <w:sz w:val="24"/>
          <w:szCs w:val="24"/>
        </w:rPr>
        <w:lastRenderedPageBreak/>
        <w:drawing>
          <wp:inline distT="0" distB="0" distL="0" distR="0" wp14:anchorId="63BCC4B4" wp14:editId="5BD3086D">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6">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2C94201" w14:textId="448C9092" w:rsidR="00760250" w:rsidRPr="00E244CD" w:rsidRDefault="00760250" w:rsidP="00760250">
      <w:pPr>
        <w:spacing w:before="240" w:after="240" w:line="276" w:lineRule="auto"/>
        <w:rPr>
          <w:rFonts w:ascii="Times New Roman" w:eastAsia="Times New Roman" w:hAnsi="Times New Roman" w:cs="Times New Roman"/>
          <w:b/>
          <w:sz w:val="24"/>
          <w:szCs w:val="24"/>
        </w:rPr>
      </w:pPr>
      <w:commentRangeStart w:id="255"/>
      <w:r w:rsidRPr="00E244CD">
        <w:rPr>
          <w:rFonts w:ascii="Times New Roman" w:eastAsia="Times New Roman" w:hAnsi="Times New Roman" w:cs="Times New Roman"/>
          <w:b/>
          <w:sz w:val="24"/>
          <w:szCs w:val="24"/>
        </w:rPr>
        <w:t>Figure</w:t>
      </w:r>
      <w:commentRangeEnd w:id="255"/>
      <w:r w:rsidR="008C196C">
        <w:rPr>
          <w:rStyle w:val="CommentReference"/>
        </w:rPr>
        <w:commentReference w:id="255"/>
      </w:r>
      <w:r w:rsidRPr="00E244CD">
        <w:rPr>
          <w:rFonts w:ascii="Times New Roman" w:eastAsia="Times New Roman" w:hAnsi="Times New Roman" w:cs="Times New Roman"/>
          <w:b/>
          <w:sz w:val="24"/>
          <w:szCs w:val="24"/>
        </w:rPr>
        <w:t xml:space="preserve"> 3.</w:t>
      </w:r>
      <w:r w:rsidR="00BE1555">
        <w:rPr>
          <w:rFonts w:ascii="Times New Roman" w:eastAsia="Times New Roman" w:hAnsi="Times New Roman" w:cs="Times New Roman"/>
          <w:b/>
          <w:sz w:val="24"/>
          <w:szCs w:val="24"/>
        </w:rPr>
        <w:t xml:space="preserve"> </w:t>
      </w:r>
      <w:r w:rsidR="00BE1555">
        <w:rPr>
          <w:rFonts w:ascii="Times New Roman" w:eastAsia="Times New Roman" w:hAnsi="Times New Roman" w:cs="Times New Roman"/>
          <w:sz w:val="24"/>
          <w:szCs w:val="24"/>
        </w:rPr>
        <w:t>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 For better visualization, we included only thresholds with FNR values not equal to 1.</w:t>
      </w:r>
    </w:p>
    <w:p w14:paraId="4DF5E872"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DE32D3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w:lastRenderedPageBreak/>
        <w:drawing>
          <wp:inline distT="0" distB="0" distL="0" distR="0" wp14:anchorId="49F73209" wp14:editId="2B476773">
            <wp:extent cx="6850335" cy="52387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17">
                      <a:extLst>
                        <a:ext uri="{28A0092B-C50C-407E-A947-70E740481C1C}">
                          <a14:useLocalDpi xmlns:a14="http://schemas.microsoft.com/office/drawing/2010/main" val="0"/>
                        </a:ext>
                      </a:extLst>
                    </a:blip>
                    <a:stretch>
                      <a:fillRect/>
                    </a:stretch>
                  </pic:blipFill>
                  <pic:spPr>
                    <a:xfrm>
                      <a:off x="0" y="0"/>
                      <a:ext cx="6873733" cy="5256643"/>
                    </a:xfrm>
                    <a:prstGeom prst="rect">
                      <a:avLst/>
                    </a:prstGeom>
                  </pic:spPr>
                </pic:pic>
              </a:graphicData>
            </a:graphic>
          </wp:inline>
        </w:drawing>
      </w:r>
    </w:p>
    <w:p w14:paraId="3F4A5B9D" w14:textId="718E9D2B"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4.</w:t>
      </w:r>
      <w:r w:rsidR="00F75ADD">
        <w:rPr>
          <w:rFonts w:ascii="Times New Roman" w:eastAsia="Times New Roman" w:hAnsi="Times New Roman" w:cs="Times New Roman"/>
          <w:b/>
          <w:sz w:val="24"/>
          <w:szCs w:val="24"/>
        </w:rPr>
        <w:t xml:space="preserve"> </w:t>
      </w:r>
      <w:r w:rsidR="00F75ADD">
        <w:rPr>
          <w:rFonts w:ascii="Times New Roman" w:eastAsia="Times New Roman" w:hAnsi="Times New Roman" w:cs="Times New Roman"/>
          <w:sz w:val="24"/>
          <w:szCs w:val="24"/>
        </w:rPr>
        <w:t>FPR across all threshold and scenarios. Control experiments are shown with dashed lines. Those values are for samplings done at the 100 and 101 generations 100 and 101, i.e. right before and after the migration event. 95% confidence intervals of the FPR estimates are displayed by bars.</w:t>
      </w:r>
    </w:p>
    <w:p w14:paraId="22A97E90"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B691CB3"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A7ED651"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EF0D2B8"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7D0A8E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2336" behindDoc="0" locked="0" layoutInCell="1" allowOverlap="1" wp14:anchorId="6D587AFF" wp14:editId="767368C4">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29CA7CE4"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87AFF" id="_x0000_s1028" type="#_x0000_t202" style="position:absolute;margin-left:268.5pt;margin-top:405.9pt;width:276pt;height:26.3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29CA7CE4"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44872934" wp14:editId="10448F6D">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A59622B"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72934" id="_x0000_s1029" type="#_x0000_t202" style="position:absolute;margin-left:3.75pt;margin-top:405.9pt;width:240.75pt;height:26.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A59622B"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313F12C7" wp14:editId="5BC02F63">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FDA20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6E6D3A9" wp14:editId="1052ED6A">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218E0" id="Double flèche horizontale 18" o:spid="_x0000_s1026" type="#_x0000_t69" style="position:absolute;margin-left:32.25pt;margin-top:397.65pt;width:209.2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Pr="00E244CD">
        <w:rPr>
          <w:rFonts w:ascii="Times New Roman" w:eastAsia="Times New Roman" w:hAnsi="Times New Roman" w:cs="Times New Roman"/>
          <w:b/>
          <w:noProof/>
          <w:sz w:val="24"/>
          <w:szCs w:val="24"/>
        </w:rPr>
        <w:drawing>
          <wp:inline distT="0" distB="0" distL="0" distR="0" wp14:anchorId="586AA817" wp14:editId="0EBF571F">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8">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3AEC410B" w14:textId="77777777" w:rsidR="00760250" w:rsidRPr="00E244CD" w:rsidRDefault="00760250" w:rsidP="00760250">
      <w:pPr>
        <w:spacing w:after="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ab/>
      </w:r>
    </w:p>
    <w:p w14:paraId="1488136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435CDFB6" w14:textId="66CDDB5C" w:rsidR="00760250" w:rsidRPr="00E244CD" w:rsidRDefault="00760250" w:rsidP="00760250">
      <w:pPr>
        <w:spacing w:before="240" w:after="240" w:line="276" w:lineRule="auto"/>
        <w:rPr>
          <w:rFonts w:ascii="Times New Roman" w:eastAsia="Times New Roman" w:hAnsi="Times New Roman" w:cs="Times New Roman"/>
          <w:sz w:val="24"/>
          <w:szCs w:val="24"/>
        </w:rPr>
      </w:pPr>
      <w:commentRangeStart w:id="256"/>
      <w:r w:rsidRPr="00E244CD">
        <w:rPr>
          <w:rFonts w:ascii="Times New Roman" w:eastAsia="Times New Roman" w:hAnsi="Times New Roman" w:cs="Times New Roman"/>
          <w:b/>
          <w:sz w:val="24"/>
          <w:szCs w:val="24"/>
        </w:rPr>
        <w:t>Figure</w:t>
      </w:r>
      <w:commentRangeEnd w:id="256"/>
      <w:r w:rsidR="008C196C">
        <w:rPr>
          <w:rStyle w:val="CommentReference"/>
        </w:rPr>
        <w:commentReference w:id="256"/>
      </w:r>
      <w:r w:rsidRPr="00E244CD">
        <w:rPr>
          <w:rFonts w:ascii="Times New Roman" w:eastAsia="Times New Roman" w:hAnsi="Times New Roman" w:cs="Times New Roman"/>
          <w:b/>
          <w:sz w:val="24"/>
          <w:szCs w:val="24"/>
        </w:rPr>
        <w:t xml:space="preserve"> 5</w:t>
      </w:r>
      <w:r w:rsidR="00EC12D4" w:rsidRPr="00E244CD">
        <w:rPr>
          <w:rFonts w:ascii="Times New Roman" w:eastAsia="Times New Roman" w:hAnsi="Times New Roman" w:cs="Times New Roman"/>
          <w:sz w:val="24"/>
          <w:szCs w:val="24"/>
        </w:rPr>
        <w:t>.</w:t>
      </w:r>
      <w:r w:rsidR="0060134C">
        <w:rPr>
          <w:rFonts w:ascii="Times New Roman" w:eastAsia="Times New Roman" w:hAnsi="Times New Roman" w:cs="Times New Roman"/>
          <w:sz w:val="24"/>
          <w:szCs w:val="24"/>
        </w:rPr>
        <w:t xml:space="preserve">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bookmarkStart w:id="257" w:name="_GoBack"/>
      <w:bookmarkEnd w:id="257"/>
    </w:p>
    <w:p w14:paraId="5CFF10AC"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8480" behindDoc="0" locked="0" layoutInCell="1" allowOverlap="1" wp14:anchorId="5D7DEECA" wp14:editId="433EB3D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020379C"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DEECA" id="_x0000_s1030" type="#_x0000_t202" style="position:absolute;margin-left:268.5pt;margin-top:410.1pt;width:276pt;height:26.3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020379C"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45720" distB="45720" distL="114300" distR="114300" simplePos="0" relativeHeight="251667456" behindDoc="0" locked="0" layoutInCell="1" allowOverlap="1" wp14:anchorId="5787287C" wp14:editId="7728F8E8">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8064282"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7287C" id="_x0000_s1031" type="#_x0000_t202" style="position:absolute;margin-left:3.75pt;margin-top:410.1pt;width:240.75pt;height:26.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08064282"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2354FB" w:rsidRPr="007308D8" w:rsidRDefault="002354F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79E1D0A4" wp14:editId="670E273A">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7D609" id="Double flèche horizontale 14" o:spid="_x0000_s1026" type="#_x0000_t69" style="position:absolute;margin-left:32.25pt;margin-top:402pt;width:209.25pt;height: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2503BB75" wp14:editId="1B3B33C0">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C0F92" id="Double flèche horizontale 15" o:spid="_x0000_s1026" type="#_x0000_t69" style="position:absolute;margin-left:247.45pt;margin-top:401.95pt;width:206.25pt;height: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Pr="00E244CD">
        <w:rPr>
          <w:rFonts w:ascii="Times New Roman" w:eastAsia="Times New Roman" w:hAnsi="Times New Roman" w:cs="Times New Roman"/>
          <w:b/>
          <w:noProof/>
          <w:sz w:val="24"/>
          <w:szCs w:val="24"/>
        </w:rPr>
        <w:drawing>
          <wp:inline distT="0" distB="0" distL="0" distR="0" wp14:anchorId="493D01B9" wp14:editId="44780028">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9">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402F823B"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79A3F2E9"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21AAE0EA" w14:textId="207A1938"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6</w:t>
      </w:r>
      <w:r w:rsidR="00EC12D4" w:rsidRPr="00E244CD">
        <w:rPr>
          <w:rFonts w:ascii="Times New Roman" w:eastAsia="Times New Roman" w:hAnsi="Times New Roman" w:cs="Times New Roman"/>
          <w:b/>
          <w:sz w:val="24"/>
          <w:szCs w:val="24"/>
        </w:rPr>
        <w:t>.</w:t>
      </w:r>
      <w:r w:rsidR="00F267BC">
        <w:rPr>
          <w:rFonts w:ascii="Times New Roman" w:eastAsia="Times New Roman" w:hAnsi="Times New Roman" w:cs="Times New Roman"/>
          <w:b/>
          <w:sz w:val="24"/>
          <w:szCs w:val="24"/>
        </w:rPr>
        <w:t xml:space="preserve"> </w:t>
      </w:r>
      <w:r w:rsidR="00F267BC">
        <w:rPr>
          <w:rFonts w:ascii="Times New Roman" w:eastAsia="Times New Roman" w:hAnsi="Times New Roman" w:cs="Times New Roman"/>
          <w:sz w:val="24"/>
          <w:szCs w:val="24"/>
        </w:rPr>
        <w:t xml:space="preserve">FPR from TGI tests performed between sampling executed up to 9 generations before or after the event (arrow) when compared with sampling done the generation after the event for prior samplings, or the generation before the event for posterior samplings. </w:t>
      </w:r>
      <w:r w:rsidR="00F267BC" w:rsidRPr="00174DDB">
        <w:rPr>
          <w:rFonts w:ascii="Times New Roman" w:eastAsia="Times New Roman" w:hAnsi="Times New Roman" w:cs="Times New Roman"/>
          <w:sz w:val="24"/>
          <w:szCs w:val="24"/>
        </w:rPr>
        <w:t>95% confidence intervals are displayed by bars.</w:t>
      </w:r>
    </w:p>
    <w:p w14:paraId="338325AF"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494978A6" w14:textId="77777777" w:rsidR="00760250" w:rsidRPr="00E244CD" w:rsidRDefault="00760250" w:rsidP="00760250">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22A65C7C" w14:textId="0FC202B4" w:rsidR="00563238" w:rsidRDefault="00563238" w:rsidP="00760250">
      <w:pPr>
        <w:widowControl w:val="0"/>
        <w:autoSpaceDE w:val="0"/>
        <w:autoSpaceDN w:val="0"/>
        <w:adjustRightInd w:val="0"/>
        <w:spacing w:before="240" w:after="240" w:line="276" w:lineRule="auto"/>
      </w:pPr>
    </w:p>
    <w:p w14:paraId="20EE7C99" w14:textId="52DBCF3E" w:rsidR="00F267BC" w:rsidRDefault="00F267BC" w:rsidP="00760250">
      <w:pPr>
        <w:widowControl w:val="0"/>
        <w:autoSpaceDE w:val="0"/>
        <w:autoSpaceDN w:val="0"/>
        <w:adjustRightInd w:val="0"/>
        <w:spacing w:before="240" w:after="240" w:line="276" w:lineRule="auto"/>
      </w:pPr>
    </w:p>
    <w:p w14:paraId="3F1516B2" w14:textId="77777777" w:rsidR="00F267BC"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B9551F">
        <w:rPr>
          <w:rFonts w:ascii="Times New Roman" w:eastAsia="Times New Roman" w:hAnsi="Times New Roman" w:cs="Times New Roman"/>
          <w:b/>
          <w:sz w:val="24"/>
          <w:szCs w:val="24"/>
        </w:rPr>
        <w:lastRenderedPageBreak/>
        <w:t>ANNEX A:</w:t>
      </w:r>
      <w:r>
        <w:rPr>
          <w:rFonts w:ascii="Times New Roman" w:eastAsia="Times New Roman" w:hAnsi="Times New Roman" w:cs="Times New Roman"/>
          <w:sz w:val="24"/>
          <w:szCs w:val="24"/>
        </w:rPr>
        <w:t xml:space="preserve"> Roger’s genetic distance</w:t>
      </w:r>
    </w:p>
    <w:p w14:paraId="271489FA" w14:textId="77777777" w:rsidR="00F267BC" w:rsidRDefault="00F267BC"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m:oMath>
        <m:r>
          <w:rPr>
            <w:rFonts w:ascii="Cambria Math" w:eastAsia="Times New Roman" w:hAnsi="Cambria Math" w:cs="Times New Roman"/>
            <w:sz w:val="24"/>
            <w:szCs w:val="24"/>
          </w:rPr>
          <m:t>L</m:t>
        </m:r>
      </m:oMath>
      <w:r>
        <w:rPr>
          <w:rFonts w:ascii="Times New Roman" w:eastAsia="Times New Roman" w:hAnsi="Times New Roman" w:cs="Times New Roman"/>
          <w:sz w:val="24"/>
          <w:szCs w:val="24"/>
        </w:rPr>
        <w:t xml:space="preserve"> loci and </w:t>
      </w:r>
      <m:oMath>
        <m:r>
          <w:rPr>
            <w:rFonts w:ascii="Cambria Math" w:eastAsia="Times New Roman" w:hAnsi="Cambria Math" w:cs="Times New Roman"/>
            <w:sz w:val="24"/>
            <w:szCs w:val="24"/>
          </w:rPr>
          <m:t>a</m:t>
        </m:r>
      </m:oMath>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alleles:</w:t>
      </w:r>
    </w:p>
    <w:p w14:paraId="59FDF118" w14:textId="77777777" w:rsidR="00F267BC" w:rsidRDefault="000D5772"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542E78EC" w14:textId="679A629B" w:rsidR="00F267BC" w:rsidRDefault="00F267BC"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15E1CD07" w14:textId="77777777" w:rsidR="00F267BC"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ANNEX B: </w:t>
      </w:r>
      <w:r w:rsidRPr="006D19BE">
        <w:rPr>
          <w:rFonts w:ascii="Times New Roman" w:eastAsia="Times New Roman" w:hAnsi="Times New Roman" w:cs="Times New Roman"/>
          <w:sz w:val="24"/>
          <w:szCs w:val="24"/>
        </w:rPr>
        <w:t>TGI function</w:t>
      </w:r>
    </w:p>
    <w:p w14:paraId="12835079"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 the genotypic matrix associated with the first sampling; must be a </w:t>
      </w:r>
      <w:proofErr w:type="spellStart"/>
      <w:r w:rsidRPr="0059426E">
        <w:rPr>
          <w:rFonts w:ascii="Courier New" w:eastAsia="Times New Roman" w:hAnsi="Courier New" w:cs="Courier New"/>
          <w:b/>
          <w:bCs/>
          <w:sz w:val="16"/>
          <w:szCs w:val="16"/>
        </w:rPr>
        <w:t>genind</w:t>
      </w:r>
      <w:proofErr w:type="spellEnd"/>
      <w:r w:rsidRPr="0059426E">
        <w:rPr>
          <w:rFonts w:ascii="Courier New" w:eastAsia="Times New Roman" w:hAnsi="Courier New" w:cs="Courier New"/>
          <w:b/>
          <w:bCs/>
          <w:sz w:val="16"/>
          <w:szCs w:val="16"/>
        </w:rPr>
        <w:t xml:space="preserve"> object</w:t>
      </w:r>
    </w:p>
    <w:p w14:paraId="52B2FE0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 the genotypic matrix associated with the second sampling; must be a </w:t>
      </w:r>
      <w:proofErr w:type="spellStart"/>
      <w:r w:rsidRPr="0059426E">
        <w:rPr>
          <w:rFonts w:ascii="Courier New" w:eastAsia="Times New Roman" w:hAnsi="Courier New" w:cs="Courier New"/>
          <w:b/>
          <w:bCs/>
          <w:sz w:val="16"/>
          <w:szCs w:val="16"/>
        </w:rPr>
        <w:t>genind</w:t>
      </w:r>
      <w:proofErr w:type="spellEnd"/>
      <w:r w:rsidRPr="0059426E">
        <w:rPr>
          <w:rFonts w:ascii="Courier New" w:eastAsia="Times New Roman" w:hAnsi="Courier New" w:cs="Courier New"/>
          <w:b/>
          <w:bCs/>
          <w:sz w:val="16"/>
          <w:szCs w:val="16"/>
        </w:rPr>
        <w:t xml:space="preserve"> object</w:t>
      </w:r>
    </w:p>
    <w:p w14:paraId="37C77A9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 xml:space="preserve">: the </w:t>
      </w:r>
      <w:proofErr w:type="spellStart"/>
      <w:r w:rsidRPr="0059426E">
        <w:rPr>
          <w:rFonts w:ascii="Courier New" w:eastAsia="Times New Roman" w:hAnsi="Courier New" w:cs="Courier New"/>
          <w:b/>
          <w:bCs/>
          <w:sz w:val="16"/>
          <w:szCs w:val="16"/>
        </w:rPr>
        <w:t>the</w:t>
      </w:r>
      <w:proofErr w:type="spellEnd"/>
      <w:r w:rsidRPr="0059426E">
        <w:rPr>
          <w:rFonts w:ascii="Courier New" w:eastAsia="Times New Roman" w:hAnsi="Courier New" w:cs="Courier New"/>
          <w:b/>
          <w:bCs/>
          <w:sz w:val="16"/>
          <w:szCs w:val="16"/>
        </w:rPr>
        <w:t xml:space="preserve"> number of permutations used in the evaluation of significance</w:t>
      </w:r>
    </w:p>
    <w:p w14:paraId="7AB65029"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seed.: you may specify a seed by using this argument</w:t>
      </w:r>
    </w:p>
    <w:p w14:paraId="3F2E314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method: see ?</w:t>
      </w:r>
      <w:proofErr w:type="spellStart"/>
      <w:r w:rsidRPr="0059426E">
        <w:rPr>
          <w:rFonts w:ascii="Courier New" w:eastAsia="Times New Roman" w:hAnsi="Courier New" w:cs="Courier New"/>
          <w:b/>
          <w:bCs/>
          <w:sz w:val="16"/>
          <w:szCs w:val="16"/>
        </w:rPr>
        <w:t>adegenet</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dist.genpop</w:t>
      </w:r>
      <w:proofErr w:type="spellEnd"/>
    </w:p>
    <w:p w14:paraId="6A253859"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correc</w:t>
      </w:r>
      <w:proofErr w:type="spellEnd"/>
      <w:r w:rsidRPr="0059426E">
        <w:rPr>
          <w:rFonts w:ascii="Courier New" w:eastAsia="Times New Roman" w:hAnsi="Courier New" w:cs="Courier New"/>
          <w:b/>
          <w:bCs/>
          <w:sz w:val="16"/>
          <w:szCs w:val="16"/>
        </w:rPr>
        <w:t>: correction for multiple inference; see ?</w:t>
      </w:r>
      <w:proofErr w:type="spellStart"/>
      <w:r w:rsidRPr="0059426E">
        <w:rPr>
          <w:rFonts w:ascii="Courier New" w:eastAsia="Times New Roman" w:hAnsi="Courier New" w:cs="Courier New"/>
          <w:b/>
          <w:bCs/>
          <w:sz w:val="16"/>
          <w:szCs w:val="16"/>
        </w:rPr>
        <w:t>p.adjust</w:t>
      </w:r>
      <w:proofErr w:type="spellEnd"/>
    </w:p>
    <w:p w14:paraId="30EF9A15"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thresh_for_GL</w:t>
      </w:r>
      <w:proofErr w:type="spellEnd"/>
      <w:r w:rsidRPr="0059426E">
        <w:rPr>
          <w:rFonts w:ascii="Courier New" w:eastAsia="Times New Roman" w:hAnsi="Courier New" w:cs="Courier New"/>
          <w:b/>
          <w:bCs/>
          <w:sz w:val="16"/>
          <w:szCs w:val="16"/>
        </w:rPr>
        <w:t>: indicate here the threshold you want to use</w:t>
      </w:r>
    </w:p>
    <w:p w14:paraId="72F6D2B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01FFCF4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Pr>
          <w:rFonts w:ascii="Courier New" w:eastAsia="Times New Roman" w:hAnsi="Courier New" w:cs="Courier New"/>
          <w:b/>
          <w:bCs/>
          <w:sz w:val="16"/>
          <w:szCs w:val="16"/>
        </w:rPr>
        <w:t>TGI</w:t>
      </w:r>
      <w:r w:rsidRPr="0059426E">
        <w:rPr>
          <w:rFonts w:ascii="Courier New" w:eastAsia="Times New Roman" w:hAnsi="Courier New" w:cs="Courier New"/>
          <w:b/>
          <w:bCs/>
          <w:sz w:val="16"/>
          <w:szCs w:val="16"/>
        </w:rPr>
        <w:t xml:space="preserve"> &lt;- function (mat1, mat2, </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 xml:space="preserve"> = 999, replace = FALSE, seed. = NULL,</w:t>
      </w:r>
    </w:p>
    <w:p w14:paraId="4DC024EC" w14:textId="77777777" w:rsidR="00F267BC" w:rsidRPr="0059426E" w:rsidRDefault="00F267BC" w:rsidP="00F267BC">
      <w:pPr>
        <w:widowControl w:val="0"/>
        <w:autoSpaceDE w:val="0"/>
        <w:autoSpaceDN w:val="0"/>
        <w:adjustRightInd w:val="0"/>
        <w:spacing w:after="0" w:line="276" w:lineRule="auto"/>
        <w:ind w:left="1440"/>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method = 4, </w:t>
      </w:r>
      <w:proofErr w:type="spellStart"/>
      <w:r w:rsidRPr="0059426E">
        <w:rPr>
          <w:rFonts w:ascii="Courier New" w:eastAsia="Times New Roman" w:hAnsi="Courier New" w:cs="Courier New"/>
          <w:b/>
          <w:bCs/>
          <w:sz w:val="16"/>
          <w:szCs w:val="16"/>
        </w:rPr>
        <w:t>correc</w:t>
      </w:r>
      <w:proofErr w:type="spellEnd"/>
      <w:r w:rsidRPr="0059426E">
        <w:rPr>
          <w:rFonts w:ascii="Courier New" w:eastAsia="Times New Roman" w:hAnsi="Courier New" w:cs="Courier New"/>
          <w:b/>
          <w:bCs/>
          <w:sz w:val="16"/>
          <w:szCs w:val="16"/>
        </w:rPr>
        <w:t xml:space="preserve"> = "holm", </w:t>
      </w:r>
      <w:proofErr w:type="spellStart"/>
      <w:r w:rsidRPr="0059426E">
        <w:rPr>
          <w:rFonts w:ascii="Courier New" w:eastAsia="Times New Roman" w:hAnsi="Courier New" w:cs="Courier New"/>
          <w:b/>
          <w:bCs/>
          <w:sz w:val="16"/>
          <w:szCs w:val="16"/>
        </w:rPr>
        <w:t>thresh_for_GL</w:t>
      </w:r>
      <w:proofErr w:type="spellEnd"/>
      <w:r w:rsidRPr="0059426E">
        <w:rPr>
          <w:rFonts w:ascii="Courier New" w:eastAsia="Times New Roman" w:hAnsi="Courier New" w:cs="Courier New"/>
          <w:b/>
          <w:bCs/>
          <w:sz w:val="16"/>
          <w:szCs w:val="16"/>
        </w:rPr>
        <w:t xml:space="preserve"> = 0.05) {  </w:t>
      </w:r>
    </w:p>
    <w:p w14:paraId="5F553FC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Dependency on packages</w:t>
      </w:r>
    </w:p>
    <w:p w14:paraId="647DE36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w:t>
      </w:r>
      <w:proofErr w:type="spellStart"/>
      <w:r w:rsidRPr="0059426E">
        <w:rPr>
          <w:rFonts w:ascii="Courier New" w:eastAsia="Times New Roman" w:hAnsi="Courier New" w:cs="Courier New"/>
          <w:b/>
          <w:bCs/>
          <w:sz w:val="16"/>
          <w:szCs w:val="16"/>
        </w:rPr>
        <w:t>adegenet</w:t>
      </w:r>
      <w:proofErr w:type="spellEnd"/>
      <w:r w:rsidRPr="0059426E">
        <w:rPr>
          <w:rFonts w:ascii="Courier New" w:eastAsia="Times New Roman" w:hAnsi="Courier New" w:cs="Courier New"/>
          <w:b/>
          <w:bCs/>
          <w:sz w:val="16"/>
          <w:szCs w:val="16"/>
        </w:rPr>
        <w:t>)</w:t>
      </w:r>
    </w:p>
    <w:p w14:paraId="4C88F1C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w:t>
      </w:r>
      <w:proofErr w:type="spellStart"/>
      <w:r w:rsidRPr="0059426E">
        <w:rPr>
          <w:rFonts w:ascii="Courier New" w:eastAsia="Times New Roman" w:hAnsi="Courier New" w:cs="Courier New"/>
          <w:b/>
          <w:bCs/>
          <w:sz w:val="16"/>
          <w:szCs w:val="16"/>
        </w:rPr>
        <w:t>poppr</w:t>
      </w:r>
      <w:proofErr w:type="spellEnd"/>
      <w:r w:rsidRPr="0059426E">
        <w:rPr>
          <w:rFonts w:ascii="Courier New" w:eastAsia="Times New Roman" w:hAnsi="Courier New" w:cs="Courier New"/>
          <w:b/>
          <w:bCs/>
          <w:sz w:val="16"/>
          <w:szCs w:val="16"/>
        </w:rPr>
        <w:t>)</w:t>
      </w:r>
    </w:p>
    <w:p w14:paraId="3CAF5A1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Conversion from </w:t>
      </w:r>
      <w:proofErr w:type="spellStart"/>
      <w:r w:rsidRPr="0059426E">
        <w:rPr>
          <w:rFonts w:ascii="Courier New" w:eastAsia="Times New Roman" w:hAnsi="Courier New" w:cs="Courier New"/>
          <w:b/>
          <w:bCs/>
          <w:sz w:val="16"/>
          <w:szCs w:val="16"/>
        </w:rPr>
        <w:t>genind</w:t>
      </w:r>
      <w:proofErr w:type="spellEnd"/>
      <w:r w:rsidRPr="0059426E">
        <w:rPr>
          <w:rFonts w:ascii="Courier New" w:eastAsia="Times New Roman" w:hAnsi="Courier New" w:cs="Courier New"/>
          <w:b/>
          <w:bCs/>
          <w:sz w:val="16"/>
          <w:szCs w:val="16"/>
        </w:rPr>
        <w:t xml:space="preserve"> to </w:t>
      </w:r>
      <w:proofErr w:type="spellStart"/>
      <w:r w:rsidRPr="0059426E">
        <w:rPr>
          <w:rFonts w:ascii="Courier New" w:eastAsia="Times New Roman" w:hAnsi="Courier New" w:cs="Courier New"/>
          <w:b/>
          <w:bCs/>
          <w:sz w:val="16"/>
          <w:szCs w:val="16"/>
        </w:rPr>
        <w:t>genpop</w:t>
      </w:r>
      <w:proofErr w:type="spellEnd"/>
      <w:r w:rsidRPr="0059426E">
        <w:rPr>
          <w:rFonts w:ascii="Courier New" w:eastAsia="Times New Roman" w:hAnsi="Courier New" w:cs="Courier New"/>
          <w:b/>
          <w:bCs/>
          <w:sz w:val="16"/>
          <w:szCs w:val="16"/>
        </w:rPr>
        <w:t xml:space="preserve"> objects  </w:t>
      </w:r>
    </w:p>
    <w:p w14:paraId="2E1F400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 &lt;- genind2genpop(mat1)</w:t>
      </w:r>
    </w:p>
    <w:p w14:paraId="7FE81E10" w14:textId="77777777" w:rsidR="00F267BC" w:rsidRPr="00F267BC"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Pr="00F267BC">
        <w:rPr>
          <w:rFonts w:ascii="Courier New" w:eastAsia="Times New Roman" w:hAnsi="Courier New" w:cs="Courier New"/>
          <w:b/>
          <w:bCs/>
          <w:sz w:val="16"/>
          <w:szCs w:val="16"/>
        </w:rPr>
        <w:t>mat1p &lt;- mat1p[,order(</w:t>
      </w:r>
      <w:proofErr w:type="spellStart"/>
      <w:r w:rsidRPr="00F267BC">
        <w:rPr>
          <w:rFonts w:ascii="Courier New" w:eastAsia="Times New Roman" w:hAnsi="Courier New" w:cs="Courier New"/>
          <w:b/>
          <w:bCs/>
          <w:sz w:val="16"/>
          <w:szCs w:val="16"/>
        </w:rPr>
        <w:t>colnames</w:t>
      </w:r>
      <w:proofErr w:type="spellEnd"/>
      <w:r w:rsidRPr="00F267BC">
        <w:rPr>
          <w:rFonts w:ascii="Courier New" w:eastAsia="Times New Roman" w:hAnsi="Courier New" w:cs="Courier New"/>
          <w:b/>
          <w:bCs/>
          <w:sz w:val="16"/>
          <w:szCs w:val="16"/>
        </w:rPr>
        <w:t>(mat1p@tab))]</w:t>
      </w:r>
    </w:p>
    <w:p w14:paraId="06D63DA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F267BC">
        <w:rPr>
          <w:rFonts w:ascii="Courier New" w:eastAsia="Times New Roman" w:hAnsi="Courier New" w:cs="Courier New"/>
          <w:b/>
          <w:bCs/>
          <w:sz w:val="16"/>
          <w:szCs w:val="16"/>
        </w:rPr>
        <w:t xml:space="preserve">  </w:t>
      </w:r>
      <w:r w:rsidRPr="0059426E">
        <w:rPr>
          <w:rFonts w:ascii="Courier New" w:eastAsia="Times New Roman" w:hAnsi="Courier New" w:cs="Courier New"/>
          <w:b/>
          <w:bCs/>
          <w:sz w:val="16"/>
          <w:szCs w:val="16"/>
        </w:rPr>
        <w:t>mat2p &lt;- genind2genpop(mat2)</w:t>
      </w:r>
    </w:p>
    <w:p w14:paraId="64072007" w14:textId="77777777" w:rsidR="00F267BC" w:rsidRPr="00F267BC"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Pr="00F267BC">
        <w:rPr>
          <w:rFonts w:ascii="Courier New" w:eastAsia="Times New Roman" w:hAnsi="Courier New" w:cs="Courier New"/>
          <w:b/>
          <w:bCs/>
          <w:sz w:val="16"/>
          <w:szCs w:val="16"/>
        </w:rPr>
        <w:t>mat2p &lt;- mat2p[,order(</w:t>
      </w:r>
      <w:proofErr w:type="spellStart"/>
      <w:r w:rsidRPr="00F267BC">
        <w:rPr>
          <w:rFonts w:ascii="Courier New" w:eastAsia="Times New Roman" w:hAnsi="Courier New" w:cs="Courier New"/>
          <w:b/>
          <w:bCs/>
          <w:sz w:val="16"/>
          <w:szCs w:val="16"/>
        </w:rPr>
        <w:t>colnames</w:t>
      </w:r>
      <w:proofErr w:type="spellEnd"/>
      <w:r w:rsidRPr="00F267BC">
        <w:rPr>
          <w:rFonts w:ascii="Courier New" w:eastAsia="Times New Roman" w:hAnsi="Courier New" w:cs="Courier New"/>
          <w:b/>
          <w:bCs/>
          <w:sz w:val="16"/>
          <w:szCs w:val="16"/>
        </w:rPr>
        <w:t xml:space="preserve">(mat2p@tab))]  </w:t>
      </w:r>
    </w:p>
    <w:p w14:paraId="0064A4E2" w14:textId="77777777" w:rsidR="00F267BC" w:rsidRPr="00F267BC"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F267BC">
        <w:rPr>
          <w:rFonts w:ascii="Courier New" w:eastAsia="Times New Roman" w:hAnsi="Courier New" w:cs="Courier New"/>
          <w:b/>
          <w:bCs/>
          <w:sz w:val="16"/>
          <w:szCs w:val="16"/>
        </w:rPr>
        <w:t xml:space="preserve"> </w:t>
      </w:r>
    </w:p>
    <w:p w14:paraId="30161AA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Function to compute genetic distances  </w:t>
      </w:r>
    </w:p>
    <w:p w14:paraId="5B08C35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dissim</w:t>
      </w:r>
      <w:proofErr w:type="spellEnd"/>
      <w:r w:rsidRPr="0059426E">
        <w:rPr>
          <w:rFonts w:ascii="Courier New" w:eastAsia="Times New Roman" w:hAnsi="Courier New" w:cs="Courier New"/>
          <w:b/>
          <w:bCs/>
          <w:sz w:val="16"/>
          <w:szCs w:val="16"/>
        </w:rPr>
        <w:t xml:space="preserve"> &lt;- function(mat1p, mat2p, method) {</w:t>
      </w:r>
    </w:p>
    <w:p w14:paraId="7A39FC6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 &lt;- vector(mode = "numeric", length = </w:t>
      </w:r>
      <w:proofErr w:type="spellStart"/>
      <w:r w:rsidRPr="0059426E">
        <w:rPr>
          <w:rFonts w:ascii="Courier New" w:eastAsia="Times New Roman" w:hAnsi="Courier New" w:cs="Courier New"/>
          <w:b/>
          <w:bCs/>
          <w:sz w:val="16"/>
          <w:szCs w:val="16"/>
        </w:rPr>
        <w:t>nrow</w:t>
      </w:r>
      <w:proofErr w:type="spellEnd"/>
      <w:r w:rsidRPr="0059426E">
        <w:rPr>
          <w:rFonts w:ascii="Courier New" w:eastAsia="Times New Roman" w:hAnsi="Courier New" w:cs="Courier New"/>
          <w:b/>
          <w:bCs/>
          <w:sz w:val="16"/>
          <w:szCs w:val="16"/>
        </w:rPr>
        <w:t>(mat1p@tab))</w:t>
      </w:r>
    </w:p>
    <w:p w14:paraId="1D95C10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 xml:space="preserve"> in 1:nrow(mat1p@tab)){</w:t>
      </w:r>
    </w:p>
    <w:p w14:paraId="151C1FD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 xml:space="preserve"> == 1){</w:t>
      </w:r>
    </w:p>
    <w:p w14:paraId="72FD2D5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&lt;- 2</w:t>
      </w:r>
    </w:p>
    <w:p w14:paraId="75C1B7C6"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else { </w:t>
      </w:r>
    </w:p>
    <w:p w14:paraId="23B41E4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&lt;- 1</w:t>
      </w:r>
    </w:p>
    <w:p w14:paraId="4FFAE45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6717715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temp_genpop</w:t>
      </w:r>
      <w:proofErr w:type="spellEnd"/>
      <w:r w:rsidRPr="0059426E">
        <w:rPr>
          <w:rFonts w:ascii="Courier New" w:eastAsia="Times New Roman" w:hAnsi="Courier New" w:cs="Courier New"/>
          <w:b/>
          <w:bCs/>
          <w:sz w:val="16"/>
          <w:szCs w:val="16"/>
        </w:rPr>
        <w:t xml:space="preserve"> &lt;- mat1p</w:t>
      </w:r>
    </w:p>
    <w:p w14:paraId="0964013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temp_genpop@tab</w:t>
      </w:r>
      <w:proofErr w:type="spellEnd"/>
      <w:r w:rsidRPr="0059426E">
        <w:rPr>
          <w:rFonts w:ascii="Courier New" w:eastAsia="Times New Roman" w:hAnsi="Courier New" w:cs="Courier New"/>
          <w:b/>
          <w:bCs/>
          <w:sz w:val="16"/>
          <w:szCs w:val="16"/>
        </w:rPr>
        <w:t>[trick,] &lt;- mat2p@tab[</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w:t>
      </w:r>
    </w:p>
    <w:p w14:paraId="5C8FFA1E"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dist.genpop</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temp_genpop</w:t>
      </w:r>
      <w:proofErr w:type="spellEnd"/>
      <w:r w:rsidRPr="0059426E">
        <w:rPr>
          <w:rFonts w:ascii="Courier New" w:eastAsia="Times New Roman" w:hAnsi="Courier New" w:cs="Courier New"/>
          <w:b/>
          <w:bCs/>
          <w:sz w:val="16"/>
          <w:szCs w:val="16"/>
        </w:rPr>
        <w:t xml:space="preserve">[c(trick, </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 method = method)</w:t>
      </w:r>
    </w:p>
    <w:p w14:paraId="1A7B27E5"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01B62B4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list(dis = dis)</w:t>
      </w:r>
    </w:p>
    <w:p w14:paraId="44A5EC6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2C6BD19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3F545CF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Initialization of seed, tolerance  </w:t>
      </w:r>
    </w:p>
    <w:p w14:paraId="227FDBD5"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w:t>
      </w:r>
      <w:proofErr w:type="spellStart"/>
      <w:r w:rsidRPr="0059426E">
        <w:rPr>
          <w:rFonts w:ascii="Courier New" w:eastAsia="Times New Roman" w:hAnsi="Courier New" w:cs="Courier New"/>
          <w:b/>
          <w:bCs/>
          <w:sz w:val="16"/>
          <w:szCs w:val="16"/>
        </w:rPr>
        <w:t>is.null</w:t>
      </w:r>
      <w:proofErr w:type="spellEnd"/>
      <w:r w:rsidRPr="0059426E">
        <w:rPr>
          <w:rFonts w:ascii="Courier New" w:eastAsia="Times New Roman" w:hAnsi="Courier New" w:cs="Courier New"/>
          <w:b/>
          <w:bCs/>
          <w:sz w:val="16"/>
          <w:szCs w:val="16"/>
        </w:rPr>
        <w:t>(seed.)){</w:t>
      </w:r>
    </w:p>
    <w:p w14:paraId="1E213B45"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set.seed</w:t>
      </w:r>
      <w:proofErr w:type="spellEnd"/>
      <w:r w:rsidRPr="0059426E">
        <w:rPr>
          <w:rFonts w:ascii="Courier New" w:eastAsia="Times New Roman" w:hAnsi="Courier New" w:cs="Courier New"/>
          <w:b/>
          <w:bCs/>
          <w:sz w:val="16"/>
          <w:szCs w:val="16"/>
        </w:rPr>
        <w:t xml:space="preserve">(seed.)      </w:t>
      </w:r>
    </w:p>
    <w:p w14:paraId="7BEB851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en-CA"/>
        </w:rPr>
        <w:t xml:space="preserve">  </w:t>
      </w:r>
      <w:r w:rsidRPr="0059426E">
        <w:rPr>
          <w:rFonts w:ascii="Courier New" w:eastAsia="Times New Roman" w:hAnsi="Courier New" w:cs="Courier New"/>
          <w:b/>
          <w:bCs/>
          <w:sz w:val="16"/>
          <w:szCs w:val="16"/>
          <w:lang w:val="fr-CA"/>
        </w:rPr>
        <w:t xml:space="preserve">}  </w:t>
      </w:r>
    </w:p>
    <w:p w14:paraId="155D474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epsilon &lt;- </w:t>
      </w:r>
      <w:proofErr w:type="spellStart"/>
      <w:r w:rsidRPr="0059426E">
        <w:rPr>
          <w:rFonts w:ascii="Courier New" w:eastAsia="Times New Roman" w:hAnsi="Courier New" w:cs="Courier New"/>
          <w:b/>
          <w:bCs/>
          <w:sz w:val="16"/>
          <w:szCs w:val="16"/>
          <w:lang w:val="fr-CA"/>
        </w:rPr>
        <w:t>sqrt</w:t>
      </w:r>
      <w:proofErr w:type="spellEnd"/>
      <w:r w:rsidRPr="0059426E">
        <w:rPr>
          <w:rFonts w:ascii="Courier New" w:eastAsia="Times New Roman" w:hAnsi="Courier New" w:cs="Courier New"/>
          <w:b/>
          <w:bCs/>
          <w:sz w:val="16"/>
          <w:szCs w:val="16"/>
          <w:lang w:val="fr-CA"/>
        </w:rPr>
        <w:t>(.</w:t>
      </w:r>
      <w:proofErr w:type="spellStart"/>
      <w:r w:rsidRPr="0059426E">
        <w:rPr>
          <w:rFonts w:ascii="Courier New" w:eastAsia="Times New Roman" w:hAnsi="Courier New" w:cs="Courier New"/>
          <w:b/>
          <w:bCs/>
          <w:sz w:val="16"/>
          <w:szCs w:val="16"/>
          <w:lang w:val="fr-CA"/>
        </w:rPr>
        <w:t>Machine$double.eps</w:t>
      </w:r>
      <w:proofErr w:type="spellEnd"/>
      <w:r w:rsidRPr="0059426E">
        <w:rPr>
          <w:rFonts w:ascii="Courier New" w:eastAsia="Times New Roman" w:hAnsi="Courier New" w:cs="Courier New"/>
          <w:b/>
          <w:bCs/>
          <w:sz w:val="16"/>
          <w:szCs w:val="16"/>
          <w:lang w:val="fr-CA"/>
        </w:rPr>
        <w:t xml:space="preserve">)  </w:t>
      </w:r>
    </w:p>
    <w:p w14:paraId="36834D2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p>
    <w:p w14:paraId="6634728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Dimensions check  </w:t>
      </w:r>
    </w:p>
    <w:p w14:paraId="051B050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lang w:val="fr-CA"/>
        </w:rPr>
        <w:t xml:space="preserve">  </w:t>
      </w:r>
      <w:r w:rsidRPr="0059426E">
        <w:rPr>
          <w:rFonts w:ascii="Courier New" w:eastAsia="Times New Roman" w:hAnsi="Courier New" w:cs="Courier New"/>
          <w:b/>
          <w:bCs/>
          <w:sz w:val="16"/>
          <w:szCs w:val="16"/>
        </w:rPr>
        <w:t xml:space="preserve">n &lt;- </w:t>
      </w:r>
      <w:proofErr w:type="spellStart"/>
      <w:r w:rsidRPr="0059426E">
        <w:rPr>
          <w:rFonts w:ascii="Courier New" w:eastAsia="Times New Roman" w:hAnsi="Courier New" w:cs="Courier New"/>
          <w:b/>
          <w:bCs/>
          <w:sz w:val="16"/>
          <w:szCs w:val="16"/>
        </w:rPr>
        <w:t>nrow</w:t>
      </w:r>
      <w:proofErr w:type="spellEnd"/>
      <w:r w:rsidRPr="0059426E">
        <w:rPr>
          <w:rFonts w:ascii="Courier New" w:eastAsia="Times New Roman" w:hAnsi="Courier New" w:cs="Courier New"/>
          <w:b/>
          <w:bCs/>
          <w:sz w:val="16"/>
          <w:szCs w:val="16"/>
        </w:rPr>
        <w:t>(mat1p@tab)</w:t>
      </w:r>
    </w:p>
    <w:p w14:paraId="789BCE4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 &lt;- </w:t>
      </w:r>
      <w:proofErr w:type="spellStart"/>
      <w:r w:rsidRPr="0059426E">
        <w:rPr>
          <w:rFonts w:ascii="Courier New" w:eastAsia="Times New Roman" w:hAnsi="Courier New" w:cs="Courier New"/>
          <w:b/>
          <w:bCs/>
          <w:sz w:val="16"/>
          <w:szCs w:val="16"/>
        </w:rPr>
        <w:t>ncol</w:t>
      </w:r>
      <w:proofErr w:type="spellEnd"/>
      <w:r w:rsidRPr="0059426E">
        <w:rPr>
          <w:rFonts w:ascii="Courier New" w:eastAsia="Times New Roman" w:hAnsi="Courier New" w:cs="Courier New"/>
          <w:b/>
          <w:bCs/>
          <w:sz w:val="16"/>
          <w:szCs w:val="16"/>
        </w:rPr>
        <w:t>(mat1p@tab)</w:t>
      </w:r>
    </w:p>
    <w:p w14:paraId="0C456E9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lastRenderedPageBreak/>
        <w:t xml:space="preserve">  if ((</w:t>
      </w:r>
      <w:proofErr w:type="spellStart"/>
      <w:r w:rsidRPr="0059426E">
        <w:rPr>
          <w:rFonts w:ascii="Courier New" w:eastAsia="Times New Roman" w:hAnsi="Courier New" w:cs="Courier New"/>
          <w:b/>
          <w:bCs/>
          <w:sz w:val="16"/>
          <w:szCs w:val="16"/>
        </w:rPr>
        <w:t>nrow</w:t>
      </w:r>
      <w:proofErr w:type="spellEnd"/>
      <w:r w:rsidRPr="0059426E">
        <w:rPr>
          <w:rFonts w:ascii="Courier New" w:eastAsia="Times New Roman" w:hAnsi="Courier New" w:cs="Courier New"/>
          <w:b/>
          <w:bCs/>
          <w:sz w:val="16"/>
          <w:szCs w:val="16"/>
        </w:rPr>
        <w:t>(mat2p@tab) != n) | (</w:t>
      </w:r>
      <w:proofErr w:type="spellStart"/>
      <w:r w:rsidRPr="0059426E">
        <w:rPr>
          <w:rFonts w:ascii="Courier New" w:eastAsia="Times New Roman" w:hAnsi="Courier New" w:cs="Courier New"/>
          <w:b/>
          <w:bCs/>
          <w:sz w:val="16"/>
          <w:szCs w:val="16"/>
        </w:rPr>
        <w:t>ncol</w:t>
      </w:r>
      <w:proofErr w:type="spellEnd"/>
      <w:r w:rsidRPr="0059426E">
        <w:rPr>
          <w:rFonts w:ascii="Courier New" w:eastAsia="Times New Roman" w:hAnsi="Courier New" w:cs="Courier New"/>
          <w:b/>
          <w:bCs/>
          <w:sz w:val="16"/>
          <w:szCs w:val="16"/>
        </w:rPr>
        <w:t>(mat2p@tab) != p)){</w:t>
      </w:r>
    </w:p>
    <w:p w14:paraId="5EB1110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stop("The matrices are not of the same size!")</w:t>
      </w:r>
    </w:p>
    <w:p w14:paraId="49E7999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54FBA0A6"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44EF0F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Empirical genetic distances</w:t>
      </w:r>
    </w:p>
    <w:p w14:paraId="738047A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tmp</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dissim</w:t>
      </w:r>
      <w:proofErr w:type="spellEnd"/>
      <w:r w:rsidRPr="0059426E">
        <w:rPr>
          <w:rFonts w:ascii="Courier New" w:eastAsia="Times New Roman" w:hAnsi="Courier New" w:cs="Courier New"/>
          <w:b/>
          <w:bCs/>
          <w:sz w:val="16"/>
          <w:szCs w:val="16"/>
        </w:rPr>
        <w:t>(mat1p, mat2p, method)</w:t>
      </w:r>
    </w:p>
    <w:p w14:paraId="1B4A4D9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dis.ref</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tmp$dis</w:t>
      </w:r>
      <w:proofErr w:type="spellEnd"/>
      <w:r w:rsidRPr="0059426E">
        <w:rPr>
          <w:rFonts w:ascii="Courier New" w:eastAsia="Times New Roman" w:hAnsi="Courier New" w:cs="Courier New"/>
          <w:b/>
          <w:bCs/>
          <w:sz w:val="16"/>
          <w:szCs w:val="16"/>
        </w:rPr>
        <w:t xml:space="preserve">  </w:t>
      </w:r>
    </w:p>
    <w:p w14:paraId="0C8EF45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Permutations</w:t>
      </w:r>
    </w:p>
    <w:p w14:paraId="633FA13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 xml:space="preserve"> &gt; 0) {</w:t>
      </w:r>
    </w:p>
    <w:p w14:paraId="1B179F8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my.vec</w:t>
      </w:r>
      <w:proofErr w:type="spellEnd"/>
      <w:r w:rsidRPr="0059426E">
        <w:rPr>
          <w:rFonts w:ascii="Courier New" w:eastAsia="Times New Roman" w:hAnsi="Courier New" w:cs="Courier New"/>
          <w:b/>
          <w:bCs/>
          <w:sz w:val="16"/>
          <w:szCs w:val="16"/>
        </w:rPr>
        <w:t xml:space="preserve"> &lt;- sample(1:(10 * </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 xml:space="preserve">), size = </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w:t>
      </w:r>
    </w:p>
    <w:p w14:paraId="744EF55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outlier.count</w:t>
      </w:r>
      <w:proofErr w:type="spellEnd"/>
      <w:r w:rsidRPr="0059426E">
        <w:rPr>
          <w:rFonts w:ascii="Courier New" w:eastAsia="Times New Roman" w:hAnsi="Courier New" w:cs="Courier New"/>
          <w:b/>
          <w:bCs/>
          <w:sz w:val="16"/>
          <w:szCs w:val="16"/>
        </w:rPr>
        <w:t xml:space="preserve"> = rep(1, n)    </w:t>
      </w:r>
    </w:p>
    <w:p w14:paraId="142831B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w:t>
      </w:r>
      <w:proofErr w:type="spellStart"/>
      <w:r w:rsidRPr="0059426E">
        <w:rPr>
          <w:rFonts w:ascii="Courier New" w:eastAsia="Times New Roman" w:hAnsi="Courier New" w:cs="Courier New"/>
          <w:b/>
          <w:bCs/>
          <w:sz w:val="16"/>
          <w:szCs w:val="16"/>
        </w:rPr>
        <w:t>iperm</w:t>
      </w:r>
      <w:proofErr w:type="spellEnd"/>
      <w:r w:rsidRPr="0059426E">
        <w:rPr>
          <w:rFonts w:ascii="Courier New" w:eastAsia="Times New Roman" w:hAnsi="Courier New" w:cs="Courier New"/>
          <w:b/>
          <w:bCs/>
          <w:sz w:val="16"/>
          <w:szCs w:val="16"/>
        </w:rPr>
        <w:t xml:space="preserve"> in 1:nperm) {      </w:t>
      </w:r>
    </w:p>
    <w:p w14:paraId="65087BE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set.seed</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my.vec</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iperm</w:t>
      </w:r>
      <w:proofErr w:type="spellEnd"/>
      <w:r w:rsidRPr="0059426E">
        <w:rPr>
          <w:rFonts w:ascii="Courier New" w:eastAsia="Times New Roman" w:hAnsi="Courier New" w:cs="Courier New"/>
          <w:b/>
          <w:bCs/>
          <w:sz w:val="16"/>
          <w:szCs w:val="16"/>
        </w:rPr>
        <w:t>])</w:t>
      </w:r>
    </w:p>
    <w:p w14:paraId="1186CDED"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mat1p</w:t>
      </w:r>
    </w:p>
    <w:p w14:paraId="7B96B19E"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w:t>
      </w:r>
      <w:proofErr w:type="spellStart"/>
      <w:r w:rsidRPr="0059426E">
        <w:rPr>
          <w:rFonts w:ascii="Courier New" w:eastAsia="Times New Roman" w:hAnsi="Courier New" w:cs="Courier New"/>
          <w:b/>
          <w:bCs/>
          <w:sz w:val="16"/>
          <w:szCs w:val="16"/>
        </w:rPr>
        <w:t>shufflepop</w:t>
      </w:r>
      <w:proofErr w:type="spellEnd"/>
      <w:r w:rsidRPr="0059426E">
        <w:rPr>
          <w:rFonts w:ascii="Courier New" w:eastAsia="Times New Roman" w:hAnsi="Courier New" w:cs="Courier New"/>
          <w:b/>
          <w:bCs/>
          <w:sz w:val="16"/>
          <w:szCs w:val="16"/>
        </w:rPr>
        <w:t xml:space="preserve">(mat1.perm, method=4)      </w:t>
      </w:r>
    </w:p>
    <w:p w14:paraId="5F290743"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set.seed</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my.vec</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iperm</w:t>
      </w:r>
      <w:proofErr w:type="spellEnd"/>
      <w:r w:rsidRPr="0059426E">
        <w:rPr>
          <w:rFonts w:ascii="Courier New" w:eastAsia="Times New Roman" w:hAnsi="Courier New" w:cs="Courier New"/>
          <w:b/>
          <w:bCs/>
          <w:sz w:val="16"/>
          <w:szCs w:val="16"/>
        </w:rPr>
        <w:t>])</w:t>
      </w:r>
    </w:p>
    <w:p w14:paraId="440881C3"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mat2p</w:t>
      </w:r>
    </w:p>
    <w:p w14:paraId="1566E95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w:t>
      </w:r>
      <w:proofErr w:type="spellStart"/>
      <w:r w:rsidRPr="0059426E">
        <w:rPr>
          <w:rFonts w:ascii="Courier New" w:eastAsia="Times New Roman" w:hAnsi="Courier New" w:cs="Courier New"/>
          <w:b/>
          <w:bCs/>
          <w:sz w:val="16"/>
          <w:szCs w:val="16"/>
        </w:rPr>
        <w:t>shufflepop</w:t>
      </w:r>
      <w:proofErr w:type="spellEnd"/>
      <w:r w:rsidRPr="0059426E">
        <w:rPr>
          <w:rFonts w:ascii="Courier New" w:eastAsia="Times New Roman" w:hAnsi="Courier New" w:cs="Courier New"/>
          <w:b/>
          <w:bCs/>
          <w:sz w:val="16"/>
          <w:szCs w:val="16"/>
        </w:rPr>
        <w:t xml:space="preserve">(mat2.perm, method=4)      </w:t>
      </w:r>
    </w:p>
    <w:p w14:paraId="281162E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tmp</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dissim</w:t>
      </w:r>
      <w:proofErr w:type="spellEnd"/>
      <w:r w:rsidRPr="0059426E">
        <w:rPr>
          <w:rFonts w:ascii="Courier New" w:eastAsia="Times New Roman" w:hAnsi="Courier New" w:cs="Courier New"/>
          <w:b/>
          <w:bCs/>
          <w:sz w:val="16"/>
          <w:szCs w:val="16"/>
        </w:rPr>
        <w:t xml:space="preserve">(mat1.perm, mat2.perm, method)      </w:t>
      </w:r>
    </w:p>
    <w:p w14:paraId="3E0B09C9"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dis.perm</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tmp$dis</w:t>
      </w:r>
      <w:proofErr w:type="spellEnd"/>
    </w:p>
    <w:p w14:paraId="488338C3"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ge</w:t>
      </w:r>
      <w:proofErr w:type="spellEnd"/>
      <w:r w:rsidRPr="0059426E">
        <w:rPr>
          <w:rFonts w:ascii="Courier New" w:eastAsia="Times New Roman" w:hAnsi="Courier New" w:cs="Courier New"/>
          <w:b/>
          <w:bCs/>
          <w:sz w:val="16"/>
          <w:szCs w:val="16"/>
        </w:rPr>
        <w:t xml:space="preserve"> &lt;- which(</w:t>
      </w:r>
      <w:proofErr w:type="spellStart"/>
      <w:r w:rsidRPr="0059426E">
        <w:rPr>
          <w:rFonts w:ascii="Courier New" w:eastAsia="Times New Roman" w:hAnsi="Courier New" w:cs="Courier New"/>
          <w:b/>
          <w:bCs/>
          <w:sz w:val="16"/>
          <w:szCs w:val="16"/>
        </w:rPr>
        <w:t>dis.perm</w:t>
      </w:r>
      <w:proofErr w:type="spellEnd"/>
      <w:r w:rsidRPr="0059426E">
        <w:rPr>
          <w:rFonts w:ascii="Courier New" w:eastAsia="Times New Roman" w:hAnsi="Courier New" w:cs="Courier New"/>
          <w:b/>
          <w:bCs/>
          <w:sz w:val="16"/>
          <w:szCs w:val="16"/>
        </w:rPr>
        <w:t xml:space="preserve"> + epsilon &gt;= </w:t>
      </w:r>
      <w:proofErr w:type="spellStart"/>
      <w:r w:rsidRPr="0059426E">
        <w:rPr>
          <w:rFonts w:ascii="Courier New" w:eastAsia="Times New Roman" w:hAnsi="Courier New" w:cs="Courier New"/>
          <w:b/>
          <w:bCs/>
          <w:sz w:val="16"/>
          <w:szCs w:val="16"/>
        </w:rPr>
        <w:t>dis.ref</w:t>
      </w:r>
      <w:proofErr w:type="spellEnd"/>
      <w:r w:rsidRPr="0059426E">
        <w:rPr>
          <w:rFonts w:ascii="Courier New" w:eastAsia="Times New Roman" w:hAnsi="Courier New" w:cs="Courier New"/>
          <w:b/>
          <w:bCs/>
          <w:sz w:val="16"/>
          <w:szCs w:val="16"/>
        </w:rPr>
        <w:t>)</w:t>
      </w:r>
    </w:p>
    <w:p w14:paraId="6D257B63"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(length(</w:t>
      </w:r>
      <w:proofErr w:type="spellStart"/>
      <w:r w:rsidRPr="0059426E">
        <w:rPr>
          <w:rFonts w:ascii="Courier New" w:eastAsia="Times New Roman" w:hAnsi="Courier New" w:cs="Courier New"/>
          <w:b/>
          <w:bCs/>
          <w:sz w:val="16"/>
          <w:szCs w:val="16"/>
        </w:rPr>
        <w:t>ge</w:t>
      </w:r>
      <w:proofErr w:type="spellEnd"/>
      <w:r w:rsidRPr="0059426E">
        <w:rPr>
          <w:rFonts w:ascii="Courier New" w:eastAsia="Times New Roman" w:hAnsi="Courier New" w:cs="Courier New"/>
          <w:b/>
          <w:bCs/>
          <w:sz w:val="16"/>
          <w:szCs w:val="16"/>
        </w:rPr>
        <w:t xml:space="preserve">) &gt; 0) { </w:t>
      </w:r>
    </w:p>
    <w:p w14:paraId="51FB6A0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outlier.count</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ge</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outlier.count</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ge</w:t>
      </w:r>
      <w:proofErr w:type="spellEnd"/>
      <w:r w:rsidRPr="0059426E">
        <w:rPr>
          <w:rFonts w:ascii="Courier New" w:eastAsia="Times New Roman" w:hAnsi="Courier New" w:cs="Courier New"/>
          <w:b/>
          <w:bCs/>
          <w:sz w:val="16"/>
          <w:szCs w:val="16"/>
        </w:rPr>
        <w:t>] + 1</w:t>
      </w:r>
    </w:p>
    <w:p w14:paraId="3520032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2826FE1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7AEE6DED"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p.dist</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outlier.count</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 xml:space="preserve"> + 1)</w:t>
      </w:r>
    </w:p>
    <w:p w14:paraId="27FC186E"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0D420D3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p.adj</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p.adjust</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p.dist</w:t>
      </w:r>
      <w:proofErr w:type="spellEnd"/>
      <w:r w:rsidRPr="0059426E">
        <w:rPr>
          <w:rFonts w:ascii="Courier New" w:eastAsia="Times New Roman" w:hAnsi="Courier New" w:cs="Courier New"/>
          <w:b/>
          <w:bCs/>
          <w:sz w:val="16"/>
          <w:szCs w:val="16"/>
        </w:rPr>
        <w:t xml:space="preserve">, method = </w:t>
      </w:r>
      <w:proofErr w:type="spellStart"/>
      <w:r w:rsidRPr="0059426E">
        <w:rPr>
          <w:rFonts w:ascii="Courier New" w:eastAsia="Times New Roman" w:hAnsi="Courier New" w:cs="Courier New"/>
          <w:b/>
          <w:bCs/>
          <w:sz w:val="16"/>
          <w:szCs w:val="16"/>
        </w:rPr>
        <w:t>correc</w:t>
      </w:r>
      <w:proofErr w:type="spellEnd"/>
      <w:r w:rsidRPr="0059426E">
        <w:rPr>
          <w:rFonts w:ascii="Courier New" w:eastAsia="Times New Roman" w:hAnsi="Courier New" w:cs="Courier New"/>
          <w:b/>
          <w:bCs/>
          <w:sz w:val="16"/>
          <w:szCs w:val="16"/>
        </w:rPr>
        <w:t xml:space="preserve">)  </w:t>
      </w:r>
    </w:p>
    <w:p w14:paraId="3A01442E"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DA16CB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Simple gain or loss?  </w:t>
      </w:r>
    </w:p>
    <w:p w14:paraId="14D426F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n.pop1 &lt;- </w:t>
      </w:r>
      <w:proofErr w:type="spellStart"/>
      <w:r w:rsidRPr="0059426E">
        <w:rPr>
          <w:rFonts w:ascii="Courier New" w:eastAsia="Times New Roman" w:hAnsi="Courier New" w:cs="Courier New"/>
          <w:b/>
          <w:bCs/>
          <w:sz w:val="16"/>
          <w:szCs w:val="16"/>
        </w:rPr>
        <w:t>seppop</w:t>
      </w:r>
      <w:proofErr w:type="spellEnd"/>
      <w:r w:rsidRPr="0059426E">
        <w:rPr>
          <w:rFonts w:ascii="Courier New" w:eastAsia="Times New Roman" w:hAnsi="Courier New" w:cs="Courier New"/>
          <w:b/>
          <w:bCs/>
          <w:sz w:val="16"/>
          <w:szCs w:val="16"/>
        </w:rPr>
        <w:t>(mat1)</w:t>
      </w:r>
    </w:p>
    <w:p w14:paraId="29E8531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n.pop2 &lt;- </w:t>
      </w:r>
      <w:proofErr w:type="spellStart"/>
      <w:r w:rsidRPr="0059426E">
        <w:rPr>
          <w:rFonts w:ascii="Courier New" w:eastAsia="Times New Roman" w:hAnsi="Courier New" w:cs="Courier New"/>
          <w:b/>
          <w:bCs/>
          <w:sz w:val="16"/>
          <w:szCs w:val="16"/>
        </w:rPr>
        <w:t>seppop</w:t>
      </w:r>
      <w:proofErr w:type="spellEnd"/>
      <w:r w:rsidRPr="0059426E">
        <w:rPr>
          <w:rFonts w:ascii="Courier New" w:eastAsia="Times New Roman" w:hAnsi="Courier New" w:cs="Courier New"/>
          <w:b/>
          <w:bCs/>
          <w:sz w:val="16"/>
          <w:szCs w:val="16"/>
        </w:rPr>
        <w:t xml:space="preserve">(mat2)  </w:t>
      </w:r>
    </w:p>
    <w:p w14:paraId="50C9308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 &lt;- </w:t>
      </w:r>
      <w:proofErr w:type="spellStart"/>
      <w:r w:rsidRPr="0059426E">
        <w:rPr>
          <w:rFonts w:ascii="Courier New" w:eastAsia="Times New Roman" w:hAnsi="Courier New" w:cs="Courier New"/>
          <w:b/>
          <w:bCs/>
          <w:sz w:val="16"/>
          <w:szCs w:val="16"/>
        </w:rPr>
        <w:t>do.call</w:t>
      </w:r>
      <w:proofErr w:type="spellEnd"/>
      <w:r w:rsidRPr="0059426E">
        <w:rPr>
          <w:rFonts w:ascii="Courier New" w:eastAsia="Times New Roman" w:hAnsi="Courier New" w:cs="Courier New"/>
          <w:b/>
          <w:bCs/>
          <w:sz w:val="16"/>
          <w:szCs w:val="16"/>
        </w:rPr>
        <w:t xml:space="preserve">("c", </w:t>
      </w:r>
      <w:proofErr w:type="spellStart"/>
      <w:r w:rsidRPr="0059426E">
        <w:rPr>
          <w:rFonts w:ascii="Courier New" w:eastAsia="Times New Roman" w:hAnsi="Courier New" w:cs="Courier New"/>
          <w:b/>
          <w:bCs/>
          <w:sz w:val="16"/>
          <w:szCs w:val="16"/>
        </w:rPr>
        <w:t>lapply</w:t>
      </w:r>
      <w:proofErr w:type="spellEnd"/>
      <w:r w:rsidRPr="0059426E">
        <w:rPr>
          <w:rFonts w:ascii="Courier New" w:eastAsia="Times New Roman" w:hAnsi="Courier New" w:cs="Courier New"/>
          <w:b/>
          <w:bCs/>
          <w:sz w:val="16"/>
          <w:szCs w:val="16"/>
        </w:rPr>
        <w:t>(n.pop1, function(x) mean(summary(x)$</w:t>
      </w:r>
      <w:proofErr w:type="spellStart"/>
      <w:r w:rsidRPr="0059426E">
        <w:rPr>
          <w:rFonts w:ascii="Courier New" w:eastAsia="Times New Roman" w:hAnsi="Courier New" w:cs="Courier New"/>
          <w:b/>
          <w:bCs/>
          <w:sz w:val="16"/>
          <w:szCs w:val="16"/>
        </w:rPr>
        <w:t>Hexp</w:t>
      </w:r>
      <w:proofErr w:type="spellEnd"/>
      <w:r w:rsidRPr="0059426E">
        <w:rPr>
          <w:rFonts w:ascii="Courier New" w:eastAsia="Times New Roman" w:hAnsi="Courier New" w:cs="Courier New"/>
          <w:b/>
          <w:bCs/>
          <w:sz w:val="16"/>
          <w:szCs w:val="16"/>
        </w:rPr>
        <w:t>)))</w:t>
      </w:r>
    </w:p>
    <w:p w14:paraId="5157F00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 &lt;- </w:t>
      </w:r>
      <w:proofErr w:type="spellStart"/>
      <w:r w:rsidRPr="0059426E">
        <w:rPr>
          <w:rFonts w:ascii="Courier New" w:eastAsia="Times New Roman" w:hAnsi="Courier New" w:cs="Courier New"/>
          <w:b/>
          <w:bCs/>
          <w:sz w:val="16"/>
          <w:szCs w:val="16"/>
        </w:rPr>
        <w:t>do.call</w:t>
      </w:r>
      <w:proofErr w:type="spellEnd"/>
      <w:r w:rsidRPr="0059426E">
        <w:rPr>
          <w:rFonts w:ascii="Courier New" w:eastAsia="Times New Roman" w:hAnsi="Courier New" w:cs="Courier New"/>
          <w:b/>
          <w:bCs/>
          <w:sz w:val="16"/>
          <w:szCs w:val="16"/>
        </w:rPr>
        <w:t xml:space="preserve">("c", </w:t>
      </w:r>
      <w:proofErr w:type="spellStart"/>
      <w:r w:rsidRPr="0059426E">
        <w:rPr>
          <w:rFonts w:ascii="Courier New" w:eastAsia="Times New Roman" w:hAnsi="Courier New" w:cs="Courier New"/>
          <w:b/>
          <w:bCs/>
          <w:sz w:val="16"/>
          <w:szCs w:val="16"/>
        </w:rPr>
        <w:t>lapply</w:t>
      </w:r>
      <w:proofErr w:type="spellEnd"/>
      <w:r w:rsidRPr="0059426E">
        <w:rPr>
          <w:rFonts w:ascii="Courier New" w:eastAsia="Times New Roman" w:hAnsi="Courier New" w:cs="Courier New"/>
          <w:b/>
          <w:bCs/>
          <w:sz w:val="16"/>
          <w:szCs w:val="16"/>
        </w:rPr>
        <w:t>(n.pop2, function(x) mean(summary(x)$</w:t>
      </w:r>
      <w:proofErr w:type="spellStart"/>
      <w:r w:rsidRPr="0059426E">
        <w:rPr>
          <w:rFonts w:ascii="Courier New" w:eastAsia="Times New Roman" w:hAnsi="Courier New" w:cs="Courier New"/>
          <w:b/>
          <w:bCs/>
          <w:sz w:val="16"/>
          <w:szCs w:val="16"/>
        </w:rPr>
        <w:t>Hexp</w:t>
      </w:r>
      <w:proofErr w:type="spellEnd"/>
      <w:r w:rsidRPr="0059426E">
        <w:rPr>
          <w:rFonts w:ascii="Courier New" w:eastAsia="Times New Roman" w:hAnsi="Courier New" w:cs="Courier New"/>
          <w:b/>
          <w:bCs/>
          <w:sz w:val="16"/>
          <w:szCs w:val="16"/>
        </w:rPr>
        <w:t xml:space="preserve">)))  </w:t>
      </w:r>
    </w:p>
    <w:p w14:paraId="35A02AD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w:t>
      </w:r>
      <w:proofErr w:type="spellStart"/>
      <w:r w:rsidRPr="0059426E">
        <w:rPr>
          <w:rFonts w:ascii="Courier New" w:eastAsia="Times New Roman" w:hAnsi="Courier New" w:cs="Courier New"/>
          <w:b/>
          <w:bCs/>
          <w:sz w:val="16"/>
          <w:szCs w:val="16"/>
        </w:rPr>
        <w:t>is.nan</w:t>
      </w:r>
      <w:proofErr w:type="spellEnd"/>
      <w:r w:rsidRPr="0059426E">
        <w:rPr>
          <w:rFonts w:ascii="Courier New" w:eastAsia="Times New Roman" w:hAnsi="Courier New" w:cs="Courier New"/>
          <w:b/>
          <w:bCs/>
          <w:sz w:val="16"/>
          <w:szCs w:val="16"/>
        </w:rPr>
        <w:t>(mean.hexp1)] &lt;- NA</w:t>
      </w:r>
    </w:p>
    <w:p w14:paraId="5C983BF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w:t>
      </w:r>
      <w:proofErr w:type="spellStart"/>
      <w:r w:rsidRPr="0059426E">
        <w:rPr>
          <w:rFonts w:ascii="Courier New" w:eastAsia="Times New Roman" w:hAnsi="Courier New" w:cs="Courier New"/>
          <w:b/>
          <w:bCs/>
          <w:sz w:val="16"/>
          <w:szCs w:val="16"/>
        </w:rPr>
        <w:t>is.nan</w:t>
      </w:r>
      <w:proofErr w:type="spellEnd"/>
      <w:r w:rsidRPr="0059426E">
        <w:rPr>
          <w:rFonts w:ascii="Courier New" w:eastAsia="Times New Roman" w:hAnsi="Courier New" w:cs="Courier New"/>
          <w:b/>
          <w:bCs/>
          <w:sz w:val="16"/>
          <w:szCs w:val="16"/>
        </w:rPr>
        <w:t xml:space="preserve">(mean.hexp2)] &lt;- NA  </w:t>
      </w:r>
    </w:p>
    <w:p w14:paraId="574165F8"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simple_diff</w:t>
      </w:r>
      <w:proofErr w:type="spellEnd"/>
      <w:r w:rsidRPr="0059426E">
        <w:rPr>
          <w:rFonts w:ascii="Courier New" w:eastAsia="Times New Roman" w:hAnsi="Courier New" w:cs="Courier New"/>
          <w:b/>
          <w:bCs/>
          <w:sz w:val="16"/>
          <w:szCs w:val="16"/>
        </w:rPr>
        <w:t xml:space="preserve"> &lt;- mean.hexp2 - mean.hexp1</w:t>
      </w:r>
    </w:p>
    <w:p w14:paraId="02F1C2E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Please only take note of the sign of this difference, not the absolute value</w:t>
      </w:r>
    </w:p>
    <w:p w14:paraId="0FCDAE7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output &lt;- list(TBI = </w:t>
      </w:r>
      <w:proofErr w:type="spellStart"/>
      <w:r w:rsidRPr="0059426E">
        <w:rPr>
          <w:rFonts w:ascii="Courier New" w:eastAsia="Times New Roman" w:hAnsi="Courier New" w:cs="Courier New"/>
          <w:b/>
          <w:bCs/>
          <w:sz w:val="16"/>
          <w:szCs w:val="16"/>
        </w:rPr>
        <w:t>dis.ref</w:t>
      </w:r>
      <w:proofErr w:type="spellEnd"/>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p.TBI</w:t>
      </w:r>
      <w:proofErr w:type="spellEnd"/>
      <w:r w:rsidRPr="0059426E">
        <w:rPr>
          <w:rFonts w:ascii="Courier New" w:eastAsia="Times New Roman" w:hAnsi="Courier New" w:cs="Courier New"/>
          <w:b/>
          <w:bCs/>
          <w:sz w:val="16"/>
          <w:szCs w:val="16"/>
        </w:rPr>
        <w:t xml:space="preserve"> = </w:t>
      </w:r>
      <w:proofErr w:type="spellStart"/>
      <w:r w:rsidRPr="0059426E">
        <w:rPr>
          <w:rFonts w:ascii="Courier New" w:eastAsia="Times New Roman" w:hAnsi="Courier New" w:cs="Courier New"/>
          <w:b/>
          <w:bCs/>
          <w:sz w:val="16"/>
          <w:szCs w:val="16"/>
        </w:rPr>
        <w:t>p.dist</w:t>
      </w:r>
      <w:proofErr w:type="spellEnd"/>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p.adj</w:t>
      </w:r>
      <w:proofErr w:type="spellEnd"/>
      <w:r w:rsidRPr="0059426E">
        <w:rPr>
          <w:rFonts w:ascii="Courier New" w:eastAsia="Times New Roman" w:hAnsi="Courier New" w:cs="Courier New"/>
          <w:b/>
          <w:bCs/>
          <w:sz w:val="16"/>
          <w:szCs w:val="16"/>
        </w:rPr>
        <w:t xml:space="preserve"> = </w:t>
      </w:r>
      <w:proofErr w:type="spellStart"/>
      <w:r w:rsidRPr="0059426E">
        <w:rPr>
          <w:rFonts w:ascii="Courier New" w:eastAsia="Times New Roman" w:hAnsi="Courier New" w:cs="Courier New"/>
          <w:b/>
          <w:bCs/>
          <w:sz w:val="16"/>
          <w:szCs w:val="16"/>
        </w:rPr>
        <w:t>p.adj</w:t>
      </w:r>
      <w:proofErr w:type="spellEnd"/>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gainloss</w:t>
      </w:r>
      <w:proofErr w:type="spellEnd"/>
      <w:r w:rsidRPr="0059426E">
        <w:rPr>
          <w:rFonts w:ascii="Courier New" w:eastAsia="Times New Roman" w:hAnsi="Courier New" w:cs="Courier New"/>
          <w:b/>
          <w:bCs/>
          <w:sz w:val="16"/>
          <w:szCs w:val="16"/>
        </w:rPr>
        <w:t xml:space="preserve"> = </w:t>
      </w:r>
      <w:proofErr w:type="spellStart"/>
      <w:r w:rsidRPr="0059426E">
        <w:rPr>
          <w:rFonts w:ascii="Courier New" w:eastAsia="Times New Roman" w:hAnsi="Courier New" w:cs="Courier New"/>
          <w:b/>
          <w:bCs/>
          <w:sz w:val="16"/>
          <w:szCs w:val="16"/>
        </w:rPr>
        <w:t>simple_diff</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p.adj</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thresh_for_GL</w:t>
      </w:r>
      <w:proofErr w:type="spellEnd"/>
      <w:r w:rsidRPr="0059426E">
        <w:rPr>
          <w:rFonts w:ascii="Courier New" w:eastAsia="Times New Roman" w:hAnsi="Courier New" w:cs="Courier New"/>
          <w:b/>
          <w:bCs/>
          <w:sz w:val="16"/>
          <w:szCs w:val="16"/>
        </w:rPr>
        <w:t xml:space="preserve">])  </w:t>
      </w:r>
    </w:p>
    <w:p w14:paraId="60A9FF3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class(output) &lt;- "TGI"  </w:t>
      </w:r>
    </w:p>
    <w:p w14:paraId="74AFD8F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return(output)</w:t>
      </w:r>
    </w:p>
    <w:p w14:paraId="192421C0" w14:textId="77777777" w:rsidR="00F267BC"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w:t>
      </w:r>
    </w:p>
    <w:p w14:paraId="1A2F934D"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5AA5830" w14:textId="77777777" w:rsidR="00F267BC" w:rsidRPr="00E244CD" w:rsidRDefault="00F267BC" w:rsidP="00760250">
      <w:pPr>
        <w:widowControl w:val="0"/>
        <w:autoSpaceDE w:val="0"/>
        <w:autoSpaceDN w:val="0"/>
        <w:adjustRightInd w:val="0"/>
        <w:spacing w:before="240" w:after="240" w:line="276" w:lineRule="auto"/>
      </w:pPr>
    </w:p>
    <w:sectPr w:rsidR="00F267BC" w:rsidRPr="00E244CD" w:rsidSect="00813CD6">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atrick" w:date="2020-11-20T10:35:00Z" w:initials="P">
    <w:p w14:paraId="5B03497E" w14:textId="6EAA855D" w:rsidR="002354FB" w:rsidRDefault="002354FB">
      <w:pPr>
        <w:pStyle w:val="CommentText"/>
      </w:pPr>
      <w:r>
        <w:rPr>
          <w:rStyle w:val="CommentReference"/>
        </w:rPr>
        <w:annotationRef/>
      </w:r>
      <w:r>
        <w:t>This idea isn’t really developed so therefore I would suggest we remove it from the title</w:t>
      </w:r>
    </w:p>
  </w:comment>
  <w:comment w:id="4" w:author="Patrick" w:date="2020-11-20T10:37:00Z" w:initials="P">
    <w:p w14:paraId="31980838" w14:textId="56B10C55" w:rsidR="002354FB" w:rsidRDefault="002354FB">
      <w:pPr>
        <w:pStyle w:val="CommentText"/>
      </w:pPr>
      <w:r>
        <w:rPr>
          <w:rStyle w:val="CommentReference"/>
        </w:rPr>
        <w:annotationRef/>
      </w:r>
      <w:r>
        <w:t>In order of preference I assume?</w:t>
      </w:r>
    </w:p>
  </w:comment>
  <w:comment w:id="6" w:author="Patrick" w:date="2020-11-20T10:38:00Z" w:initials="P">
    <w:p w14:paraId="302C1E27" w14:textId="025CEBEC" w:rsidR="002354FB" w:rsidRDefault="002354FB">
      <w:pPr>
        <w:pStyle w:val="CommentText"/>
      </w:pPr>
      <w:r>
        <w:rPr>
          <w:rStyle w:val="CommentReference"/>
        </w:rPr>
        <w:annotationRef/>
      </w:r>
      <w:r>
        <w:t>Rewrite and clarify</w:t>
      </w:r>
    </w:p>
  </w:comment>
  <w:comment w:id="16" w:author="Patrick" w:date="2020-11-20T10:39:00Z" w:initials="P">
    <w:p w14:paraId="66AF4A60" w14:textId="44414E57" w:rsidR="002354FB" w:rsidRDefault="002354FB">
      <w:pPr>
        <w:pStyle w:val="CommentText"/>
      </w:pPr>
      <w:r>
        <w:rPr>
          <w:rStyle w:val="CommentReference"/>
        </w:rPr>
        <w:annotationRef/>
      </w:r>
      <w:r>
        <w:t xml:space="preserve">Check ref formats. </w:t>
      </w:r>
    </w:p>
  </w:comment>
  <w:comment w:id="20" w:author="Patrick" w:date="2020-11-20T10:40:00Z" w:initials="P">
    <w:p w14:paraId="7CA2C093" w14:textId="16062F4A" w:rsidR="002354FB" w:rsidRDefault="002354FB">
      <w:pPr>
        <w:pStyle w:val="CommentText"/>
      </w:pPr>
      <w:r>
        <w:rPr>
          <w:rStyle w:val="CommentReference"/>
        </w:rPr>
        <w:annotationRef/>
      </w:r>
      <w:r>
        <w:t>Be careful here – does TGI “elucidate processes”?</w:t>
      </w:r>
    </w:p>
  </w:comment>
  <w:comment w:id="73" w:author="Patrick" w:date="2020-11-20T10:44:00Z" w:initials="P">
    <w:p w14:paraId="4AEA0DFB" w14:textId="6C764FBB" w:rsidR="002354FB" w:rsidRDefault="002354FB">
      <w:pPr>
        <w:pStyle w:val="CommentText"/>
      </w:pPr>
      <w:r>
        <w:rPr>
          <w:rStyle w:val="CommentReference"/>
        </w:rPr>
        <w:annotationRef/>
      </w:r>
      <w:r>
        <w:t>Break into 2 sentences for clarity</w:t>
      </w:r>
    </w:p>
  </w:comment>
  <w:comment w:id="79" w:author="Patrick" w:date="2020-11-20T10:44:00Z" w:initials="P">
    <w:p w14:paraId="5492EEC1" w14:textId="4C34C4EE" w:rsidR="002354FB" w:rsidRDefault="002354FB">
      <w:pPr>
        <w:pStyle w:val="CommentText"/>
      </w:pPr>
      <w:r>
        <w:rPr>
          <w:rStyle w:val="CommentReference"/>
        </w:rPr>
        <w:annotationRef/>
      </w:r>
      <w:r>
        <w:t>Details for symmetry with above description</w:t>
      </w:r>
    </w:p>
  </w:comment>
  <w:comment w:id="80" w:author="Patrick" w:date="2020-11-20T10:45:00Z" w:initials="P">
    <w:p w14:paraId="2291BE6A" w14:textId="1A494962" w:rsidR="002354FB" w:rsidRDefault="002354FB">
      <w:pPr>
        <w:pStyle w:val="CommentText"/>
      </w:pPr>
      <w:r>
        <w:rPr>
          <w:rStyle w:val="CommentReference"/>
        </w:rPr>
        <w:annotationRef/>
      </w:r>
      <w:r>
        <w:t>What are “they”?</w:t>
      </w:r>
    </w:p>
  </w:comment>
  <w:comment w:id="98" w:author="Patrick" w:date="2020-11-20T10:56:00Z" w:initials="P">
    <w:p w14:paraId="0778568B" w14:textId="77777777" w:rsidR="002354FB" w:rsidRDefault="002354FB">
      <w:pPr>
        <w:pStyle w:val="CommentText"/>
      </w:pPr>
      <w:r>
        <w:rPr>
          <w:rStyle w:val="CommentReference"/>
        </w:rPr>
        <w:annotationRef/>
      </w:r>
      <w:r>
        <w:t>Rephrase so as to not refer to the “literature”</w:t>
      </w:r>
    </w:p>
    <w:p w14:paraId="4572F308" w14:textId="626A056B" w:rsidR="002354FB" w:rsidRDefault="002354FB">
      <w:pPr>
        <w:pStyle w:val="CommentText"/>
      </w:pPr>
      <w:r>
        <w:t>See example, and note the thematic difference</w:t>
      </w:r>
    </w:p>
  </w:comment>
  <w:comment w:id="103" w:author="Patrick" w:date="2020-11-20T10:59:00Z" w:initials="P">
    <w:p w14:paraId="36859A59" w14:textId="29233DEA" w:rsidR="002354FB" w:rsidRDefault="002354FB">
      <w:pPr>
        <w:pStyle w:val="CommentText"/>
      </w:pPr>
      <w:r>
        <w:rPr>
          <w:rStyle w:val="CommentReference"/>
        </w:rPr>
        <w:annotationRef/>
      </w:r>
      <w:r>
        <w:t>Return to t larger scale biological / ecological / conservation context</w:t>
      </w:r>
    </w:p>
  </w:comment>
  <w:comment w:id="108" w:author="Patrick" w:date="2020-11-20T11:03:00Z" w:initials="P">
    <w:p w14:paraId="7D5F0065" w14:textId="225D3DB7" w:rsidR="002354FB" w:rsidRDefault="002354FB">
      <w:pPr>
        <w:pStyle w:val="CommentText"/>
      </w:pPr>
      <w:r>
        <w:rPr>
          <w:rStyle w:val="CommentReference"/>
        </w:rPr>
        <w:annotationRef/>
      </w:r>
      <w:r>
        <w:t>Does this “global” measure tell us anything about where specifically the changes occurred?</w:t>
      </w:r>
    </w:p>
  </w:comment>
  <w:comment w:id="109" w:author="Patrick" w:date="2020-11-20T11:04:00Z" w:initials="P">
    <w:p w14:paraId="0E9EAF45" w14:textId="20B703FF" w:rsidR="002354FB" w:rsidRDefault="002354FB">
      <w:pPr>
        <w:pStyle w:val="CommentText"/>
      </w:pPr>
      <w:r>
        <w:rPr>
          <w:rStyle w:val="CommentReference"/>
        </w:rPr>
        <w:annotationRef/>
      </w:r>
      <w:r>
        <w:t>How is this permutation approach connected to the hypothesized background processes against which you are testing? – i.e., does this permutation approximate what one would expect in response to drift along?</w:t>
      </w:r>
    </w:p>
  </w:comment>
  <w:comment w:id="115" w:author="Patrick" w:date="2020-11-20T11:08:00Z" w:initials="P">
    <w:p w14:paraId="59BE7F45" w14:textId="3E031D48" w:rsidR="002354FB" w:rsidRDefault="002354FB">
      <w:pPr>
        <w:pStyle w:val="CommentText"/>
      </w:pPr>
      <w:r>
        <w:rPr>
          <w:rStyle w:val="CommentReference"/>
        </w:rPr>
        <w:annotationRef/>
      </w:r>
      <w:r>
        <w:t xml:space="preserve"> </w:t>
      </w:r>
    </w:p>
  </w:comment>
  <w:comment w:id="121" w:author="Patrick" w:date="2020-11-20T11:08:00Z" w:initials="P">
    <w:p w14:paraId="22FADEA0" w14:textId="41A8EC53" w:rsidR="002354FB" w:rsidRDefault="002354FB">
      <w:pPr>
        <w:pStyle w:val="CommentText"/>
      </w:pPr>
      <w:r>
        <w:rPr>
          <w:rStyle w:val="CommentReference"/>
        </w:rPr>
        <w:annotationRef/>
      </w:r>
      <w:r>
        <w:t xml:space="preserve">A reviewer is very likely to hone in on this number – why was it chosen, etc. you will need to address this issue in the discussion and justify the time frame </w:t>
      </w:r>
    </w:p>
  </w:comment>
  <w:comment w:id="122" w:author="Patrick" w:date="2020-11-20T11:09:00Z" w:initials="P">
    <w:p w14:paraId="2E815BA2" w14:textId="0A3827AC" w:rsidR="002354FB" w:rsidRDefault="002354FB">
      <w:pPr>
        <w:pStyle w:val="CommentText"/>
      </w:pPr>
      <w:r>
        <w:rPr>
          <w:rStyle w:val="CommentReference"/>
        </w:rPr>
        <w:annotationRef/>
      </w:r>
      <w:r>
        <w:t>Ref format</w:t>
      </w:r>
    </w:p>
  </w:comment>
  <w:comment w:id="141" w:author="Patrick" w:date="2020-11-20T11:11:00Z" w:initials="P">
    <w:p w14:paraId="6F590A9B" w14:textId="45F8DC83" w:rsidR="002354FB" w:rsidRDefault="002354FB">
      <w:pPr>
        <w:pStyle w:val="CommentText"/>
      </w:pPr>
      <w:r>
        <w:rPr>
          <w:rStyle w:val="CommentReference"/>
        </w:rPr>
        <w:annotationRef/>
      </w:r>
    </w:p>
  </w:comment>
  <w:comment w:id="143" w:author="Patrick" w:date="2020-11-20T11:12:00Z" w:initials="P">
    <w:p w14:paraId="79CCC89B" w14:textId="6F30B10B" w:rsidR="002354FB" w:rsidRDefault="002354FB">
      <w:pPr>
        <w:pStyle w:val="CommentText"/>
      </w:pPr>
      <w:r>
        <w:rPr>
          <w:rStyle w:val="CommentReference"/>
        </w:rPr>
        <w:annotationRef/>
      </w:r>
      <w:r>
        <w:t>Terminology starts to vary a bit here</w:t>
      </w:r>
    </w:p>
  </w:comment>
  <w:comment w:id="150" w:author="Patrick" w:date="2020-11-20T11:17:00Z" w:initials="P">
    <w:p w14:paraId="5B83874B" w14:textId="379D5DE4" w:rsidR="002354FB" w:rsidRDefault="002354FB">
      <w:pPr>
        <w:pStyle w:val="CommentText"/>
      </w:pPr>
      <w:r>
        <w:rPr>
          <w:rStyle w:val="CommentReference"/>
        </w:rPr>
        <w:annotationRef/>
      </w:r>
      <w:r>
        <w:t>?</w:t>
      </w:r>
    </w:p>
  </w:comment>
  <w:comment w:id="151" w:author="Patrick" w:date="2020-11-20T11:16:00Z" w:initials="P">
    <w:p w14:paraId="2AB10957" w14:textId="6D644B7C" w:rsidR="002354FB" w:rsidRDefault="002354FB">
      <w:pPr>
        <w:pStyle w:val="CommentText"/>
      </w:pPr>
      <w:r>
        <w:rPr>
          <w:rStyle w:val="CommentReference"/>
        </w:rPr>
        <w:annotationRef/>
      </w:r>
      <w:r>
        <w:t xml:space="preserve">Confusing here – I thought you were talking about dispersal, not extent… </w:t>
      </w:r>
    </w:p>
  </w:comment>
  <w:comment w:id="152" w:author="Patrick" w:date="2020-11-20T11:17:00Z" w:initials="P">
    <w:p w14:paraId="5438072D" w14:textId="1D047F29" w:rsidR="002354FB" w:rsidRDefault="002354FB">
      <w:pPr>
        <w:pStyle w:val="CommentText"/>
      </w:pPr>
      <w:r>
        <w:rPr>
          <w:rStyle w:val="CommentReference"/>
        </w:rPr>
        <w:annotationRef/>
      </w:r>
      <w:r>
        <w:t>Figure?</w:t>
      </w:r>
    </w:p>
  </w:comment>
  <w:comment w:id="165" w:author="Patrick" w:date="2020-11-20T11:19:00Z" w:initials="P">
    <w:p w14:paraId="632E5765" w14:textId="2C86A739" w:rsidR="002354FB" w:rsidRDefault="002354FB">
      <w:pPr>
        <w:pStyle w:val="CommentText"/>
      </w:pPr>
      <w:r>
        <w:rPr>
          <w:rStyle w:val="CommentReference"/>
        </w:rPr>
        <w:annotationRef/>
      </w:r>
      <w:r>
        <w:t>I feel a figure is needed here – overall the empirical example is a bit cryptic – as in, not fully embraced. I think there should be some more emphasis here</w:t>
      </w:r>
    </w:p>
  </w:comment>
  <w:comment w:id="170" w:author="Patrick" w:date="2020-11-20T11:20:00Z" w:initials="P">
    <w:p w14:paraId="22DFAFBA" w14:textId="3C5B8204" w:rsidR="002354FB" w:rsidRPr="00F73A5E" w:rsidRDefault="002354FB" w:rsidP="00F73A5E">
      <w:r>
        <w:rPr>
          <w:rStyle w:val="CommentReference"/>
        </w:rPr>
        <w:annotationRef/>
      </w:r>
      <w:r>
        <w:t>Extend this paragraph is needed to refresh us on the biology / conservation/ genetic questions.</w:t>
      </w:r>
    </w:p>
    <w:p w14:paraId="6E453F0C" w14:textId="7A652EBC" w:rsidR="002354FB" w:rsidRDefault="002354FB">
      <w:pPr>
        <w:pStyle w:val="CommentText"/>
      </w:pPr>
    </w:p>
  </w:comment>
  <w:comment w:id="171" w:author="Patrick" w:date="2020-11-20T11:35:00Z" w:initials="P">
    <w:p w14:paraId="22CB4791" w14:textId="1D7B5588" w:rsidR="002354FB" w:rsidRDefault="002354FB">
      <w:pPr>
        <w:pStyle w:val="CommentText"/>
      </w:pPr>
      <w:r>
        <w:rPr>
          <w:rStyle w:val="CommentReference"/>
        </w:rPr>
        <w:annotationRef/>
      </w:r>
      <w:r>
        <w:t>This wasn’t really developed and I suggest it be toned down.</w:t>
      </w:r>
    </w:p>
  </w:comment>
  <w:comment w:id="179" w:author="Patrick" w:date="2020-11-20T11:36:00Z" w:initials="P">
    <w:p w14:paraId="7ED36D32" w14:textId="3E84CD4F" w:rsidR="002354FB" w:rsidRDefault="002354FB">
      <w:pPr>
        <w:pStyle w:val="CommentText"/>
      </w:pPr>
      <w:r>
        <w:rPr>
          <w:rStyle w:val="CommentReference"/>
        </w:rPr>
        <w:annotationRef/>
      </w:r>
      <w:r>
        <w:t>Also not developed – what to you mean by “various… formats” here?</w:t>
      </w:r>
    </w:p>
  </w:comment>
  <w:comment w:id="180" w:author="Patrick" w:date="2020-11-20T11:36:00Z" w:initials="P">
    <w:p w14:paraId="00053A58" w14:textId="49525BC2" w:rsidR="002354FB" w:rsidRDefault="002354FB">
      <w:pPr>
        <w:pStyle w:val="CommentText"/>
      </w:pPr>
      <w:r>
        <w:rPr>
          <w:rStyle w:val="CommentReference"/>
        </w:rPr>
        <w:annotationRef/>
      </w:r>
      <w:r>
        <w:t>Is this true? Citation?</w:t>
      </w:r>
    </w:p>
  </w:comment>
  <w:comment w:id="181" w:author="Patrick" w:date="2020-11-20T11:36:00Z" w:initials="P">
    <w:p w14:paraId="756E0F4E" w14:textId="79515AFA" w:rsidR="002354FB" w:rsidRDefault="002354FB">
      <w:pPr>
        <w:pStyle w:val="CommentText"/>
      </w:pPr>
      <w:r>
        <w:rPr>
          <w:rStyle w:val="CommentReference"/>
        </w:rPr>
        <w:annotationRef/>
      </w:r>
      <w:r>
        <w:t>Plat. Suggest omit – or assert a strength of TGI in the context of the previous clause in this sentence</w:t>
      </w:r>
    </w:p>
  </w:comment>
  <w:comment w:id="193" w:author="Patrick" w:date="2020-11-20T11:45:00Z" w:initials="P">
    <w:p w14:paraId="5546C1CA" w14:textId="41E7F678" w:rsidR="002354FB" w:rsidRDefault="002354FB">
      <w:pPr>
        <w:pStyle w:val="CommentText"/>
      </w:pPr>
      <w:r>
        <w:rPr>
          <w:rStyle w:val="CommentReference"/>
        </w:rPr>
        <w:annotationRef/>
      </w:r>
      <w:r>
        <w:t>Rewrite. This is confounding a series of ides. Dispersal is an integral component of the concept of “functional connectivity”. I do no agree that varying dispersal is a “proxy” for connectivity. It is a separate thing. More nuance is required here – I suggest you step back and reconsider what it is you really want to say</w:t>
      </w:r>
    </w:p>
  </w:comment>
  <w:comment w:id="201" w:author="Patrick" w:date="2020-11-20T11:48:00Z" w:initials="P">
    <w:p w14:paraId="14C79947" w14:textId="77777777" w:rsidR="002354FB" w:rsidRDefault="002354FB">
      <w:pPr>
        <w:pStyle w:val="CommentText"/>
      </w:pPr>
      <w:r>
        <w:rPr>
          <w:rStyle w:val="CommentReference"/>
        </w:rPr>
        <w:annotationRef/>
      </w:r>
      <w:r>
        <w:t xml:space="preserve">But this is relative to the resolution of the landscape, and the dispersal capacity in the system, and the extent of sampling. This is one of those </w:t>
      </w:r>
      <w:proofErr w:type="spellStart"/>
      <w:r>
        <w:t>compicated</w:t>
      </w:r>
      <w:proofErr w:type="spellEnd"/>
      <w:r>
        <w:t xml:space="preserve"> scale issues and I don’t think your assessment here is sufficiently nuanced in this regard. I </w:t>
      </w:r>
      <w:proofErr w:type="spellStart"/>
      <w:r>
        <w:t>sugget</w:t>
      </w:r>
      <w:proofErr w:type="spellEnd"/>
      <w:r>
        <w:t xml:space="preserve"> reading </w:t>
      </w:r>
      <w:proofErr w:type="spellStart"/>
      <w:r>
        <w:t>Dugnan</w:t>
      </w:r>
      <w:proofErr w:type="spellEnd"/>
      <w:r>
        <w:t xml:space="preserve"> et al (2002)</w:t>
      </w:r>
    </w:p>
    <w:p w14:paraId="468F4395" w14:textId="77777777" w:rsidR="002354FB" w:rsidRDefault="002354FB">
      <w:pPr>
        <w:pStyle w:val="CommentText"/>
      </w:pPr>
    </w:p>
    <w:p w14:paraId="0F21173A" w14:textId="1E0DBC87" w:rsidR="002354FB" w:rsidRPr="002354FB" w:rsidRDefault="002354FB">
      <w:pPr>
        <w:pStyle w:val="CommentText"/>
        <w:rPr>
          <w:lang w:val="en-CA"/>
        </w:rPr>
      </w:pPr>
      <w:hyperlink r:id="rId1" w:history="1">
        <w:r w:rsidRPr="002354FB">
          <w:rPr>
            <w:rStyle w:val="Hyperlink"/>
            <w:lang w:val="en-CA"/>
          </w:rPr>
          <w:t>https://onlinelibrary.wiley.com/doi/10.1034/j.1600-0587.2002.250510.x</w:t>
        </w:r>
      </w:hyperlink>
      <w:r w:rsidRPr="002354FB">
        <w:rPr>
          <w:lang w:val="en-CA"/>
        </w:rPr>
        <w:br/>
      </w:r>
      <w:r w:rsidRPr="002354FB">
        <w:rPr>
          <w:lang w:val="en-CA"/>
        </w:rPr>
        <w:br/>
        <w:t>Or, yo</w:t>
      </w:r>
      <w:r>
        <w:rPr>
          <w:lang w:val="en-CA"/>
        </w:rPr>
        <w:t xml:space="preserve">u could omit this section. </w:t>
      </w:r>
    </w:p>
  </w:comment>
  <w:comment w:id="202" w:author="Patrick" w:date="2020-11-20T11:50:00Z" w:initials="P">
    <w:p w14:paraId="5FEEC94A" w14:textId="76179FDD" w:rsidR="002354FB" w:rsidRDefault="002354FB">
      <w:pPr>
        <w:pStyle w:val="CommentText"/>
      </w:pPr>
      <w:r>
        <w:rPr>
          <w:rStyle w:val="CommentReference"/>
        </w:rPr>
        <w:annotationRef/>
      </w:r>
      <w:r>
        <w:t xml:space="preserve">Is that biologically reasonable? Some concrete examples would be useful here. </w:t>
      </w:r>
    </w:p>
  </w:comment>
  <w:comment w:id="203" w:author="Patrick" w:date="2020-11-20T11:50:00Z" w:initials="P">
    <w:p w14:paraId="53DF1EDC" w14:textId="707FE2C3" w:rsidR="002354FB" w:rsidRDefault="002354FB">
      <w:pPr>
        <w:pStyle w:val="CommentText"/>
      </w:pPr>
      <w:r>
        <w:rPr>
          <w:rStyle w:val="CommentReference"/>
        </w:rPr>
        <w:annotationRef/>
      </w:r>
      <w:r>
        <w:t xml:space="preserve">Plat – what are you really trying to say? Can you be more explicit </w:t>
      </w:r>
      <w:proofErr w:type="spellStart"/>
      <w:r>
        <w:t>wrt</w:t>
      </w:r>
      <w:proofErr w:type="spellEnd"/>
      <w:r>
        <w:t xml:space="preserve"> the following sentence?</w:t>
      </w:r>
    </w:p>
  </w:comment>
  <w:comment w:id="207" w:author="Patrick" w:date="2020-11-20T11:51:00Z" w:initials="P">
    <w:p w14:paraId="4AF81463" w14:textId="28EC50E6" w:rsidR="002354FB" w:rsidRDefault="002354FB">
      <w:pPr>
        <w:pStyle w:val="CommentText"/>
      </w:pPr>
      <w:r>
        <w:rPr>
          <w:rStyle w:val="CommentReference"/>
        </w:rPr>
        <w:annotationRef/>
      </w:r>
      <w:r>
        <w:t>Vague – what does this mean? – please revise / expand / clarify this SA / scale section</w:t>
      </w:r>
    </w:p>
  </w:comment>
  <w:comment w:id="210" w:author="Patrick" w:date="2020-11-20T11:52:00Z" w:initials="P">
    <w:p w14:paraId="05457B85" w14:textId="7E73AEE9" w:rsidR="002354FB" w:rsidRDefault="002354FB">
      <w:pPr>
        <w:pStyle w:val="CommentText"/>
      </w:pPr>
      <w:r>
        <w:rPr>
          <w:rStyle w:val="CommentReference"/>
        </w:rPr>
        <w:annotationRef/>
      </w:r>
      <w:r>
        <w:t>Two ideas that don’t flow here – rewrite and clarify your meaning</w:t>
      </w:r>
    </w:p>
  </w:comment>
  <w:comment w:id="212" w:author="Patrick" w:date="2020-11-20T11:52:00Z" w:initials="P">
    <w:p w14:paraId="2B026E49" w14:textId="316436AF" w:rsidR="002354FB" w:rsidRDefault="002354FB">
      <w:pPr>
        <w:pStyle w:val="CommentText"/>
      </w:pPr>
      <w:r>
        <w:rPr>
          <w:rStyle w:val="CommentReference"/>
        </w:rPr>
        <w:annotationRef/>
      </w:r>
      <w:r>
        <w:t>Reversion of terminology here – “demographic event”?</w:t>
      </w:r>
    </w:p>
  </w:comment>
  <w:comment w:id="218" w:author="Patrick" w:date="2020-11-20T11:57:00Z" w:initials="P">
    <w:p w14:paraId="7B357A4E" w14:textId="642E66C1" w:rsidR="00312F87" w:rsidRDefault="00312F87">
      <w:pPr>
        <w:pStyle w:val="CommentText"/>
      </w:pPr>
      <w:r>
        <w:rPr>
          <w:rStyle w:val="CommentReference"/>
        </w:rPr>
        <w:annotationRef/>
      </w:r>
      <w:r>
        <w:t>This what?</w:t>
      </w:r>
    </w:p>
  </w:comment>
  <w:comment w:id="220" w:author="Patrick" w:date="2020-11-20T11:57:00Z" w:initials="P">
    <w:p w14:paraId="7D1CC6FB" w14:textId="7B084002" w:rsidR="00312F87" w:rsidRDefault="00312F87">
      <w:pPr>
        <w:pStyle w:val="CommentText"/>
      </w:pPr>
      <w:r>
        <w:rPr>
          <w:rStyle w:val="CommentReference"/>
        </w:rPr>
        <w:annotationRef/>
      </w:r>
      <w:r>
        <w:rPr>
          <w:rStyle w:val="CommentReference"/>
        </w:rPr>
        <w:t>This is not a common convention</w:t>
      </w:r>
      <w:r>
        <w:t xml:space="preserve"> (“researchers”)</w:t>
      </w:r>
    </w:p>
  </w:comment>
  <w:comment w:id="229" w:author="Patrick" w:date="2020-11-20T11:59:00Z" w:initials="P">
    <w:p w14:paraId="1A2DB7FE" w14:textId="6543A45C" w:rsidR="00312F87" w:rsidRDefault="00312F87">
      <w:pPr>
        <w:pStyle w:val="CommentText"/>
      </w:pPr>
      <w:r>
        <w:rPr>
          <w:rStyle w:val="CommentReference"/>
        </w:rPr>
        <w:annotationRef/>
      </w:r>
      <w:r>
        <w:t xml:space="preserve">What’s the </w:t>
      </w:r>
      <w:r w:rsidR="008C196C">
        <w:t>solution here?</w:t>
      </w:r>
    </w:p>
  </w:comment>
  <w:comment w:id="232" w:author="Patrick" w:date="2020-11-20T12:52:00Z" w:initials="P">
    <w:p w14:paraId="489BA8A9" w14:textId="1036C210" w:rsidR="008C196C" w:rsidRDefault="008C196C">
      <w:pPr>
        <w:pStyle w:val="CommentText"/>
      </w:pPr>
      <w:r>
        <w:rPr>
          <w:rStyle w:val="CommentReference"/>
        </w:rPr>
        <w:annotationRef/>
      </w:r>
      <w:r>
        <w:t>Rephrase – remove reference to “researchers”</w:t>
      </w:r>
    </w:p>
  </w:comment>
  <w:comment w:id="236" w:author="Patrick" w:date="2020-11-20T12:52:00Z" w:initials="P">
    <w:p w14:paraId="07B62FB6" w14:textId="1F1913EB" w:rsidR="008C196C" w:rsidRDefault="008C196C">
      <w:pPr>
        <w:pStyle w:val="CommentText"/>
      </w:pPr>
      <w:r>
        <w:rPr>
          <w:rStyle w:val="CommentReference"/>
        </w:rPr>
        <w:annotationRef/>
      </w:r>
      <w:r>
        <w:t>modify</w:t>
      </w:r>
    </w:p>
  </w:comment>
  <w:comment w:id="238" w:author="Patrick" w:date="2020-11-20T12:53:00Z" w:initials="P">
    <w:p w14:paraId="63772C73" w14:textId="29FD8D00" w:rsidR="008C196C" w:rsidRDefault="008C196C">
      <w:pPr>
        <w:pStyle w:val="CommentText"/>
      </w:pPr>
      <w:r>
        <w:rPr>
          <w:rStyle w:val="CommentReference"/>
        </w:rPr>
        <w:annotationRef/>
      </w:r>
      <w:r>
        <w:t xml:space="preserve">mention role of both empirical data and simulation modelling (briefly) here – note that modelling </w:t>
      </w:r>
      <w:proofErr w:type="spellStart"/>
      <w:r>
        <w:t>pgph</w:t>
      </w:r>
      <w:proofErr w:type="spellEnd"/>
      <w:r>
        <w:t xml:space="preserve"> below should be omitted</w:t>
      </w:r>
    </w:p>
  </w:comment>
  <w:comment w:id="250" w:author="Patrick" w:date="2020-11-20T12:54:00Z" w:initials="P">
    <w:p w14:paraId="190F903C" w14:textId="56261BF4" w:rsidR="008C196C" w:rsidRDefault="008C196C">
      <w:pPr>
        <w:pStyle w:val="CommentText"/>
      </w:pPr>
      <w:r>
        <w:rPr>
          <w:rStyle w:val="CommentReference"/>
        </w:rPr>
        <w:annotationRef/>
      </w:r>
      <w:r>
        <w:t>what about temporal autocorrelation?</w:t>
      </w:r>
    </w:p>
  </w:comment>
  <w:comment w:id="251" w:author="Patrick" w:date="2020-11-20T12:55:00Z" w:initials="P">
    <w:p w14:paraId="60186C01" w14:textId="26D6FBD0" w:rsidR="008C196C" w:rsidRDefault="008C196C">
      <w:pPr>
        <w:pStyle w:val="CommentText"/>
      </w:pPr>
      <w:r>
        <w:rPr>
          <w:rStyle w:val="CommentReference"/>
        </w:rPr>
        <w:annotationRef/>
      </w:r>
      <w:r>
        <w:t>Need to restate the issue here – biology /conservation / genetics</w:t>
      </w:r>
    </w:p>
  </w:comment>
  <w:comment w:id="252" w:author="Patrick" w:date="2020-11-20T12:55:00Z" w:initials="P">
    <w:p w14:paraId="33F039E7" w14:textId="18ADD8A7" w:rsidR="008C196C" w:rsidRDefault="008C196C">
      <w:pPr>
        <w:pStyle w:val="CommentText"/>
      </w:pPr>
      <w:r>
        <w:rPr>
          <w:rStyle w:val="CommentReference"/>
        </w:rPr>
        <w:annotationRef/>
      </w:r>
      <w:r>
        <w:t>Also a DG to PMAJ</w:t>
      </w:r>
    </w:p>
  </w:comment>
  <w:comment w:id="254" w:author="Patrick" w:date="2020-11-20T12:56:00Z" w:initials="P">
    <w:p w14:paraId="5B5CA8C3" w14:textId="5F70FB8D" w:rsidR="008C196C" w:rsidRDefault="008C196C">
      <w:pPr>
        <w:pStyle w:val="CommentText"/>
      </w:pPr>
      <w:r>
        <w:rPr>
          <w:rStyle w:val="CommentReference"/>
        </w:rPr>
        <w:annotationRef/>
      </w:r>
      <w:r>
        <w:t xml:space="preserve">I’m not a big fan of this </w:t>
      </w:r>
      <w:proofErr w:type="spellStart"/>
      <w:r>
        <w:t>colour</w:t>
      </w:r>
      <w:proofErr w:type="spellEnd"/>
      <w:r>
        <w:t xml:space="preserve"> scheme – If </w:t>
      </w:r>
      <w:proofErr w:type="spellStart"/>
      <w:r>
        <w:t>youw</w:t>
      </w:r>
      <w:proofErr w:type="spellEnd"/>
      <w:r>
        <w:t xml:space="preserve"> ant to publish in </w:t>
      </w:r>
      <w:proofErr w:type="spellStart"/>
      <w:r>
        <w:t>colour</w:t>
      </w:r>
      <w:proofErr w:type="spellEnd"/>
      <w:r>
        <w:t xml:space="preserve">, I suggest you take a look at the </w:t>
      </w:r>
      <w:proofErr w:type="spellStart"/>
      <w:r>
        <w:t>WesAndersen</w:t>
      </w:r>
      <w:proofErr w:type="spellEnd"/>
      <w:r>
        <w:t xml:space="preserve"> </w:t>
      </w:r>
      <w:proofErr w:type="spellStart"/>
      <w:r>
        <w:t>colour</w:t>
      </w:r>
      <w:proofErr w:type="spellEnd"/>
      <w:r>
        <w:t xml:space="preserve"> package. </w:t>
      </w:r>
      <w:r>
        <w:br/>
      </w:r>
      <w:r>
        <w:br/>
        <w:t xml:space="preserve">Regardless, I suspect that this figure could be done in greyscale (with dashes) for the publication (then we won’t have to pay for another </w:t>
      </w:r>
      <w:proofErr w:type="spellStart"/>
      <w:r>
        <w:t>colour</w:t>
      </w:r>
      <w:proofErr w:type="spellEnd"/>
      <w:r>
        <w:t xml:space="preserve"> plate. </w:t>
      </w:r>
    </w:p>
  </w:comment>
  <w:comment w:id="255" w:author="Patrick" w:date="2020-11-20T12:58:00Z" w:initials="P">
    <w:p w14:paraId="7D625CE6" w14:textId="34A899B6" w:rsidR="008C196C" w:rsidRDefault="008C196C">
      <w:pPr>
        <w:pStyle w:val="CommentText"/>
      </w:pPr>
      <w:r>
        <w:rPr>
          <w:rStyle w:val="CommentReference"/>
        </w:rPr>
        <w:annotationRef/>
      </w:r>
      <w:r>
        <w:t>Reconsider error bars here as they overlap enough that we can’t really take anything away from it</w:t>
      </w:r>
    </w:p>
  </w:comment>
  <w:comment w:id="256" w:author="Patrick" w:date="2020-11-20T12:59:00Z" w:initials="P">
    <w:p w14:paraId="7A82BAF0" w14:textId="77777777" w:rsidR="008C196C" w:rsidRDefault="008C196C">
      <w:pPr>
        <w:pStyle w:val="CommentText"/>
      </w:pPr>
      <w:r>
        <w:rPr>
          <w:rStyle w:val="CommentReference"/>
        </w:rPr>
        <w:annotationRef/>
      </w:r>
      <w:r>
        <w:t xml:space="preserve">Again check out the </w:t>
      </w:r>
      <w:proofErr w:type="spellStart"/>
      <w:r>
        <w:t>WesAndersen</w:t>
      </w:r>
      <w:proofErr w:type="spellEnd"/>
      <w:r>
        <w:t xml:space="preserve"> </w:t>
      </w:r>
      <w:proofErr w:type="spellStart"/>
      <w:r>
        <w:t>colour</w:t>
      </w:r>
      <w:proofErr w:type="spellEnd"/>
      <w:r>
        <w:t xml:space="preserve"> schemes</w:t>
      </w:r>
    </w:p>
    <w:p w14:paraId="1EEE3E2D" w14:textId="692055DC" w:rsidR="008C196C" w:rsidRDefault="008C196C">
      <w:pPr>
        <w:pStyle w:val="CommentText"/>
      </w:pPr>
      <w:r w:rsidRPr="008C196C">
        <w:t>https://www.r-project.org/nosvn/pandoc/wesanderson.html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3497E" w15:done="0"/>
  <w15:commentEx w15:paraId="31980838" w15:done="0"/>
  <w15:commentEx w15:paraId="302C1E27" w15:done="0"/>
  <w15:commentEx w15:paraId="66AF4A60" w15:done="0"/>
  <w15:commentEx w15:paraId="7CA2C093" w15:done="0"/>
  <w15:commentEx w15:paraId="4AEA0DFB" w15:done="0"/>
  <w15:commentEx w15:paraId="5492EEC1" w15:done="0"/>
  <w15:commentEx w15:paraId="2291BE6A" w15:done="0"/>
  <w15:commentEx w15:paraId="4572F308" w15:done="0"/>
  <w15:commentEx w15:paraId="36859A59" w15:done="0"/>
  <w15:commentEx w15:paraId="7D5F0065" w15:done="0"/>
  <w15:commentEx w15:paraId="0E9EAF45" w15:done="0"/>
  <w15:commentEx w15:paraId="59BE7F45" w15:done="0"/>
  <w15:commentEx w15:paraId="22FADEA0" w15:done="0"/>
  <w15:commentEx w15:paraId="2E815BA2" w15:done="0"/>
  <w15:commentEx w15:paraId="6F590A9B" w15:done="0"/>
  <w15:commentEx w15:paraId="79CCC89B" w15:done="0"/>
  <w15:commentEx w15:paraId="5B83874B" w15:done="0"/>
  <w15:commentEx w15:paraId="2AB10957" w15:done="0"/>
  <w15:commentEx w15:paraId="5438072D" w15:done="0"/>
  <w15:commentEx w15:paraId="632E5765" w15:done="0"/>
  <w15:commentEx w15:paraId="6E453F0C" w15:done="0"/>
  <w15:commentEx w15:paraId="22CB4791" w15:done="0"/>
  <w15:commentEx w15:paraId="7ED36D32" w15:done="0"/>
  <w15:commentEx w15:paraId="00053A58" w15:done="0"/>
  <w15:commentEx w15:paraId="756E0F4E" w15:done="0"/>
  <w15:commentEx w15:paraId="5546C1CA" w15:done="0"/>
  <w15:commentEx w15:paraId="0F21173A" w15:done="0"/>
  <w15:commentEx w15:paraId="5FEEC94A" w15:done="0"/>
  <w15:commentEx w15:paraId="53DF1EDC" w15:done="0"/>
  <w15:commentEx w15:paraId="4AF81463" w15:done="0"/>
  <w15:commentEx w15:paraId="05457B85" w15:done="0"/>
  <w15:commentEx w15:paraId="2B026E49" w15:done="0"/>
  <w15:commentEx w15:paraId="7B357A4E" w15:done="0"/>
  <w15:commentEx w15:paraId="7D1CC6FB" w15:done="0"/>
  <w15:commentEx w15:paraId="1A2DB7FE" w15:done="0"/>
  <w15:commentEx w15:paraId="489BA8A9" w15:done="0"/>
  <w15:commentEx w15:paraId="07B62FB6" w15:done="0"/>
  <w15:commentEx w15:paraId="63772C73" w15:done="0"/>
  <w15:commentEx w15:paraId="190F903C" w15:done="0"/>
  <w15:commentEx w15:paraId="60186C01" w15:done="0"/>
  <w15:commentEx w15:paraId="33F039E7" w15:done="0"/>
  <w15:commentEx w15:paraId="5B5CA8C3" w15:done="0"/>
  <w15:commentEx w15:paraId="7D625CE6" w15:done="0"/>
  <w15:commentEx w15:paraId="1EEE3E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46CE4" w16cex:dateUtc="2020-10-29T04:19:00Z"/>
  <w16cex:commentExtensible w16cex:durableId="2341E170" w16cex:dateUtc="2020-10-27T05:59:00Z"/>
  <w16cex:commentExtensible w16cex:durableId="23450EC8" w16cex:dateUtc="2020-10-29T15:50:00Z"/>
  <w16cex:commentExtensible w16cex:durableId="23446FA2" w16cex:dateUtc="2020-10-29T04:30:00Z"/>
  <w16cex:commentExtensible w16cex:durableId="2344717F" w16cex:dateUtc="2020-10-29T04:38:00Z"/>
  <w16cex:commentExtensible w16cex:durableId="234470E2" w16cex:dateUtc="2020-10-29T04:36:00Z"/>
  <w16cex:commentExtensible w16cex:durableId="2344736D" w16cex:dateUtc="2020-10-29T04:47:00Z"/>
  <w16cex:commentExtensible w16cex:durableId="23447226" w16cex:dateUtc="2020-10-29T04:41:00Z"/>
  <w16cex:commentExtensible w16cex:durableId="2344FFE9" w16cex:dateUtc="2020-10-29T14:46:00Z"/>
  <w16cex:commentExtensible w16cex:durableId="2344EFFD" w16cex:dateUtc="2020-10-29T13:38:00Z"/>
  <w16cex:commentExtensible w16cex:durableId="2341DE30" w16cex:dateUtc="2020-10-27T05:45:00Z"/>
  <w16cex:commentExtensible w16cex:durableId="2345D5EA" w16cex:dateUtc="2020-10-30T05:59:00Z"/>
  <w16cex:commentExtensible w16cex:durableId="2345DC0C" w16cex:dateUtc="2020-10-30T0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3497E" w16cid:durableId="23621A7D"/>
  <w16cid:commentId w16cid:paraId="31980838" w16cid:durableId="23621AD5"/>
  <w16cid:commentId w16cid:paraId="302C1E27" w16cid:durableId="23621B1C"/>
  <w16cid:commentId w16cid:paraId="66AF4A60" w16cid:durableId="23621B68"/>
  <w16cid:commentId w16cid:paraId="7CA2C093" w16cid:durableId="23621B8F"/>
  <w16cid:commentId w16cid:paraId="4AEA0DFB" w16cid:durableId="23621C81"/>
  <w16cid:commentId w16cid:paraId="5492EEC1" w16cid:durableId="23621CA1"/>
  <w16cid:commentId w16cid:paraId="2291BE6A" w16cid:durableId="23621CB0"/>
  <w16cid:commentId w16cid:paraId="4572F308" w16cid:durableId="23621F69"/>
  <w16cid:commentId w16cid:paraId="36859A59" w16cid:durableId="23622026"/>
  <w16cid:commentId w16cid:paraId="7D5F0065" w16cid:durableId="2362211F"/>
  <w16cid:commentId w16cid:paraId="0E9EAF45" w16cid:durableId="2362214B"/>
  <w16cid:commentId w16cid:paraId="59BE7F45" w16cid:durableId="23622211"/>
  <w16cid:commentId w16cid:paraId="22FADEA0" w16cid:durableId="2362223E"/>
  <w16cid:commentId w16cid:paraId="2E815BA2" w16cid:durableId="2362226C"/>
  <w16cid:commentId w16cid:paraId="6F590A9B" w16cid:durableId="236222F7"/>
  <w16cid:commentId w16cid:paraId="79CCC89B" w16cid:durableId="2362230F"/>
  <w16cid:commentId w16cid:paraId="5B83874B" w16cid:durableId="2362243E"/>
  <w16cid:commentId w16cid:paraId="2AB10957" w16cid:durableId="2362241F"/>
  <w16cid:commentId w16cid:paraId="5438072D" w16cid:durableId="23622445"/>
  <w16cid:commentId w16cid:paraId="632E5765" w16cid:durableId="236224A8"/>
  <w16cid:commentId w16cid:paraId="6E453F0C" w16cid:durableId="2362250A"/>
  <w16cid:commentId w16cid:paraId="22CB4791" w16cid:durableId="2362286E"/>
  <w16cid:commentId w16cid:paraId="7ED36D32" w16cid:durableId="236228A6"/>
  <w16cid:commentId w16cid:paraId="00053A58" w16cid:durableId="236228C8"/>
  <w16cid:commentId w16cid:paraId="756E0F4E" w16cid:durableId="236228D2"/>
  <w16cid:commentId w16cid:paraId="5546C1CA" w16cid:durableId="23622ACC"/>
  <w16cid:commentId w16cid:paraId="0F21173A" w16cid:durableId="23622BA5"/>
  <w16cid:commentId w16cid:paraId="5FEEC94A" w16cid:durableId="23622BFD"/>
  <w16cid:commentId w16cid:paraId="53DF1EDC" w16cid:durableId="23622C1A"/>
  <w16cid:commentId w16cid:paraId="4AF81463" w16cid:durableId="23622C37"/>
  <w16cid:commentId w16cid:paraId="05457B85" w16cid:durableId="23622C70"/>
  <w16cid:commentId w16cid:paraId="2B026E49" w16cid:durableId="23622C84"/>
  <w16cid:commentId w16cid:paraId="7B357A4E" w16cid:durableId="23622DAF"/>
  <w16cid:commentId w16cid:paraId="7D1CC6FB" w16cid:durableId="23622DBC"/>
  <w16cid:commentId w16cid:paraId="1A2DB7FE" w16cid:durableId="23622E32"/>
  <w16cid:commentId w16cid:paraId="489BA8A9" w16cid:durableId="23623A8F"/>
  <w16cid:commentId w16cid:paraId="07B62FB6" w16cid:durableId="23623A88"/>
  <w16cid:commentId w16cid:paraId="63772C73" w16cid:durableId="23623ADC"/>
  <w16cid:commentId w16cid:paraId="190F903C" w16cid:durableId="23623B13"/>
  <w16cid:commentId w16cid:paraId="60186C01" w16cid:durableId="23623B24"/>
  <w16cid:commentId w16cid:paraId="33F039E7" w16cid:durableId="23623B40"/>
  <w16cid:commentId w16cid:paraId="5B5CA8C3" w16cid:durableId="23623B91"/>
  <w16cid:commentId w16cid:paraId="7D625CE6" w16cid:durableId="23623BDE"/>
  <w16cid:commentId w16cid:paraId="1EEE3E2D" w16cid:durableId="23623C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9AE4C" w14:textId="77777777" w:rsidR="004C03D0" w:rsidRDefault="004C03D0">
      <w:pPr>
        <w:spacing w:after="0" w:line="240" w:lineRule="auto"/>
      </w:pPr>
      <w:r>
        <w:separator/>
      </w:r>
    </w:p>
  </w:endnote>
  <w:endnote w:type="continuationSeparator" w:id="0">
    <w:p w14:paraId="0D5F11AA" w14:textId="77777777" w:rsidR="004C03D0" w:rsidRDefault="004C0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1723703"/>
      <w:docPartObj>
        <w:docPartGallery w:val="Page Numbers (Bottom of Page)"/>
        <w:docPartUnique/>
      </w:docPartObj>
    </w:sdtPr>
    <w:sdtContent>
      <w:p w14:paraId="733C9AA0" w14:textId="3B925CBC" w:rsidR="002354FB" w:rsidRDefault="002354FB">
        <w:pPr>
          <w:pStyle w:val="Footer"/>
          <w:jc w:val="right"/>
        </w:pPr>
        <w:r>
          <w:fldChar w:fldCharType="begin"/>
        </w:r>
        <w:r>
          <w:instrText>PAGE   \* MERGEFORMAT</w:instrText>
        </w:r>
        <w:r>
          <w:fldChar w:fldCharType="separate"/>
        </w:r>
        <w:r w:rsidRPr="00C05AA5">
          <w:rPr>
            <w:noProof/>
            <w:lang w:val="fr-FR"/>
          </w:rPr>
          <w:t>27</w:t>
        </w:r>
        <w:r>
          <w:fldChar w:fldCharType="end"/>
        </w:r>
      </w:p>
    </w:sdtContent>
  </w:sdt>
  <w:p w14:paraId="7704DB3E" w14:textId="77777777" w:rsidR="002354FB" w:rsidRDefault="002354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77A646" w14:textId="77777777" w:rsidR="004C03D0" w:rsidRDefault="004C03D0">
      <w:pPr>
        <w:spacing w:after="0" w:line="240" w:lineRule="auto"/>
      </w:pPr>
      <w:r>
        <w:separator/>
      </w:r>
    </w:p>
  </w:footnote>
  <w:footnote w:type="continuationSeparator" w:id="0">
    <w:p w14:paraId="5A16A7E0" w14:textId="77777777" w:rsidR="004C03D0" w:rsidRDefault="004C03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6"/>
  </w:num>
  <w:num w:numId="6">
    <w:abstractNumId w:val="4"/>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rick">
    <w15:presenceInfo w15:providerId="None" w15:userId="Pat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c0NTQ2NTI0szAwt7RQ0lEKTi0uzszPAykwrgUANsH6PiwAAAA="/>
  </w:docVars>
  <w:rsids>
    <w:rsidRoot w:val="00760250"/>
    <w:rsid w:val="000760B8"/>
    <w:rsid w:val="00092D01"/>
    <w:rsid w:val="0009604A"/>
    <w:rsid w:val="000A5AB5"/>
    <w:rsid w:val="000D1E1F"/>
    <w:rsid w:val="000D5772"/>
    <w:rsid w:val="000E305B"/>
    <w:rsid w:val="000E71FA"/>
    <w:rsid w:val="000F679A"/>
    <w:rsid w:val="0010149D"/>
    <w:rsid w:val="00102C15"/>
    <w:rsid w:val="00103ECA"/>
    <w:rsid w:val="00112BD5"/>
    <w:rsid w:val="00120A52"/>
    <w:rsid w:val="00120F86"/>
    <w:rsid w:val="001226C2"/>
    <w:rsid w:val="001353C0"/>
    <w:rsid w:val="00141DB8"/>
    <w:rsid w:val="0016435E"/>
    <w:rsid w:val="00167885"/>
    <w:rsid w:val="001729A4"/>
    <w:rsid w:val="00182E94"/>
    <w:rsid w:val="001832D6"/>
    <w:rsid w:val="001926A6"/>
    <w:rsid w:val="001B506C"/>
    <w:rsid w:val="001B6501"/>
    <w:rsid w:val="001C7C1F"/>
    <w:rsid w:val="001C7F75"/>
    <w:rsid w:val="001E0427"/>
    <w:rsid w:val="001E62F8"/>
    <w:rsid w:val="001E7EEF"/>
    <w:rsid w:val="001F0EBA"/>
    <w:rsid w:val="001F1335"/>
    <w:rsid w:val="001F1504"/>
    <w:rsid w:val="001F331B"/>
    <w:rsid w:val="002035C8"/>
    <w:rsid w:val="00211EB6"/>
    <w:rsid w:val="00213A41"/>
    <w:rsid w:val="002354FB"/>
    <w:rsid w:val="0024700E"/>
    <w:rsid w:val="002570DB"/>
    <w:rsid w:val="00281661"/>
    <w:rsid w:val="002826FE"/>
    <w:rsid w:val="00282B66"/>
    <w:rsid w:val="00293AD0"/>
    <w:rsid w:val="002B7403"/>
    <w:rsid w:val="002C09F6"/>
    <w:rsid w:val="002C5FC2"/>
    <w:rsid w:val="002C6102"/>
    <w:rsid w:val="002E5FED"/>
    <w:rsid w:val="002F2FCA"/>
    <w:rsid w:val="002F4AF9"/>
    <w:rsid w:val="003033F4"/>
    <w:rsid w:val="00307C0B"/>
    <w:rsid w:val="00312CAE"/>
    <w:rsid w:val="00312DA7"/>
    <w:rsid w:val="00312F87"/>
    <w:rsid w:val="00321B50"/>
    <w:rsid w:val="00321C72"/>
    <w:rsid w:val="003237FC"/>
    <w:rsid w:val="00330557"/>
    <w:rsid w:val="0033100C"/>
    <w:rsid w:val="00342978"/>
    <w:rsid w:val="003552BE"/>
    <w:rsid w:val="00357901"/>
    <w:rsid w:val="0037043A"/>
    <w:rsid w:val="00372656"/>
    <w:rsid w:val="00372E64"/>
    <w:rsid w:val="00386761"/>
    <w:rsid w:val="003932BE"/>
    <w:rsid w:val="003932F7"/>
    <w:rsid w:val="0039542F"/>
    <w:rsid w:val="003C632F"/>
    <w:rsid w:val="003D300D"/>
    <w:rsid w:val="00400D4B"/>
    <w:rsid w:val="00406754"/>
    <w:rsid w:val="00407A85"/>
    <w:rsid w:val="00415FF5"/>
    <w:rsid w:val="0042387A"/>
    <w:rsid w:val="00423CCF"/>
    <w:rsid w:val="00436FC5"/>
    <w:rsid w:val="00467966"/>
    <w:rsid w:val="00497087"/>
    <w:rsid w:val="004B1B7D"/>
    <w:rsid w:val="004B50FE"/>
    <w:rsid w:val="004C03D0"/>
    <w:rsid w:val="004C3D58"/>
    <w:rsid w:val="004C4099"/>
    <w:rsid w:val="004C6358"/>
    <w:rsid w:val="004D0FC0"/>
    <w:rsid w:val="004D288B"/>
    <w:rsid w:val="004D51F7"/>
    <w:rsid w:val="004D7280"/>
    <w:rsid w:val="004E0547"/>
    <w:rsid w:val="004E0ED9"/>
    <w:rsid w:val="004E2B73"/>
    <w:rsid w:val="004E760A"/>
    <w:rsid w:val="005040E6"/>
    <w:rsid w:val="00505EF3"/>
    <w:rsid w:val="00520DE3"/>
    <w:rsid w:val="00522C76"/>
    <w:rsid w:val="00542C26"/>
    <w:rsid w:val="00545C37"/>
    <w:rsid w:val="00560CDE"/>
    <w:rsid w:val="00563238"/>
    <w:rsid w:val="00566EA1"/>
    <w:rsid w:val="00571DB9"/>
    <w:rsid w:val="00584F70"/>
    <w:rsid w:val="00591466"/>
    <w:rsid w:val="005967C0"/>
    <w:rsid w:val="005A30DA"/>
    <w:rsid w:val="005D2C9D"/>
    <w:rsid w:val="005D3CF7"/>
    <w:rsid w:val="005E2D5A"/>
    <w:rsid w:val="005F5B9D"/>
    <w:rsid w:val="0060134C"/>
    <w:rsid w:val="00607FA6"/>
    <w:rsid w:val="00611F57"/>
    <w:rsid w:val="0062227C"/>
    <w:rsid w:val="00630537"/>
    <w:rsid w:val="006350AA"/>
    <w:rsid w:val="00661D0F"/>
    <w:rsid w:val="0066270C"/>
    <w:rsid w:val="00663566"/>
    <w:rsid w:val="00674E94"/>
    <w:rsid w:val="00681B1E"/>
    <w:rsid w:val="00685CAF"/>
    <w:rsid w:val="006A5420"/>
    <w:rsid w:val="006A6EC4"/>
    <w:rsid w:val="006B5C38"/>
    <w:rsid w:val="006B754C"/>
    <w:rsid w:val="006C61A0"/>
    <w:rsid w:val="006C763E"/>
    <w:rsid w:val="006D106B"/>
    <w:rsid w:val="006D298E"/>
    <w:rsid w:val="006D3730"/>
    <w:rsid w:val="006D5381"/>
    <w:rsid w:val="006E4879"/>
    <w:rsid w:val="006F542F"/>
    <w:rsid w:val="00702045"/>
    <w:rsid w:val="00733D61"/>
    <w:rsid w:val="0073615E"/>
    <w:rsid w:val="0075022C"/>
    <w:rsid w:val="00750ED1"/>
    <w:rsid w:val="0075244A"/>
    <w:rsid w:val="007571D8"/>
    <w:rsid w:val="00760250"/>
    <w:rsid w:val="00760311"/>
    <w:rsid w:val="00766D58"/>
    <w:rsid w:val="007674B3"/>
    <w:rsid w:val="00774E9E"/>
    <w:rsid w:val="007823C3"/>
    <w:rsid w:val="00785D57"/>
    <w:rsid w:val="00790332"/>
    <w:rsid w:val="00793678"/>
    <w:rsid w:val="007A704E"/>
    <w:rsid w:val="007B49AC"/>
    <w:rsid w:val="007C1503"/>
    <w:rsid w:val="007E1BCB"/>
    <w:rsid w:val="008047D5"/>
    <w:rsid w:val="00810109"/>
    <w:rsid w:val="00813CD6"/>
    <w:rsid w:val="008164C6"/>
    <w:rsid w:val="00837F70"/>
    <w:rsid w:val="00853581"/>
    <w:rsid w:val="00854848"/>
    <w:rsid w:val="00882757"/>
    <w:rsid w:val="00885596"/>
    <w:rsid w:val="00892E6C"/>
    <w:rsid w:val="008A6924"/>
    <w:rsid w:val="008B55A9"/>
    <w:rsid w:val="008B6CEE"/>
    <w:rsid w:val="008C196C"/>
    <w:rsid w:val="008C52CB"/>
    <w:rsid w:val="008D3C82"/>
    <w:rsid w:val="008D64C5"/>
    <w:rsid w:val="008F7B96"/>
    <w:rsid w:val="00902C68"/>
    <w:rsid w:val="00920011"/>
    <w:rsid w:val="00930E75"/>
    <w:rsid w:val="009325F1"/>
    <w:rsid w:val="009360E2"/>
    <w:rsid w:val="00936FFD"/>
    <w:rsid w:val="0093724D"/>
    <w:rsid w:val="009421F4"/>
    <w:rsid w:val="0095640F"/>
    <w:rsid w:val="00960101"/>
    <w:rsid w:val="00960F13"/>
    <w:rsid w:val="0097250E"/>
    <w:rsid w:val="00986514"/>
    <w:rsid w:val="00987C26"/>
    <w:rsid w:val="00996F04"/>
    <w:rsid w:val="009A3FF7"/>
    <w:rsid w:val="009A5032"/>
    <w:rsid w:val="009C1731"/>
    <w:rsid w:val="009C6F01"/>
    <w:rsid w:val="009E7F87"/>
    <w:rsid w:val="009F1D3A"/>
    <w:rsid w:val="009F57A2"/>
    <w:rsid w:val="00A01E9A"/>
    <w:rsid w:val="00A12CA2"/>
    <w:rsid w:val="00A151AE"/>
    <w:rsid w:val="00A22F69"/>
    <w:rsid w:val="00A2346E"/>
    <w:rsid w:val="00A3681C"/>
    <w:rsid w:val="00A44B87"/>
    <w:rsid w:val="00A452BF"/>
    <w:rsid w:val="00A5327E"/>
    <w:rsid w:val="00A53E10"/>
    <w:rsid w:val="00A63C10"/>
    <w:rsid w:val="00A732A2"/>
    <w:rsid w:val="00A86EBE"/>
    <w:rsid w:val="00AA602F"/>
    <w:rsid w:val="00AB1190"/>
    <w:rsid w:val="00AB3923"/>
    <w:rsid w:val="00AB7B1C"/>
    <w:rsid w:val="00AF3FEB"/>
    <w:rsid w:val="00B04106"/>
    <w:rsid w:val="00B06290"/>
    <w:rsid w:val="00B1324D"/>
    <w:rsid w:val="00B2536B"/>
    <w:rsid w:val="00B25E2C"/>
    <w:rsid w:val="00B26B6F"/>
    <w:rsid w:val="00B32E80"/>
    <w:rsid w:val="00B362E2"/>
    <w:rsid w:val="00B46C5C"/>
    <w:rsid w:val="00B71807"/>
    <w:rsid w:val="00B71DCD"/>
    <w:rsid w:val="00B751B5"/>
    <w:rsid w:val="00B75611"/>
    <w:rsid w:val="00B90E47"/>
    <w:rsid w:val="00B94A15"/>
    <w:rsid w:val="00B96282"/>
    <w:rsid w:val="00B96666"/>
    <w:rsid w:val="00BB457C"/>
    <w:rsid w:val="00BB4BA1"/>
    <w:rsid w:val="00BB62E2"/>
    <w:rsid w:val="00BC1797"/>
    <w:rsid w:val="00BD0358"/>
    <w:rsid w:val="00BD5B94"/>
    <w:rsid w:val="00BE1555"/>
    <w:rsid w:val="00BF7348"/>
    <w:rsid w:val="00C003E2"/>
    <w:rsid w:val="00C05AA5"/>
    <w:rsid w:val="00C10151"/>
    <w:rsid w:val="00C131FE"/>
    <w:rsid w:val="00C14AE5"/>
    <w:rsid w:val="00C15F40"/>
    <w:rsid w:val="00C221ED"/>
    <w:rsid w:val="00C333C4"/>
    <w:rsid w:val="00C500E9"/>
    <w:rsid w:val="00C66A6C"/>
    <w:rsid w:val="00C8505E"/>
    <w:rsid w:val="00C9762D"/>
    <w:rsid w:val="00CB44DC"/>
    <w:rsid w:val="00CB74D9"/>
    <w:rsid w:val="00CC5DA6"/>
    <w:rsid w:val="00CD1CD6"/>
    <w:rsid w:val="00CE46BB"/>
    <w:rsid w:val="00CF19A1"/>
    <w:rsid w:val="00CF7127"/>
    <w:rsid w:val="00D23160"/>
    <w:rsid w:val="00D25990"/>
    <w:rsid w:val="00D50D33"/>
    <w:rsid w:val="00D6569F"/>
    <w:rsid w:val="00D71F68"/>
    <w:rsid w:val="00D7237E"/>
    <w:rsid w:val="00D96FBB"/>
    <w:rsid w:val="00DA57B8"/>
    <w:rsid w:val="00DB7399"/>
    <w:rsid w:val="00DE246A"/>
    <w:rsid w:val="00DE34CB"/>
    <w:rsid w:val="00E073E3"/>
    <w:rsid w:val="00E1722B"/>
    <w:rsid w:val="00E244CD"/>
    <w:rsid w:val="00E36565"/>
    <w:rsid w:val="00E40D21"/>
    <w:rsid w:val="00E60FBF"/>
    <w:rsid w:val="00E86979"/>
    <w:rsid w:val="00E91AEC"/>
    <w:rsid w:val="00EA200B"/>
    <w:rsid w:val="00EA50A6"/>
    <w:rsid w:val="00EA75BE"/>
    <w:rsid w:val="00EB1BC5"/>
    <w:rsid w:val="00EB2A52"/>
    <w:rsid w:val="00EB35CD"/>
    <w:rsid w:val="00EC12D4"/>
    <w:rsid w:val="00EC2235"/>
    <w:rsid w:val="00EC4F00"/>
    <w:rsid w:val="00EE5414"/>
    <w:rsid w:val="00F0559D"/>
    <w:rsid w:val="00F0721A"/>
    <w:rsid w:val="00F118CE"/>
    <w:rsid w:val="00F14201"/>
    <w:rsid w:val="00F2600A"/>
    <w:rsid w:val="00F267BC"/>
    <w:rsid w:val="00F31651"/>
    <w:rsid w:val="00F3259E"/>
    <w:rsid w:val="00F32BEE"/>
    <w:rsid w:val="00F43570"/>
    <w:rsid w:val="00F61846"/>
    <w:rsid w:val="00F716F2"/>
    <w:rsid w:val="00F73A5E"/>
    <w:rsid w:val="00F7572C"/>
    <w:rsid w:val="00F75ADD"/>
    <w:rsid w:val="00F76398"/>
    <w:rsid w:val="00F80082"/>
    <w:rsid w:val="00F855A4"/>
    <w:rsid w:val="00F85D23"/>
    <w:rsid w:val="00F91703"/>
    <w:rsid w:val="00F922BF"/>
    <w:rsid w:val="00F94105"/>
    <w:rsid w:val="00FC726D"/>
    <w:rsid w:val="00FD1A16"/>
    <w:rsid w:val="00FD4CF4"/>
    <w:rsid w:val="00FD54C9"/>
    <w:rsid w:val="00FD7C1C"/>
    <w:rsid w:val="00FE48FB"/>
    <w:rsid w:val="00FE705A"/>
    <w:rsid w:val="00FF1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19FA9"/>
  <w15:docId w15:val="{C914B643-E10D-4E8B-BD82-2ED4ED19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250"/>
  </w:style>
  <w:style w:type="paragraph" w:styleId="Heading1">
    <w:name w:val="heading 1"/>
    <w:basedOn w:val="Normal"/>
    <w:next w:val="Normal"/>
    <w:link w:val="Heading1Char"/>
    <w:uiPriority w:val="9"/>
    <w:qFormat/>
    <w:rsid w:val="001C7C1F"/>
    <w:pPr>
      <w:spacing w:after="0" w:line="48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1C7C1F"/>
    <w:pPr>
      <w:spacing w:after="0" w:line="480" w:lineRule="auto"/>
      <w:outlineLvl w:val="1"/>
    </w:pPr>
    <w:rPr>
      <w:rFonts w:ascii="Times New Roman" w:hAnsi="Times New Roman" w:cs="Times New Roman"/>
      <w:i/>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0250"/>
    <w:rPr>
      <w:color w:val="0563C1" w:themeColor="hyperlink"/>
      <w:u w:val="single"/>
    </w:rPr>
  </w:style>
  <w:style w:type="table" w:styleId="TableGrid">
    <w:name w:val="Table Grid"/>
    <w:basedOn w:val="TableNormal"/>
    <w:uiPriority w:val="39"/>
    <w:rsid w:val="00760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250"/>
    <w:pPr>
      <w:ind w:left="720"/>
      <w:contextualSpacing/>
    </w:pPr>
  </w:style>
  <w:style w:type="character" w:styleId="CommentReference">
    <w:name w:val="annotation reference"/>
    <w:basedOn w:val="DefaultParagraphFont"/>
    <w:uiPriority w:val="99"/>
    <w:semiHidden/>
    <w:unhideWhenUsed/>
    <w:rsid w:val="00760250"/>
    <w:rPr>
      <w:sz w:val="16"/>
      <w:szCs w:val="16"/>
    </w:rPr>
  </w:style>
  <w:style w:type="paragraph" w:styleId="CommentText">
    <w:name w:val="annotation text"/>
    <w:basedOn w:val="Normal"/>
    <w:link w:val="CommentTextChar"/>
    <w:uiPriority w:val="99"/>
    <w:unhideWhenUsed/>
    <w:rsid w:val="00760250"/>
    <w:pPr>
      <w:spacing w:line="240" w:lineRule="auto"/>
    </w:pPr>
    <w:rPr>
      <w:sz w:val="20"/>
      <w:szCs w:val="20"/>
    </w:rPr>
  </w:style>
  <w:style w:type="character" w:customStyle="1" w:styleId="CommentTextChar">
    <w:name w:val="Comment Text Char"/>
    <w:basedOn w:val="DefaultParagraphFont"/>
    <w:link w:val="CommentText"/>
    <w:uiPriority w:val="99"/>
    <w:rsid w:val="00760250"/>
    <w:rPr>
      <w:sz w:val="20"/>
      <w:szCs w:val="20"/>
    </w:rPr>
  </w:style>
  <w:style w:type="paragraph" w:styleId="BalloonText">
    <w:name w:val="Balloon Text"/>
    <w:basedOn w:val="Normal"/>
    <w:link w:val="BalloonTextChar"/>
    <w:uiPriority w:val="99"/>
    <w:semiHidden/>
    <w:unhideWhenUsed/>
    <w:rsid w:val="007602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250"/>
    <w:rPr>
      <w:rFonts w:ascii="Segoe UI" w:hAnsi="Segoe UI" w:cs="Segoe UI"/>
      <w:sz w:val="18"/>
      <w:szCs w:val="18"/>
    </w:rPr>
  </w:style>
  <w:style w:type="character" w:styleId="FollowedHyperlink">
    <w:name w:val="FollowedHyperlink"/>
    <w:basedOn w:val="DefaultParagraphFont"/>
    <w:uiPriority w:val="99"/>
    <w:semiHidden/>
    <w:unhideWhenUsed/>
    <w:rsid w:val="00760250"/>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760250"/>
    <w:rPr>
      <w:b/>
      <w:bCs/>
    </w:rPr>
  </w:style>
  <w:style w:type="character" w:customStyle="1" w:styleId="CommentSubjectChar">
    <w:name w:val="Comment Subject Char"/>
    <w:basedOn w:val="CommentTextChar"/>
    <w:link w:val="CommentSubject"/>
    <w:uiPriority w:val="99"/>
    <w:semiHidden/>
    <w:rsid w:val="00760250"/>
    <w:rPr>
      <w:b/>
      <w:bCs/>
      <w:sz w:val="20"/>
      <w:szCs w:val="20"/>
    </w:rPr>
  </w:style>
  <w:style w:type="character" w:styleId="PlaceholderText">
    <w:name w:val="Placeholder Text"/>
    <w:basedOn w:val="DefaultParagraphFont"/>
    <w:uiPriority w:val="99"/>
    <w:semiHidden/>
    <w:rsid w:val="00760250"/>
    <w:rPr>
      <w:color w:val="808080"/>
    </w:rPr>
  </w:style>
  <w:style w:type="paragraph" w:styleId="Header">
    <w:name w:val="header"/>
    <w:basedOn w:val="Normal"/>
    <w:link w:val="HeaderChar"/>
    <w:uiPriority w:val="99"/>
    <w:unhideWhenUsed/>
    <w:rsid w:val="00760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250"/>
  </w:style>
  <w:style w:type="paragraph" w:styleId="Footer">
    <w:name w:val="footer"/>
    <w:basedOn w:val="Normal"/>
    <w:link w:val="FooterChar"/>
    <w:uiPriority w:val="99"/>
    <w:unhideWhenUsed/>
    <w:rsid w:val="00760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250"/>
  </w:style>
  <w:style w:type="character" w:styleId="LineNumber">
    <w:name w:val="line number"/>
    <w:basedOn w:val="DefaultParagraphFont"/>
    <w:uiPriority w:val="99"/>
    <w:semiHidden/>
    <w:unhideWhenUsed/>
    <w:rsid w:val="00760250"/>
  </w:style>
  <w:style w:type="paragraph" w:styleId="Revision">
    <w:name w:val="Revision"/>
    <w:hidden/>
    <w:uiPriority w:val="99"/>
    <w:semiHidden/>
    <w:rsid w:val="00760250"/>
    <w:pPr>
      <w:spacing w:after="0" w:line="240" w:lineRule="auto"/>
    </w:pPr>
  </w:style>
  <w:style w:type="paragraph" w:styleId="NormalWeb">
    <w:name w:val="Normal (Web)"/>
    <w:basedOn w:val="Normal"/>
    <w:uiPriority w:val="99"/>
    <w:semiHidden/>
    <w:unhideWhenUsed/>
    <w:rsid w:val="0076025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1C7C1F"/>
    <w:rPr>
      <w:rFonts w:ascii="Times New Roman" w:eastAsia="Times New Roman" w:hAnsi="Times New Roman" w:cs="Times New Roman"/>
      <w:b/>
      <w:sz w:val="24"/>
      <w:szCs w:val="24"/>
    </w:rPr>
  </w:style>
  <w:style w:type="character" w:customStyle="1" w:styleId="Heading2Char">
    <w:name w:val="Heading 2 Char"/>
    <w:basedOn w:val="DefaultParagraphFont"/>
    <w:link w:val="Heading2"/>
    <w:uiPriority w:val="9"/>
    <w:rsid w:val="001C7C1F"/>
    <w:rPr>
      <w:rFonts w:ascii="Times New Roman" w:hAnsi="Times New Roman" w:cs="Times New Roman"/>
      <w:i/>
      <w:sz w:val="24"/>
      <w:szCs w:val="24"/>
      <w:lang w:val="en-CA"/>
    </w:rPr>
  </w:style>
  <w:style w:type="character" w:styleId="UnresolvedMention">
    <w:name w:val="Unresolved Mention"/>
    <w:basedOn w:val="DefaultParagraphFont"/>
    <w:uiPriority w:val="99"/>
    <w:semiHidden/>
    <w:unhideWhenUsed/>
    <w:rsid w:val="00235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1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10.1034/j.1600-0587.2002.250510.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omputecanada.ca"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wittische@gmail.com" TargetMode="Externa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5F587-6F27-42E7-9368-B6DBFFF91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33</Pages>
  <Words>38615</Words>
  <Characters>220110</Characters>
  <Application>Microsoft Office Word</Application>
  <DocSecurity>0</DocSecurity>
  <Lines>1834</Lines>
  <Paragraphs>516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258209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Patrick</cp:lastModifiedBy>
  <cp:revision>8</cp:revision>
  <dcterms:created xsi:type="dcterms:W3CDTF">2020-11-19T17:56:00Z</dcterms:created>
  <dcterms:modified xsi:type="dcterms:W3CDTF">2020-11-20T17:59:00Z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http://www.zotero.org/styles/molecular-ecology</vt:lpwstr>
  </property>
  <property fmtid="{D5CDD505-2E9C-101B-9397-08002B2CF9AE}" pid="4" name="Mendeley Unique User Id_1">
    <vt:lpwstr>441c624b-6731-3071-a03e-c2bcec96f8d7</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http://www.zotero.org/styles/journal-of-ecology</vt:lpwstr>
  </property>
  <property fmtid="{D5CDD505-2E9C-101B-9397-08002B2CF9AE}" pid="14" name="Mendeley Recent Style Name 4_1">
    <vt:lpwstr>Journal of Ecology</vt:lpwstr>
  </property>
  <property fmtid="{D5CDD505-2E9C-101B-9397-08002B2CF9AE}" pid="15" name="Mendeley Recent Style Id 5_1">
    <vt:lpwstr>http://www.zotero.org/styles/methods-in-ecology-and-evolution</vt:lpwstr>
  </property>
  <property fmtid="{D5CDD505-2E9C-101B-9397-08002B2CF9AE}" pid="16" name="Mendeley Recent Style Name 5_1">
    <vt:lpwstr>Methods in Ecology and Evolution</vt:lpwstr>
  </property>
  <property fmtid="{D5CDD505-2E9C-101B-9397-08002B2CF9AE}" pid="17" name="Mendeley Recent Style Id 6_1">
    <vt:lpwstr>http://www.zotero.org/styles/molecular-ecology</vt:lpwstr>
  </property>
  <property fmtid="{D5CDD505-2E9C-101B-9397-08002B2CF9AE}" pid="18" name="Mendeley Recent Style Name 6_1">
    <vt:lpwstr>Molecular Ecology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http://www.zotero.org/styles/plos-biology</vt:lpwstr>
  </property>
  <property fmtid="{D5CDD505-2E9C-101B-9397-08002B2CF9AE}" pid="22" name="Mendeley Recent Style Name 8_1">
    <vt:lpwstr>PLOS Biology</vt:lpwstr>
  </property>
  <property fmtid="{D5CDD505-2E9C-101B-9397-08002B2CF9AE}" pid="23" name="Mendeley Recent Style Id 9_1">
    <vt:lpwstr>http://www.zotero.org/styles/science-of-the-total-environment</vt:lpwstr>
  </property>
  <property fmtid="{D5CDD505-2E9C-101B-9397-08002B2CF9AE}" pid="24" name="Mendeley Recent Style Name 9_1">
    <vt:lpwstr>Science of the Total Environment</vt:lpwstr>
  </property>
</Properties>
</file>