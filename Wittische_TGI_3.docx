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5D339F" w14:textId="380559DE" w:rsidR="00760250" w:rsidRPr="0013754E" w:rsidRDefault="00760250" w:rsidP="00182E94">
      <w:pPr>
        <w:spacing w:before="240" w:after="240" w:line="276" w:lineRule="auto"/>
        <w:rPr>
          <w:rFonts w:ascii="Times New Roman" w:hAnsi="Times New Roman" w:cs="Times New Roman"/>
          <w:sz w:val="24"/>
          <w:szCs w:val="24"/>
        </w:rPr>
      </w:pPr>
      <w:r w:rsidRPr="0013754E">
        <w:rPr>
          <w:rFonts w:ascii="Times New Roman" w:eastAsia="Times New Roman" w:hAnsi="Times New Roman" w:cs="Times New Roman"/>
          <w:b/>
          <w:bCs/>
          <w:sz w:val="24"/>
          <w:szCs w:val="24"/>
        </w:rPr>
        <w:t xml:space="preserve">Detecting temporal changes in genetic diversity: a new tool for molecular ecology studies with repeated </w:t>
      </w:r>
      <w:r w:rsidR="006D04EF" w:rsidRPr="0013754E">
        <w:rPr>
          <w:rFonts w:ascii="Times New Roman" w:eastAsia="Times New Roman" w:hAnsi="Times New Roman" w:cs="Times New Roman"/>
          <w:b/>
          <w:bCs/>
          <w:sz w:val="24"/>
          <w:szCs w:val="24"/>
        </w:rPr>
        <w:t>surveys</w:t>
      </w:r>
      <w:r w:rsidRPr="0013754E">
        <w:rPr>
          <w:rFonts w:ascii="Times New Roman" w:eastAsia="Times New Roman" w:hAnsi="Times New Roman" w:cs="Times New Roman"/>
          <w:b/>
          <w:bCs/>
          <w:sz w:val="24"/>
          <w:szCs w:val="24"/>
        </w:rPr>
        <w:t xml:space="preserve"> </w:t>
      </w:r>
    </w:p>
    <w:p w14:paraId="1234A9F8" w14:textId="77777777" w:rsidR="00760250" w:rsidRPr="0013754E" w:rsidRDefault="00760250" w:rsidP="00182E94">
      <w:pPr>
        <w:spacing w:before="240" w:after="240" w:line="276" w:lineRule="auto"/>
        <w:rPr>
          <w:rFonts w:ascii="Times New Roman" w:eastAsia="Times New Roman" w:hAnsi="Times New Roman" w:cs="Times New Roman"/>
          <w:sz w:val="24"/>
          <w:szCs w:val="24"/>
        </w:rPr>
      </w:pPr>
    </w:p>
    <w:p w14:paraId="2E871847" w14:textId="77777777" w:rsidR="008164C6" w:rsidRPr="0013754E" w:rsidRDefault="008164C6" w:rsidP="00182E94">
      <w:pPr>
        <w:spacing w:before="240" w:after="240" w:line="276" w:lineRule="auto"/>
        <w:rPr>
          <w:rFonts w:ascii="Times New Roman" w:eastAsia="Times New Roman" w:hAnsi="Times New Roman" w:cs="Times New Roman"/>
          <w:sz w:val="24"/>
          <w:szCs w:val="24"/>
          <w:vertAlign w:val="superscript"/>
        </w:rPr>
      </w:pPr>
      <w:r w:rsidRPr="0013754E">
        <w:rPr>
          <w:rFonts w:ascii="Times New Roman" w:eastAsia="Times New Roman" w:hAnsi="Times New Roman" w:cs="Times New Roman"/>
          <w:sz w:val="24"/>
          <w:szCs w:val="24"/>
        </w:rPr>
        <w:t>Julian Wittische</w:t>
      </w:r>
      <w:r w:rsidRPr="0013754E">
        <w:rPr>
          <w:rFonts w:ascii="Times New Roman" w:eastAsia="Times New Roman" w:hAnsi="Times New Roman" w:cs="Times New Roman"/>
          <w:sz w:val="24"/>
          <w:szCs w:val="24"/>
          <w:vertAlign w:val="superscript"/>
        </w:rPr>
        <w:t>1</w:t>
      </w:r>
      <w:r w:rsidRPr="0013754E">
        <w:rPr>
          <w:rFonts w:ascii="Times New Roman" w:eastAsia="Times New Roman" w:hAnsi="Times New Roman" w:cs="Times New Roman"/>
          <w:sz w:val="24"/>
          <w:szCs w:val="24"/>
        </w:rPr>
        <w:t>, Pierre Legendre</w:t>
      </w:r>
      <w:r w:rsidRPr="0013754E">
        <w:rPr>
          <w:rFonts w:ascii="Times New Roman" w:eastAsia="Times New Roman" w:hAnsi="Times New Roman" w:cs="Times New Roman"/>
          <w:sz w:val="24"/>
          <w:szCs w:val="24"/>
          <w:vertAlign w:val="superscript"/>
        </w:rPr>
        <w:t>1</w:t>
      </w:r>
      <w:r w:rsidRPr="0013754E">
        <w:rPr>
          <w:rFonts w:ascii="Times New Roman" w:eastAsia="Times New Roman" w:hAnsi="Times New Roman" w:cs="Times New Roman"/>
          <w:sz w:val="24"/>
          <w:szCs w:val="24"/>
        </w:rPr>
        <w:t>, Patrick M. A. James</w:t>
      </w:r>
      <w:r w:rsidRPr="0013754E">
        <w:rPr>
          <w:rFonts w:ascii="Times New Roman" w:eastAsia="Times New Roman" w:hAnsi="Times New Roman" w:cs="Times New Roman"/>
          <w:sz w:val="24"/>
          <w:szCs w:val="24"/>
          <w:vertAlign w:val="superscript"/>
        </w:rPr>
        <w:t>1,2</w:t>
      </w:r>
    </w:p>
    <w:p w14:paraId="17C10AAC" w14:textId="77777777" w:rsidR="008164C6" w:rsidRPr="0013754E" w:rsidRDefault="008164C6" w:rsidP="00182E94">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vertAlign w:val="superscript"/>
          <w:lang w:val="fr-CA"/>
        </w:rPr>
        <w:t xml:space="preserve">1 </w:t>
      </w:r>
      <w:r w:rsidRPr="0013754E">
        <w:rPr>
          <w:rFonts w:ascii="Times New Roman" w:eastAsia="Times New Roman" w:hAnsi="Times New Roman" w:cs="Times New Roman"/>
          <w:sz w:val="24"/>
          <w:szCs w:val="24"/>
          <w:lang w:val="fr-CA"/>
        </w:rPr>
        <w:t xml:space="preserve">Département de Sciences Biologiques, Campus MIL, Université de Montréal, C.P. 6128, </w:t>
      </w:r>
      <w:proofErr w:type="spellStart"/>
      <w:r w:rsidRPr="0013754E">
        <w:rPr>
          <w:rFonts w:ascii="Times New Roman" w:eastAsia="Times New Roman" w:hAnsi="Times New Roman" w:cs="Times New Roman"/>
          <w:sz w:val="24"/>
          <w:szCs w:val="24"/>
          <w:lang w:val="fr-CA"/>
        </w:rPr>
        <w:t>succ</w:t>
      </w:r>
      <w:proofErr w:type="spellEnd"/>
      <w:r w:rsidRPr="0013754E">
        <w:rPr>
          <w:rFonts w:ascii="Times New Roman" w:eastAsia="Times New Roman" w:hAnsi="Times New Roman" w:cs="Times New Roman"/>
          <w:sz w:val="24"/>
          <w:szCs w:val="24"/>
          <w:lang w:val="fr-CA"/>
        </w:rPr>
        <w:t xml:space="preserve">. </w:t>
      </w:r>
      <w:r w:rsidRPr="0013754E">
        <w:rPr>
          <w:rFonts w:ascii="Times New Roman" w:eastAsia="Times New Roman" w:hAnsi="Times New Roman" w:cs="Times New Roman"/>
          <w:sz w:val="24"/>
          <w:szCs w:val="24"/>
        </w:rPr>
        <w:t>Centre-</w:t>
      </w:r>
      <w:proofErr w:type="spellStart"/>
      <w:r w:rsidRPr="0013754E">
        <w:rPr>
          <w:rFonts w:ascii="Times New Roman" w:eastAsia="Times New Roman" w:hAnsi="Times New Roman" w:cs="Times New Roman"/>
          <w:sz w:val="24"/>
          <w:szCs w:val="24"/>
        </w:rPr>
        <w:t>ville</w:t>
      </w:r>
      <w:proofErr w:type="spellEnd"/>
      <w:r w:rsidRPr="0013754E">
        <w:rPr>
          <w:rFonts w:ascii="Times New Roman" w:eastAsia="Times New Roman" w:hAnsi="Times New Roman" w:cs="Times New Roman"/>
          <w:sz w:val="24"/>
          <w:szCs w:val="24"/>
        </w:rPr>
        <w:t>, Montréal, QC, Canada, H3C 3J7</w:t>
      </w:r>
    </w:p>
    <w:p w14:paraId="63C3149E" w14:textId="6DA4FFBC" w:rsidR="008164C6" w:rsidRPr="0013754E" w:rsidRDefault="008164C6" w:rsidP="00182E94">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vertAlign w:val="superscript"/>
        </w:rPr>
        <w:t xml:space="preserve">2 </w:t>
      </w:r>
      <w:r w:rsidR="00CB74D9" w:rsidRPr="0013754E">
        <w:rPr>
          <w:rFonts w:ascii="Times New Roman" w:eastAsia="Times New Roman" w:hAnsi="Times New Roman" w:cs="Times New Roman"/>
          <w:sz w:val="24"/>
          <w:szCs w:val="24"/>
        </w:rPr>
        <w:t xml:space="preserve">Institute of </w:t>
      </w:r>
      <w:r w:rsidRPr="0013754E">
        <w:rPr>
          <w:rFonts w:ascii="Times New Roman" w:eastAsia="Times New Roman" w:hAnsi="Times New Roman" w:cs="Times New Roman"/>
          <w:sz w:val="24"/>
          <w:szCs w:val="24"/>
        </w:rPr>
        <w:t>Forestry</w:t>
      </w:r>
      <w:r w:rsidR="00CB74D9" w:rsidRPr="0013754E">
        <w:rPr>
          <w:rFonts w:ascii="Times New Roman" w:eastAsia="Times New Roman" w:hAnsi="Times New Roman" w:cs="Times New Roman"/>
          <w:sz w:val="24"/>
          <w:szCs w:val="24"/>
        </w:rPr>
        <w:t xml:space="preserve"> and Conservation</w:t>
      </w:r>
      <w:r w:rsidRPr="0013754E">
        <w:rPr>
          <w:rFonts w:ascii="Times New Roman" w:eastAsia="Times New Roman" w:hAnsi="Times New Roman" w:cs="Times New Roman"/>
          <w:sz w:val="24"/>
          <w:szCs w:val="24"/>
        </w:rPr>
        <w:t>, University of Toronto, 33 Willcocks St., Toronto, ON, Canada, M5S 2J5</w:t>
      </w:r>
    </w:p>
    <w:p w14:paraId="4DFACAB6" w14:textId="77777777" w:rsidR="008164C6" w:rsidRPr="0013754E" w:rsidRDefault="008164C6" w:rsidP="00182E94">
      <w:pPr>
        <w:spacing w:before="240" w:after="240" w:line="276" w:lineRule="auto"/>
        <w:rPr>
          <w:rFonts w:ascii="Times New Roman" w:eastAsia="Times New Roman" w:hAnsi="Times New Roman" w:cs="Times New Roman"/>
          <w:sz w:val="24"/>
          <w:szCs w:val="24"/>
        </w:rPr>
      </w:pPr>
    </w:p>
    <w:p w14:paraId="293F95BD" w14:textId="77777777" w:rsidR="008164C6" w:rsidRPr="0013754E" w:rsidRDefault="008164C6" w:rsidP="00182E94">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Correspondence: Julian </w:t>
      </w:r>
      <w:proofErr w:type="spellStart"/>
      <w:r w:rsidRPr="0013754E">
        <w:rPr>
          <w:rFonts w:ascii="Times New Roman" w:eastAsia="Times New Roman" w:hAnsi="Times New Roman" w:cs="Times New Roman"/>
          <w:sz w:val="24"/>
          <w:szCs w:val="24"/>
        </w:rPr>
        <w:t>Wittische</w:t>
      </w:r>
      <w:proofErr w:type="spellEnd"/>
      <w:r w:rsidRPr="0013754E">
        <w:rPr>
          <w:rFonts w:ascii="Times New Roman" w:eastAsia="Times New Roman" w:hAnsi="Times New Roman" w:cs="Times New Roman"/>
          <w:sz w:val="24"/>
          <w:szCs w:val="24"/>
        </w:rPr>
        <w:t xml:space="preserve">; E-mail: </w:t>
      </w:r>
      <w:hyperlink r:id="rId8">
        <w:r w:rsidRPr="0013754E">
          <w:rPr>
            <w:rStyle w:val="Hyperlink"/>
            <w:rFonts w:ascii="Times New Roman" w:eastAsia="Times New Roman" w:hAnsi="Times New Roman" w:cs="Times New Roman"/>
            <w:sz w:val="24"/>
            <w:szCs w:val="24"/>
          </w:rPr>
          <w:t>jwittische@gmail.com</w:t>
        </w:r>
      </w:hyperlink>
    </w:p>
    <w:p w14:paraId="0760438A" w14:textId="77777777" w:rsidR="008164C6" w:rsidRPr="0013754E" w:rsidRDefault="008164C6" w:rsidP="00182E94">
      <w:pPr>
        <w:spacing w:before="240" w:after="240" w:line="276" w:lineRule="auto"/>
        <w:rPr>
          <w:rFonts w:ascii="Times New Roman" w:eastAsia="Times New Roman" w:hAnsi="Times New Roman" w:cs="Times New Roman"/>
          <w:sz w:val="24"/>
          <w:szCs w:val="24"/>
        </w:rPr>
      </w:pPr>
    </w:p>
    <w:p w14:paraId="130BAA60" w14:textId="41F05618" w:rsidR="008164C6" w:rsidRPr="0013754E" w:rsidRDefault="008164C6" w:rsidP="00182E94">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Running title: Testing</w:t>
      </w:r>
      <w:r w:rsidR="00BC1797" w:rsidRPr="0013754E">
        <w:rPr>
          <w:rFonts w:ascii="Times New Roman" w:eastAsia="Times New Roman" w:hAnsi="Times New Roman" w:cs="Times New Roman"/>
          <w:sz w:val="24"/>
          <w:szCs w:val="24"/>
        </w:rPr>
        <w:t xml:space="preserve"> spatio</w:t>
      </w:r>
      <w:r w:rsidRPr="0013754E">
        <w:rPr>
          <w:rFonts w:ascii="Times New Roman" w:eastAsia="Times New Roman" w:hAnsi="Times New Roman" w:cs="Times New Roman"/>
          <w:sz w:val="24"/>
          <w:szCs w:val="24"/>
        </w:rPr>
        <w:t>temporal genetic change</w:t>
      </w:r>
    </w:p>
    <w:p w14:paraId="4193E2EA" w14:textId="4061714C" w:rsidR="008164C6" w:rsidRPr="0013754E" w:rsidRDefault="008164C6" w:rsidP="00182E94">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In preparation for</w:t>
      </w:r>
      <w:r w:rsidR="00AD0F7A" w:rsidRPr="0013754E">
        <w:rPr>
          <w:rFonts w:ascii="Times New Roman" w:eastAsia="Times New Roman" w:hAnsi="Times New Roman" w:cs="Times New Roman"/>
          <w:sz w:val="24"/>
          <w:szCs w:val="24"/>
        </w:rPr>
        <w:t xml:space="preserve"> (in order of preference)</w:t>
      </w:r>
      <w:r w:rsidRPr="0013754E">
        <w:rPr>
          <w:rFonts w:ascii="Times New Roman" w:eastAsia="Times New Roman" w:hAnsi="Times New Roman" w:cs="Times New Roman"/>
          <w:sz w:val="24"/>
          <w:szCs w:val="24"/>
        </w:rPr>
        <w:t xml:space="preserve">: 1) Molecular Ecology Resources, 2) </w:t>
      </w:r>
      <w:proofErr w:type="spellStart"/>
      <w:r w:rsidRPr="0013754E">
        <w:rPr>
          <w:rFonts w:ascii="Times New Roman" w:eastAsia="Times New Roman" w:hAnsi="Times New Roman" w:cs="Times New Roman"/>
          <w:sz w:val="24"/>
          <w:szCs w:val="24"/>
        </w:rPr>
        <w:t>Ecography</w:t>
      </w:r>
      <w:proofErr w:type="spellEnd"/>
      <w:r w:rsidRPr="0013754E">
        <w:rPr>
          <w:rFonts w:ascii="Times New Roman" w:eastAsia="Times New Roman" w:hAnsi="Times New Roman" w:cs="Times New Roman"/>
          <w:sz w:val="24"/>
          <w:szCs w:val="24"/>
        </w:rPr>
        <w:t>, 3) Ecological Modelling, 3) Environmental Modelling &amp; Software, 4) Ecology and Evolution, 5) Ecological Informatics.</w:t>
      </w:r>
    </w:p>
    <w:p w14:paraId="688F2FE2" w14:textId="77777777" w:rsidR="00415FF5" w:rsidRPr="0013754E" w:rsidRDefault="00415FF5" w:rsidP="00182E94">
      <w:pPr>
        <w:spacing w:before="240" w:after="240" w:line="276" w:lineRule="auto"/>
        <w:rPr>
          <w:rFonts w:ascii="Times New Roman" w:eastAsia="Times New Roman" w:hAnsi="Times New Roman" w:cs="Times New Roman"/>
          <w:b/>
          <w:sz w:val="24"/>
          <w:szCs w:val="24"/>
        </w:rPr>
      </w:pPr>
    </w:p>
    <w:p w14:paraId="6C7A0E0F" w14:textId="4920ED1E" w:rsidR="00415FF5" w:rsidRPr="0013754E" w:rsidRDefault="00415FF5" w:rsidP="00182E94">
      <w:pPr>
        <w:spacing w:before="240" w:after="240" w:line="276" w:lineRule="auto"/>
        <w:rPr>
          <w:rFonts w:ascii="Times New Roman" w:eastAsia="Times New Roman" w:hAnsi="Times New Roman" w:cs="Times New Roman"/>
          <w:b/>
          <w:sz w:val="24"/>
          <w:szCs w:val="24"/>
        </w:rPr>
      </w:pPr>
    </w:p>
    <w:p w14:paraId="0F356467" w14:textId="77777777" w:rsidR="006D106B" w:rsidRPr="0013754E" w:rsidRDefault="006D106B" w:rsidP="00182E94">
      <w:pPr>
        <w:spacing w:before="240" w:after="240" w:line="276" w:lineRule="auto"/>
        <w:rPr>
          <w:rFonts w:ascii="Times New Roman" w:eastAsia="Times New Roman" w:hAnsi="Times New Roman" w:cs="Times New Roman"/>
          <w:b/>
          <w:sz w:val="24"/>
          <w:szCs w:val="24"/>
        </w:rPr>
      </w:pPr>
    </w:p>
    <w:p w14:paraId="521A07C1" w14:textId="77777777" w:rsidR="00415FF5" w:rsidRPr="0013754E" w:rsidRDefault="00415FF5" w:rsidP="00182E94">
      <w:pPr>
        <w:spacing w:before="240" w:after="240" w:line="276" w:lineRule="auto"/>
        <w:rPr>
          <w:rFonts w:ascii="Times New Roman" w:eastAsia="Times New Roman" w:hAnsi="Times New Roman" w:cs="Times New Roman"/>
          <w:b/>
          <w:sz w:val="24"/>
          <w:szCs w:val="24"/>
        </w:rPr>
      </w:pPr>
    </w:p>
    <w:p w14:paraId="32EBC636" w14:textId="77777777" w:rsidR="00415FF5" w:rsidRPr="0013754E" w:rsidRDefault="00415FF5" w:rsidP="00182E94">
      <w:pPr>
        <w:spacing w:before="240" w:after="240" w:line="276" w:lineRule="auto"/>
        <w:rPr>
          <w:rFonts w:ascii="Times New Roman" w:eastAsia="Times New Roman" w:hAnsi="Times New Roman" w:cs="Times New Roman"/>
          <w:b/>
          <w:sz w:val="24"/>
          <w:szCs w:val="24"/>
        </w:rPr>
      </w:pPr>
    </w:p>
    <w:p w14:paraId="17BD7258" w14:textId="77777777" w:rsidR="00182E94" w:rsidRPr="0013754E" w:rsidRDefault="00182E94" w:rsidP="00182E94">
      <w:pPr>
        <w:spacing w:before="240" w:after="240" w:line="276" w:lineRule="auto"/>
        <w:rPr>
          <w:rFonts w:ascii="Times New Roman" w:eastAsia="Times New Roman" w:hAnsi="Times New Roman" w:cs="Times New Roman"/>
          <w:b/>
          <w:sz w:val="24"/>
          <w:szCs w:val="24"/>
        </w:rPr>
      </w:pPr>
      <w:r w:rsidRPr="0013754E">
        <w:rPr>
          <w:rFonts w:ascii="Times New Roman" w:eastAsia="Times New Roman" w:hAnsi="Times New Roman" w:cs="Times New Roman"/>
          <w:b/>
          <w:sz w:val="24"/>
          <w:szCs w:val="24"/>
        </w:rPr>
        <w:br w:type="page"/>
      </w:r>
    </w:p>
    <w:p w14:paraId="1FA261FA" w14:textId="119B8EAE" w:rsidR="00A151AE" w:rsidRPr="0013754E" w:rsidRDefault="00A151AE" w:rsidP="00901297">
      <w:pPr>
        <w:spacing w:before="240" w:after="240" w:line="360" w:lineRule="auto"/>
        <w:rPr>
          <w:rFonts w:ascii="Times New Roman" w:eastAsia="Times New Roman" w:hAnsi="Times New Roman" w:cs="Times New Roman"/>
          <w:b/>
          <w:sz w:val="24"/>
          <w:szCs w:val="24"/>
        </w:rPr>
      </w:pPr>
      <w:r w:rsidRPr="0013754E">
        <w:rPr>
          <w:rFonts w:ascii="Times New Roman" w:eastAsia="Times New Roman" w:hAnsi="Times New Roman" w:cs="Times New Roman"/>
          <w:b/>
          <w:sz w:val="24"/>
          <w:szCs w:val="24"/>
        </w:rPr>
        <w:lastRenderedPageBreak/>
        <w:t>ABSTRACT</w:t>
      </w:r>
    </w:p>
    <w:p w14:paraId="33956520" w14:textId="5CAEA5C9" w:rsidR="00A151AE" w:rsidRPr="0013754E" w:rsidRDefault="00A151AE" w:rsidP="00901297">
      <w:pPr>
        <w:spacing w:before="240" w:after="240" w:line="360" w:lineRule="auto"/>
        <w:rPr>
          <w:rFonts w:ascii="Times New Roman" w:eastAsia="Times New Roman" w:hAnsi="Times New Roman" w:cs="Times New Roman"/>
          <w:sz w:val="24"/>
          <w:szCs w:val="24"/>
        </w:rPr>
      </w:pPr>
      <w:r w:rsidRPr="0013754E">
        <w:rPr>
          <w:rFonts w:ascii="Times New Roman" w:hAnsi="Times New Roman" w:cs="Times New Roman"/>
          <w:sz w:val="24"/>
          <w:szCs w:val="24"/>
        </w:rPr>
        <w:t xml:space="preserve">Understanding </w:t>
      </w:r>
      <w:r w:rsidR="00BC1797" w:rsidRPr="0013754E">
        <w:rPr>
          <w:rFonts w:ascii="Times New Roman" w:eastAsia="Times New Roman" w:hAnsi="Times New Roman" w:cs="Times New Roman"/>
          <w:sz w:val="24"/>
          <w:szCs w:val="24"/>
        </w:rPr>
        <w:t>spatio</w:t>
      </w:r>
      <w:r w:rsidRPr="0013754E">
        <w:rPr>
          <w:rFonts w:ascii="Times New Roman" w:eastAsia="Times New Roman" w:hAnsi="Times New Roman" w:cs="Times New Roman"/>
          <w:sz w:val="24"/>
          <w:szCs w:val="24"/>
        </w:rPr>
        <w:t>temporal changes in biodiversity, including genetic diversity, is essential to track the effects of global change and to inform effective conservation plans. Although temporal questions are common in community ecology, they are less often investigated in population genetics. Indeed, detecting changes in local genetic diversity beyond what one would expect from common processes involved at multiple scales</w:t>
      </w:r>
      <w:r w:rsidR="003A4D5D"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such as drift, is challenging. Our capacity to detect such changes is also very information-dependent. Existing methods to detect meaningful genetic changes through time typically require large genetic datasets containing information beyond simple allele counts. However,</w:t>
      </w:r>
      <w:r w:rsidR="00995DAE" w:rsidRPr="0013754E">
        <w:rPr>
          <w:rFonts w:ascii="Times New Roman" w:eastAsia="Times New Roman" w:hAnsi="Times New Roman" w:cs="Times New Roman"/>
          <w:sz w:val="24"/>
          <w:szCs w:val="24"/>
        </w:rPr>
        <w:t xml:space="preserve"> when such extensive information is not available, methods are still needed to</w:t>
      </w:r>
      <w:r w:rsidRPr="0013754E">
        <w:rPr>
          <w:rFonts w:ascii="Times New Roman" w:eastAsia="Times New Roman" w:hAnsi="Times New Roman" w:cs="Times New Roman"/>
          <w:sz w:val="24"/>
          <w:szCs w:val="24"/>
        </w:rPr>
        <w:t xml:space="preserve"> </w:t>
      </w:r>
      <w:r w:rsidR="00232423" w:rsidRPr="0013754E">
        <w:rPr>
          <w:rFonts w:ascii="Times New Roman" w:eastAsia="Times New Roman" w:hAnsi="Times New Roman" w:cs="Times New Roman"/>
          <w:sz w:val="24"/>
          <w:szCs w:val="24"/>
        </w:rPr>
        <w:t xml:space="preserve">detect and </w:t>
      </w:r>
      <w:r w:rsidRPr="0013754E">
        <w:rPr>
          <w:rFonts w:ascii="Times New Roman" w:eastAsia="Times New Roman" w:hAnsi="Times New Roman" w:cs="Times New Roman"/>
          <w:sz w:val="24"/>
          <w:szCs w:val="24"/>
        </w:rPr>
        <w:t>understand temporal change</w:t>
      </w:r>
      <w:r w:rsidR="003A4D5D"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in genetic diversity induced by demo</w:t>
      </w:r>
      <w:r w:rsidR="000A4BFD" w:rsidRPr="0013754E">
        <w:rPr>
          <w:rFonts w:ascii="Times New Roman" w:eastAsia="Times New Roman" w:hAnsi="Times New Roman" w:cs="Times New Roman"/>
          <w:sz w:val="24"/>
          <w:szCs w:val="24"/>
        </w:rPr>
        <w:t>graphic events</w:t>
      </w:r>
      <w:r w:rsidRPr="0013754E">
        <w:rPr>
          <w:rFonts w:ascii="Times New Roman" w:eastAsia="Times New Roman" w:hAnsi="Times New Roman" w:cs="Times New Roman"/>
          <w:sz w:val="24"/>
          <w:szCs w:val="24"/>
        </w:rPr>
        <w:t xml:space="preserve">. In this paper, we describe Temporal Genetic Indices (TGI), a new method to identify significant changes in genetic diversity through time. This method uses permutations of genotypic matrices to test the significance of genetic temporal change at sites, given genetic change </w:t>
      </w:r>
      <w:r w:rsidR="003A4D5D" w:rsidRPr="0013754E">
        <w:rPr>
          <w:rFonts w:ascii="Times New Roman" w:eastAsia="Times New Roman" w:hAnsi="Times New Roman" w:cs="Times New Roman"/>
          <w:sz w:val="24"/>
          <w:szCs w:val="24"/>
        </w:rPr>
        <w:t xml:space="preserve">at </w:t>
      </w:r>
      <w:r w:rsidRPr="0013754E">
        <w:rPr>
          <w:rFonts w:ascii="Times New Roman" w:eastAsia="Times New Roman" w:hAnsi="Times New Roman" w:cs="Times New Roman"/>
          <w:sz w:val="24"/>
          <w:szCs w:val="24"/>
        </w:rPr>
        <w:t>other sampling sites in the study landscape. TGI overcomes existing challenges to detecting temporal genetic change</w:t>
      </w:r>
      <w:r w:rsidR="003A4D5D"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in genetic datasets with minimal genetic information. We demonstrate the utility of TGI for identifying the genetic legacies of important historical demographic events using demo-genetic simulations. We further demonstrate the ability of our TGI approach to identify such legacies under different levels of dispersal, spatial extent of the demographic event</w:t>
      </w:r>
      <w:r w:rsidR="003A4D5D"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and the timing of sampling relative to the event</w:t>
      </w:r>
      <w:r w:rsidR="003A4D5D"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Finally, we successfully appl</w:t>
      </w:r>
      <w:r w:rsidR="00CB74D9" w:rsidRPr="0013754E">
        <w:rPr>
          <w:rFonts w:ascii="Times New Roman" w:eastAsia="Times New Roman" w:hAnsi="Times New Roman" w:cs="Times New Roman"/>
          <w:sz w:val="24"/>
          <w:szCs w:val="24"/>
        </w:rPr>
        <w:t>y</w:t>
      </w:r>
      <w:r w:rsidRPr="0013754E">
        <w:rPr>
          <w:rFonts w:ascii="Times New Roman" w:eastAsia="Times New Roman" w:hAnsi="Times New Roman" w:cs="Times New Roman"/>
          <w:sz w:val="24"/>
          <w:szCs w:val="24"/>
        </w:rPr>
        <w:t xml:space="preserve"> TGI to an empirical dataset, with our application providing a straightforward test for genetic change, and supporting previous conclusions about the data. An R function to implement the method is now available, as well as utility functions for those wishing to further simulate and analyze their simulations.</w:t>
      </w:r>
    </w:p>
    <w:p w14:paraId="0BDBFFF1" w14:textId="77777777" w:rsidR="00182E94" w:rsidRPr="0013754E" w:rsidRDefault="00182E94" w:rsidP="00901297">
      <w:pPr>
        <w:pStyle w:val="Heading1"/>
        <w:spacing w:after="240" w:line="360" w:lineRule="auto"/>
      </w:pPr>
      <w:r w:rsidRPr="0013754E">
        <w:br w:type="page"/>
      </w:r>
    </w:p>
    <w:p w14:paraId="2D025D6C" w14:textId="29F735E9" w:rsidR="00760250" w:rsidRPr="0013754E" w:rsidRDefault="00760250" w:rsidP="00901297">
      <w:pPr>
        <w:pStyle w:val="Heading1"/>
        <w:spacing w:after="240" w:line="360" w:lineRule="auto"/>
      </w:pPr>
      <w:r w:rsidRPr="0013754E">
        <w:lastRenderedPageBreak/>
        <w:t>INTRODUCTION</w:t>
      </w:r>
    </w:p>
    <w:p w14:paraId="4FA6A778" w14:textId="104EE67C" w:rsidR="00281661"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Global biodiversity </w:t>
      </w:r>
      <w:r w:rsidR="00A22F69" w:rsidRPr="0013754E">
        <w:rPr>
          <w:rFonts w:ascii="Times New Roman" w:eastAsia="Times New Roman" w:hAnsi="Times New Roman" w:cs="Times New Roman"/>
          <w:sz w:val="24"/>
          <w:szCs w:val="24"/>
        </w:rPr>
        <w:t xml:space="preserve">at the </w:t>
      </w:r>
      <w:r w:rsidRPr="0013754E">
        <w:rPr>
          <w:rFonts w:ascii="Times New Roman" w:eastAsia="Times New Roman" w:hAnsi="Times New Roman" w:cs="Times New Roman"/>
          <w:sz w:val="24"/>
          <w:szCs w:val="24"/>
        </w:rPr>
        <w:t>gene, species, population, and ecosystem</w:t>
      </w:r>
      <w:r w:rsidR="00A22F69" w:rsidRPr="0013754E">
        <w:rPr>
          <w:rFonts w:ascii="Times New Roman" w:eastAsia="Times New Roman" w:hAnsi="Times New Roman" w:cs="Times New Roman"/>
          <w:sz w:val="24"/>
          <w:szCs w:val="24"/>
        </w:rPr>
        <w:t xml:space="preserve"> scales</w:t>
      </w:r>
      <w:r w:rsidRPr="0013754E">
        <w:rPr>
          <w:rFonts w:ascii="Times New Roman" w:eastAsia="Times New Roman" w:hAnsi="Times New Roman" w:cs="Times New Roman"/>
          <w:sz w:val="24"/>
          <w:szCs w:val="24"/>
        </w:rPr>
        <w:t xml:space="preserve"> is </w:t>
      </w:r>
      <w:r w:rsidR="0095640F" w:rsidRPr="0013754E">
        <w:rPr>
          <w:rFonts w:ascii="Times New Roman" w:eastAsia="Times New Roman" w:hAnsi="Times New Roman" w:cs="Times New Roman"/>
          <w:sz w:val="24"/>
          <w:szCs w:val="24"/>
        </w:rPr>
        <w:t>being altered</w:t>
      </w:r>
      <w:r w:rsidR="00342978"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at an increasing rate</w:t>
      </w:r>
      <w:r w:rsidR="00A22F69"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with significant consequences for ecosystem functioning and </w:t>
      </w:r>
      <w:r w:rsidR="00A22F69"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long</w:t>
      </w:r>
      <w:r w:rsidR="00A22F69"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term viability of the biosphere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biodiversity","type":"article-journal","volume":"15"},"uris":["http://www.mendeley.com/documents/?uuid=6edcb743-ffdc-43ab-a618-354e9c4d297a"]}],"mendeley":{"formattedCitation":"(Bellard, Bertelsmeier, Leadley, Thuiller, &amp; Courchamp, 2012; Dirzo et al., 2014; Leigh, Hendry, Vázquez‐Domínguez, &amp; Friesen, 2019)","plainTextFormattedCitation":"(Bellard, Bertelsmeier, Leadley, Thuiller, &amp; Courchamp, 2012; Dirzo et al., 2014; Leigh, Hendry, Vázquez‐Domínguez, &amp; Friesen, 2019)","previouslyFormattedCitation":"(Bellard, Bertelsmeier, Leadley, Thuiller, &amp; Courchamp, 2012; Dirzo et al., 2014; Leigh, Hendry, Vázquez‐Domínguez, &amp; Friesen, 2019)"},"properties":{"noteIndex":0},"schema":"https://github.com/citation-style-language/schema/raw/master/csl-citation.json"}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(Bellard, Bertelsmeier, Leadley, Thuiller, &amp; Courchamp, 2012; Dirzo et al., 2014; Leigh, Hendry, Vázquez‐Domínguez, &amp; Friesen, 2019)</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t>
      </w:r>
      <w:r w:rsidR="0095640F" w:rsidRPr="0013754E">
        <w:rPr>
          <w:rFonts w:ascii="Times New Roman" w:eastAsia="Times New Roman" w:hAnsi="Times New Roman" w:cs="Times New Roman"/>
          <w:sz w:val="24"/>
          <w:szCs w:val="24"/>
        </w:rPr>
        <w:t>Given this global change-driven mass extinction and the inherent temporal variation of biological systems, c</w:t>
      </w:r>
      <w:r w:rsidR="00386761" w:rsidRPr="0013754E">
        <w:rPr>
          <w:rFonts w:ascii="Times New Roman" w:eastAsia="Times New Roman" w:hAnsi="Times New Roman" w:cs="Times New Roman"/>
          <w:sz w:val="24"/>
          <w:szCs w:val="24"/>
        </w:rPr>
        <w:t>onservation biologists are</w:t>
      </w:r>
      <w:r w:rsidRPr="0013754E">
        <w:rPr>
          <w:rFonts w:ascii="Times New Roman" w:eastAsia="Times New Roman" w:hAnsi="Times New Roman" w:cs="Times New Roman"/>
          <w:sz w:val="24"/>
          <w:szCs w:val="24"/>
        </w:rPr>
        <w:t xml:space="preserve"> </w:t>
      </w:r>
      <w:r w:rsidR="00386761" w:rsidRPr="0013754E">
        <w:rPr>
          <w:rFonts w:ascii="Times New Roman" w:eastAsia="Times New Roman" w:hAnsi="Times New Roman" w:cs="Times New Roman"/>
          <w:sz w:val="24"/>
          <w:szCs w:val="24"/>
        </w:rPr>
        <w:t xml:space="preserve">increasingly recognizing </w:t>
      </w:r>
      <w:r w:rsidRPr="0013754E">
        <w:rPr>
          <w:rFonts w:ascii="Times New Roman" w:eastAsia="Times New Roman" w:hAnsi="Times New Roman" w:cs="Times New Roman"/>
          <w:sz w:val="24"/>
          <w:szCs w:val="24"/>
        </w:rPr>
        <w:t>that it is no longer sufficient to study spati</w:t>
      </w:r>
      <w:r w:rsidR="00281661" w:rsidRPr="0013754E">
        <w:rPr>
          <w:rFonts w:ascii="Times New Roman" w:eastAsia="Times New Roman" w:hAnsi="Times New Roman" w:cs="Times New Roman"/>
          <w:sz w:val="24"/>
          <w:szCs w:val="24"/>
        </w:rPr>
        <w:t>al patterns in biodiversity</w:t>
      </w:r>
      <w:r w:rsidRPr="0013754E">
        <w:rPr>
          <w:rFonts w:ascii="Times New Roman" w:eastAsia="Times New Roman" w:hAnsi="Times New Roman" w:cs="Times New Roman"/>
          <w:sz w:val="24"/>
          <w:szCs w:val="24"/>
        </w:rPr>
        <w:t xml:space="preserve"> at a single point in time. Instead, trends in biodiversity </w:t>
      </w:r>
      <w:r w:rsidR="00A22F69" w:rsidRPr="0013754E">
        <w:rPr>
          <w:rFonts w:ascii="Times New Roman" w:eastAsia="Times New Roman" w:hAnsi="Times New Roman" w:cs="Times New Roman"/>
          <w:sz w:val="24"/>
          <w:szCs w:val="24"/>
        </w:rPr>
        <w:t xml:space="preserve">must be observed across </w:t>
      </w:r>
      <w:r w:rsidRPr="0013754E">
        <w:rPr>
          <w:rFonts w:ascii="Times New Roman" w:eastAsia="Times New Roman" w:hAnsi="Times New Roman" w:cs="Times New Roman"/>
          <w:sz w:val="24"/>
          <w:szCs w:val="24"/>
        </w:rPr>
        <w:t xml:space="preserve">both space and time </w:t>
      </w:r>
      <w:r w:rsidRPr="0013754E">
        <w:rPr>
          <w:rFonts w:ascii="Times New Roman" w:eastAsia="Times New Roman" w:hAnsi="Times New Roman" w:cs="Times New Roman"/>
          <w:sz w:val="24"/>
          <w:szCs w:val="24"/>
        </w:rPr>
        <w:fldChar w:fldCharType="begin" w:fldLock="1"/>
      </w:r>
      <w:r w:rsidR="00F13DFF" w:rsidRPr="0013754E">
        <w:rPr>
          <w:rFonts w:ascii="Times New Roman" w:eastAsia="Times New Roman" w:hAnsi="Times New Roman" w:cs="Times New Roman"/>
          <w:sz w:val="24"/>
          <w:szCs w:val="24"/>
        </w:rPr>
        <w:instrText>ADDIN CSL_CITATION {"citationItems":[{"id":"ITEM-1","itemData":{"DOI":"10.1111/mec.15315","ISSN":"1365294X","PMID":"31758601","abstract":"Genetic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and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palaeoclimate data, and highlight areas for future methodological development.","author":[{"dropping-particle":"","family":"Fenderson","given":"Lindsey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Ecology","id":"ITEM-1","issue":"2","issued":{"date-parts":[["2019"]]},"page":"218-246","title":"Spatiotemporal landscape genetics: Investigating ecology and evolution through space and time","type":"article-journal","volume":"29"},"uris":["http://www.mendeley.com/documents/?uuid=f91462ee-0e28-4315-b0f6-5807113a3c16"]},{"id":"ITEM-2","itemData":{"DOI":"10.1146/annurev-ecolsys-110316-022659","ISSN":"1543-592X","abstract":"Many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Time","type":"article-journal","volume":"50"},"uris":["http://www.mendeley.com/documents/?uuid=65d3338f-9ffd-4322-93a5-658fce60d3e7"]},{"id":"ITEM-3","itemData":{"DOI":"10.1038/nrg2844","ISSN":"1471-0064","PMID":"20847747","abstract":"We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Genetics","id":"ITEM-3","issue":"10","issued":{"date-parts":[["2010"]]},"page":"697-709","publisher":"Nature Publishing Group","title":"Genomics and the future of conservation genetics.","type":"article-journal","volume":"11"},"uris":["http://www.mendeley.com/documents/?uuid=49bad344-a793-48eb-aa17-035c8a7d7f8c"]}],"mendeley":{"formattedCitation":"(Allendorf, Hohenlohe, &amp; Luikart, 2010; Bradburd &amp; Ralph, 2019; Fenderson, Kovach, &amp; Llamas, 2019)","plainTextFormattedCitation":"(Allendorf, Hohenlohe, &amp; Luikart, 2010; Bradburd &amp; Ralph, 2019; Fenderson, Kovach, &amp; Llamas, 2019)","previouslyFormattedCitation":"(Allendorf, Hohenlohe, &amp; Luikart, 2010; Bradburd &amp; Ralph, 2019; Fenderson, Kovach, &amp; Llamas, 2019)"},"properties":{"noteIndex":0},"schema":"https://github.com/citation-style-language/schema/raw/master/csl-citation.json"}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407A85" w:rsidRPr="0013754E">
        <w:rPr>
          <w:rFonts w:ascii="Times New Roman" w:eastAsia="Times New Roman" w:hAnsi="Times New Roman" w:cs="Times New Roman"/>
          <w:noProof/>
          <w:sz w:val="24"/>
          <w:szCs w:val="24"/>
        </w:rPr>
        <w:t>(Allendorf, Hohenlohe, &amp; Luikart, 2010; Bradburd &amp; Ralph, 2019; Fenderson, Kovach, &amp; Llamas, 2019)</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t>
      </w:r>
      <w:r w:rsidR="0095640F" w:rsidRPr="0013754E">
        <w:rPr>
          <w:rFonts w:ascii="Times New Roman" w:eastAsia="Times New Roman" w:hAnsi="Times New Roman" w:cs="Times New Roman"/>
          <w:sz w:val="24"/>
          <w:szCs w:val="24"/>
        </w:rPr>
        <w:t>Important events in population</w:t>
      </w:r>
      <w:r w:rsidR="002F4CBE" w:rsidRPr="0013754E">
        <w:rPr>
          <w:rFonts w:ascii="Times New Roman" w:eastAsia="Times New Roman" w:hAnsi="Times New Roman" w:cs="Times New Roman"/>
          <w:sz w:val="24"/>
          <w:szCs w:val="24"/>
        </w:rPr>
        <w:t>s</w:t>
      </w:r>
      <w:r w:rsidR="0095640F" w:rsidRPr="0013754E">
        <w:rPr>
          <w:rFonts w:ascii="Times New Roman" w:eastAsia="Times New Roman" w:hAnsi="Times New Roman" w:cs="Times New Roman"/>
          <w:sz w:val="24"/>
          <w:szCs w:val="24"/>
        </w:rPr>
        <w:t xml:space="preserve">’ history can be detected </w:t>
      </w:r>
      <w:r w:rsidR="00CB74D9" w:rsidRPr="0013754E">
        <w:rPr>
          <w:rFonts w:ascii="Times New Roman" w:eastAsia="Times New Roman" w:hAnsi="Times New Roman" w:cs="Times New Roman"/>
          <w:sz w:val="24"/>
          <w:szCs w:val="24"/>
        </w:rPr>
        <w:t>using genetic data</w:t>
      </w:r>
      <w:r w:rsidR="0095640F" w:rsidRPr="0013754E">
        <w:rPr>
          <w:rFonts w:ascii="Times New Roman" w:eastAsia="Times New Roman" w:hAnsi="Times New Roman" w:cs="Times New Roman"/>
          <w:sz w:val="24"/>
          <w:szCs w:val="24"/>
        </w:rPr>
        <w:t>, and novel monitoring techniques are needed to track these events across both space and time.</w:t>
      </w:r>
    </w:p>
    <w:p w14:paraId="30F3D853" w14:textId="346F33BD" w:rsidR="000E71FA" w:rsidRPr="0013754E" w:rsidRDefault="00CB74D9"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S</w:t>
      </w:r>
      <w:r w:rsidR="00760250" w:rsidRPr="0013754E">
        <w:rPr>
          <w:rFonts w:ascii="Times New Roman" w:eastAsia="Times New Roman" w:hAnsi="Times New Roman" w:cs="Times New Roman"/>
          <w:sz w:val="24"/>
          <w:szCs w:val="24"/>
        </w:rPr>
        <w:t>pati</w:t>
      </w:r>
      <w:r w:rsidR="00B06290" w:rsidRPr="0013754E">
        <w:rPr>
          <w:rFonts w:ascii="Times New Roman" w:eastAsia="Times New Roman" w:hAnsi="Times New Roman" w:cs="Times New Roman"/>
          <w:sz w:val="24"/>
          <w:szCs w:val="24"/>
        </w:rPr>
        <w:t>o</w:t>
      </w:r>
      <w:r w:rsidR="00760250" w:rsidRPr="0013754E">
        <w:rPr>
          <w:rFonts w:ascii="Times New Roman" w:eastAsia="Times New Roman" w:hAnsi="Times New Roman" w:cs="Times New Roman"/>
          <w:sz w:val="24"/>
          <w:szCs w:val="24"/>
        </w:rPr>
        <w:t xml:space="preserve">temporal variation in genetic diversity can </w:t>
      </w:r>
      <w:r w:rsidR="00B06290" w:rsidRPr="0013754E">
        <w:rPr>
          <w:rFonts w:ascii="Times New Roman" w:eastAsia="Times New Roman" w:hAnsi="Times New Roman" w:cs="Times New Roman"/>
          <w:sz w:val="24"/>
          <w:szCs w:val="24"/>
        </w:rPr>
        <w:t>provide important insights into</w:t>
      </w:r>
      <w:r w:rsidR="00760250" w:rsidRPr="0013754E">
        <w:rPr>
          <w:rFonts w:ascii="Times New Roman" w:hAnsi="Times New Roman" w:cs="Times New Roman"/>
          <w:sz w:val="24"/>
          <w:szCs w:val="24"/>
        </w:rPr>
        <w:t xml:space="preserve"> </w:t>
      </w:r>
      <w:r w:rsidR="00DB7399" w:rsidRPr="0013754E">
        <w:rPr>
          <w:rFonts w:ascii="Times New Roman" w:hAnsi="Times New Roman" w:cs="Times New Roman"/>
          <w:sz w:val="24"/>
          <w:szCs w:val="24"/>
        </w:rPr>
        <w:t xml:space="preserve">the connectivity and demographic history of different </w:t>
      </w:r>
      <w:r w:rsidR="00760250" w:rsidRPr="0013754E">
        <w:rPr>
          <w:rFonts w:ascii="Times New Roman" w:hAnsi="Times New Roman" w:cs="Times New Roman"/>
          <w:sz w:val="24"/>
          <w:szCs w:val="24"/>
        </w:rPr>
        <w:t>population</w:t>
      </w:r>
      <w:r w:rsidR="00DB7399" w:rsidRPr="0013754E">
        <w:rPr>
          <w:rFonts w:ascii="Times New Roman" w:hAnsi="Times New Roman" w:cs="Times New Roman"/>
          <w:sz w:val="24"/>
          <w:szCs w:val="24"/>
        </w:rPr>
        <w:t>s</w:t>
      </w:r>
      <w:r w:rsidR="00CA5670" w:rsidRPr="0013754E">
        <w:rPr>
          <w:rFonts w:ascii="Times New Roman" w:hAnsi="Times New Roman" w:cs="Times New Roman"/>
          <w:sz w:val="24"/>
          <w:szCs w:val="24"/>
        </w:rPr>
        <w:t xml:space="preserve"> </w:t>
      </w:r>
      <w:r w:rsidR="00CA5670" w:rsidRPr="0013754E">
        <w:rPr>
          <w:rFonts w:ascii="Times New Roman" w:hAnsi="Times New Roman" w:cs="Times New Roman"/>
          <w:sz w:val="24"/>
          <w:szCs w:val="24"/>
        </w:rPr>
        <w:fldChar w:fldCharType="begin" w:fldLock="1"/>
      </w:r>
      <w:r w:rsidR="00F13DFF" w:rsidRPr="0013754E">
        <w:rPr>
          <w:rFonts w:ascii="Times New Roman" w:hAnsi="Times New Roman" w:cs="Times New Roman"/>
          <w:sz w:val="24"/>
          <w:szCs w:val="24"/>
        </w:rPr>
        <w:instrText>ADDIN CSL_CITATION {"citationItems":[{"id":"ITEM-1","itemData":{"DOI":"10.1111/eva.12617","ISSN":"17524571","abstract":"©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A.","non-dropping-particle":"","parse-names":false,"suffix":""},{"dropping-particle":"","family":"Fortin","given":"Marie-Josée","non-dropping-particle":"","parse-names":false,"suffix":""},{"dropping-particle":"","family":"Scribner","given":"Kim T.","non-dropping-particle":"","parse-names":false,"suffix":""}],"container-title":"Evolutionary Applications","id":"ITEM-1","issue":"8","issued":{"date-parts":[["2018"]]},"page":"1219-1230","title":"Beyond the snapshot: Landscape genetic analysis of time series data reveal responses of American black bears to landscape change","type":"article-journal","volume":"11"},"uris":["http://www.mendeley.com/documents/?uuid=b334cca4-d631-4a5f-9c00-24ad276874bb"]},{"id":"ITEM-2","itemData":{"DOI":"10.1007/s10592-017-0948-4","ISBN":"0123456789","ISSN":"15729737","abstract":"Reintroductions—captive-born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Genetics","id":"ITEM-2","issue":"5","issued":{"date-parts":[["2017"]]},"page":"995-1009","publisher":"Springer Netherlands","title":"Temporal genetic dynamics of reintroduced and translocated populations of the endangered golden lion tamarin (Leontopithecus rosalia)","type":"article-journal","volume":"18"},"uris":["http://www.mendeley.com/documents/?uuid=fbe1fad2-692c-4c36-84d9-9955d0226603"]}],"mendeley":{"formattedCitation":"(Draheim, Moore, Fortin, &amp; Scribner, 2018; Moraes et al., 2017)","plainTextFormattedCitation":"(Draheim, Moore, Fortin, &amp; Scribner, 2018; Moraes et al., 2017)","previouslyFormattedCitation":"(Draheim, Moore, Fortin, &amp; Scribner, 2018; Moraes et al., 2017)"},"properties":{"noteIndex":0},"schema":"https://github.com/citation-style-language/schema/raw/master/csl-citation.json"}</w:instrText>
      </w:r>
      <w:r w:rsidR="00CA5670" w:rsidRPr="0013754E">
        <w:rPr>
          <w:rFonts w:ascii="Times New Roman" w:hAnsi="Times New Roman" w:cs="Times New Roman"/>
          <w:sz w:val="24"/>
          <w:szCs w:val="24"/>
        </w:rPr>
        <w:fldChar w:fldCharType="separate"/>
      </w:r>
      <w:r w:rsidR="00CA5670" w:rsidRPr="0013754E">
        <w:rPr>
          <w:rFonts w:ascii="Times New Roman" w:hAnsi="Times New Roman" w:cs="Times New Roman"/>
          <w:noProof/>
          <w:sz w:val="24"/>
          <w:szCs w:val="24"/>
        </w:rPr>
        <w:t>(Draheim, Moore, Fortin, &amp; Scribner, 2018; Moraes et al., 2017)</w:t>
      </w:r>
      <w:r w:rsidR="00CA5670" w:rsidRPr="0013754E">
        <w:rPr>
          <w:rFonts w:ascii="Times New Roman" w:hAnsi="Times New Roman" w:cs="Times New Roman"/>
          <w:sz w:val="24"/>
          <w:szCs w:val="24"/>
        </w:rPr>
        <w:fldChar w:fldCharType="end"/>
      </w:r>
      <w:r w:rsidR="00DB7399" w:rsidRPr="0013754E">
        <w:rPr>
          <w:rFonts w:ascii="Times New Roman" w:hAnsi="Times New Roman" w:cs="Times New Roman"/>
          <w:sz w:val="24"/>
          <w:szCs w:val="24"/>
        </w:rPr>
        <w:t>.</w:t>
      </w:r>
      <w:r w:rsidR="00DB7399"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Indeed, population genetics has proven essential </w:t>
      </w:r>
      <w:r w:rsidR="00A22F69" w:rsidRPr="0013754E">
        <w:rPr>
          <w:rFonts w:ascii="Times New Roman" w:eastAsia="Times New Roman" w:hAnsi="Times New Roman" w:cs="Times New Roman"/>
          <w:sz w:val="24"/>
          <w:szCs w:val="24"/>
        </w:rPr>
        <w:t xml:space="preserve">for translating </w:t>
      </w:r>
      <w:r w:rsidR="00760250" w:rsidRPr="0013754E">
        <w:rPr>
          <w:rFonts w:ascii="Times New Roman" w:eastAsia="Times New Roman" w:hAnsi="Times New Roman" w:cs="Times New Roman"/>
          <w:sz w:val="24"/>
          <w:szCs w:val="24"/>
        </w:rPr>
        <w:t xml:space="preserve">observed genetic variation into meaningful inferences that </w:t>
      </w:r>
      <w:r w:rsidR="00DB7399" w:rsidRPr="0013754E">
        <w:rPr>
          <w:rFonts w:ascii="Times New Roman" w:eastAsia="Times New Roman" w:hAnsi="Times New Roman" w:cs="Times New Roman"/>
          <w:sz w:val="24"/>
          <w:szCs w:val="24"/>
        </w:rPr>
        <w:t>can inform</w:t>
      </w:r>
      <w:r w:rsidR="00760250" w:rsidRPr="0013754E">
        <w:rPr>
          <w:rFonts w:ascii="Times New Roman" w:eastAsia="Times New Roman" w:hAnsi="Times New Roman" w:cs="Times New Roman"/>
          <w:sz w:val="24"/>
          <w:szCs w:val="24"/>
        </w:rPr>
        <w:t xml:space="preserve"> conservation efforts </w:t>
      </w:r>
      <w:r w:rsidR="000E71FA" w:rsidRPr="0013754E">
        <w:rPr>
          <w:rFonts w:ascii="Times New Roman" w:eastAsia="Times New Roman" w:hAnsi="Times New Roman" w:cs="Times New Roman"/>
          <w:sz w:val="24"/>
          <w:szCs w:val="24"/>
        </w:rPr>
        <w:fldChar w:fldCharType="begin" w:fldLock="1"/>
      </w:r>
      <w:r w:rsidR="00F13DFF" w:rsidRPr="0013754E">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et al., 2010; Harrisson, Pavlova, Telonis-Scott, &amp; Sunnucks, 2014; Segelbacher et al., 2010)","plainTextFormattedCitation":"(Allendorf et al., 2010; Harrisson, Pavlova, Telonis-Scott, &amp; Sunnucks, 2014; Segelbacher et al., 2010)","previouslyFormattedCitation":"(Allendorf et al., 2010; Harrisson, Pavlova, Telonis-Scott, &amp; Sunnucks, 2014; Segelbacher et al., 2010)"},"properties":{"noteIndex":0},"schema":"https://github.com/citation-style-language/schema/raw/master/csl-citation.json"}</w:instrText>
      </w:r>
      <w:r w:rsidR="000E71FA" w:rsidRPr="0013754E">
        <w:rPr>
          <w:rFonts w:ascii="Times New Roman" w:eastAsia="Times New Roman" w:hAnsi="Times New Roman" w:cs="Times New Roman"/>
          <w:sz w:val="24"/>
          <w:szCs w:val="24"/>
        </w:rPr>
        <w:fldChar w:fldCharType="separate"/>
      </w:r>
      <w:r w:rsidR="00407A85" w:rsidRPr="0013754E">
        <w:rPr>
          <w:rFonts w:ascii="Times New Roman" w:eastAsia="Times New Roman" w:hAnsi="Times New Roman" w:cs="Times New Roman"/>
          <w:noProof/>
          <w:sz w:val="24"/>
          <w:szCs w:val="24"/>
        </w:rPr>
        <w:t>(Allendorf et al., 2010; Harrisson, Pavlova, Telonis-Scott, &amp; Sunnucks, 2014; Segelbacher et al., 2010)</w:t>
      </w:r>
      <w:r w:rsidR="000E71FA" w:rsidRPr="0013754E">
        <w:rPr>
          <w:rFonts w:ascii="Times New Roman" w:eastAsia="Times New Roman" w:hAnsi="Times New Roman" w:cs="Times New Roman"/>
          <w:sz w:val="24"/>
          <w:szCs w:val="24"/>
        </w:rPr>
        <w:fldChar w:fldCharType="end"/>
      </w:r>
      <w:r w:rsidR="000E71FA" w:rsidRPr="0013754E">
        <w:rPr>
          <w:rFonts w:ascii="Times New Roman" w:eastAsia="Times New Roman" w:hAnsi="Times New Roman" w:cs="Times New Roman"/>
          <w:sz w:val="24"/>
          <w:szCs w:val="24"/>
        </w:rPr>
        <w:t xml:space="preserve">, and the causes and consequences of </w:t>
      </w:r>
      <w:r w:rsidR="00760250" w:rsidRPr="0013754E">
        <w:rPr>
          <w:rFonts w:ascii="Times New Roman" w:eastAsia="Times New Roman" w:hAnsi="Times New Roman" w:cs="Times New Roman"/>
          <w:sz w:val="24"/>
          <w:szCs w:val="24"/>
        </w:rPr>
        <w:t xml:space="preserve">temporal variation in genetic diversity are at the crux of many conservation and public health issues </w:t>
      </w:r>
      <w:r w:rsidR="00760250" w:rsidRPr="0013754E">
        <w:rPr>
          <w:rFonts w:ascii="Times New Roman" w:eastAsia="Times New Roman" w:hAnsi="Times New Roman" w:cs="Times New Roman"/>
          <w:sz w:val="24"/>
          <w:szCs w:val="24"/>
        </w:rPr>
        <w:fldChar w:fldCharType="begin" w:fldLock="1"/>
      </w:r>
      <w:r w:rsidR="00B25806" w:rsidRPr="0013754E">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w:instrText>
      </w:r>
      <w:r w:rsidR="00B25806" w:rsidRPr="002655D7">
        <w:rPr>
          <w:rFonts w:ascii="Times New Roman" w:eastAsia="Times New Roman" w:hAnsi="Times New Roman" w:cs="Times New Roman"/>
          <w:sz w:val="24"/>
          <w:szCs w:val="24"/>
          <w:lang w:val="fr-FR"/>
        </w:rPr>
        <w:instrText>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landscape","type":"article-journal","volume":"435"},"uris":["http://www.mendeley.com/documents/?uuid=9bd1dcb3-564c-4adf-8ceb-377304856ad0"]}],"mendeley":{"formattedCitation":"(Díez-del-Molino, Sánchez-Barreiro, Barnes, Gilbert, &amp; Dalén, 2018; Lauterjung et al., 2019; Moraes et al., 2017)","plainTextFormattedCitation":"(Díez-del-Molino, Sánchez-Barreiro, Barnes, Gilbert, &amp; Dalén, 2018; Lauterjung et al., 2019; Moraes et al., 2017)","previouslyFormattedCitation":"(Díez-del-Molino, Sánchez-Barreiro, Barnes, Gilbert, &amp; Dalén, 2018; Lauterjung et al., 2019; Moraes et al., 2017)"},"properties":{"noteIndex":0},"schema":"https://github.com/citation-style-language/schema/raw/master/csl-citation.json"}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CA5670" w:rsidRPr="0013754E">
        <w:rPr>
          <w:rFonts w:ascii="Times New Roman" w:eastAsia="Times New Roman" w:hAnsi="Times New Roman" w:cs="Times New Roman"/>
          <w:noProof/>
          <w:sz w:val="24"/>
          <w:szCs w:val="24"/>
          <w:lang w:val="fr-CA"/>
        </w:rPr>
        <w:t>(Díez-del-Molino, Sánchez-Barreiro, Barnes, Gilbert, &amp; Dalén, 2018; Lauterjung et al., 2019; Moraes et al., 2017)</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lang w:val="fr-CA"/>
        </w:rPr>
        <w:t xml:space="preserve">. </w:t>
      </w:r>
      <w:r w:rsidR="00760250" w:rsidRPr="0013754E">
        <w:rPr>
          <w:rFonts w:ascii="Times New Roman" w:eastAsia="Times New Roman" w:hAnsi="Times New Roman" w:cs="Times New Roman"/>
          <w:sz w:val="24"/>
          <w:szCs w:val="24"/>
        </w:rPr>
        <w:t xml:space="preserve">Researchers commonly </w:t>
      </w:r>
      <w:r w:rsidR="00386761" w:rsidRPr="0013754E">
        <w:rPr>
          <w:rFonts w:ascii="Times New Roman" w:eastAsia="Times New Roman" w:hAnsi="Times New Roman" w:cs="Times New Roman"/>
          <w:sz w:val="24"/>
          <w:szCs w:val="24"/>
        </w:rPr>
        <w:t xml:space="preserve">explore </w:t>
      </w:r>
      <w:r w:rsidR="00760250" w:rsidRPr="0013754E">
        <w:rPr>
          <w:rFonts w:ascii="Times New Roman" w:eastAsia="Times New Roman" w:hAnsi="Times New Roman" w:cs="Times New Roman"/>
          <w:sz w:val="24"/>
          <w:szCs w:val="24"/>
        </w:rPr>
        <w:t xml:space="preserve">patterns in spatiotemporal population genetic data </w:t>
      </w:r>
      <w:r w:rsidR="00760250"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?","type":"article-journal","volume":"28"},"uris":["http://www.mendeley.com/documents/?uuid=06ebdefa-cee6-4920-8a7d-6c048017100c"]}],"mendeley":{"formattedCitation":"(Banks et al., 2013)","plainTextFormattedCitation":"(Banks et al., 2013)","previouslyFormattedCitation":"(Banks et al., 2013)"},"properties":{"noteIndex":0},"schema":"https://github.com/citation-style-language/schema/raw/master/csl-citation.json"}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(Banks et al., 2013)</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to quantify isolation-by-distance </w:t>
      </w:r>
      <w:r w:rsidR="00760250" w:rsidRPr="0013754E">
        <w:rPr>
          <w:rFonts w:ascii="Times New Roman" w:eastAsia="Times New Roman" w:hAnsi="Times New Roman" w:cs="Times New Roman"/>
          <w:sz w:val="24"/>
          <w:szCs w:val="24"/>
        </w:rPr>
        <w:fldChar w:fldCharType="begin" w:fldLock="1"/>
      </w:r>
      <w:r w:rsidR="00F13DFF" w:rsidRPr="0013754E">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Distance","type":"article-journal","volume":"145"},"uris":["http://www.mendeley.com/documents/?uuid=af62674a-6f80-4eca-9876-4c10d2af480e"]}],"mendeley":{"formattedCitation":"(Rousset, 1997; Wright, 1943)","plainTextFormattedCitation":"(Rousset, 1997; Wright, 1943)","previouslyFormattedCitation":"(Rousset, 1997; Wright, 1943)"},"properties":{"noteIndex":0},"schema":"https://github.com/citation-style-language/schema/raw/master/csl-citation.json"}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(Rousset, 1997; Wright, 1943)</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time since population bottlenecks </w:t>
      </w:r>
      <w:r w:rsidR="00760250"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(Gattepaille, Jakobsson, &amp; Blum, 2013; Maruyama &amp; Fuerstt, 1985)</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rates of migration between isolated populations </w:t>
      </w:r>
      <w:r w:rsidR="00760250"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(Bezemer, Krauss, Roberts, &amp; Hopper, 2019; Buschbom, Yanbaev, &amp; Degen, 2011)</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and </w:t>
      </w:r>
      <w:r w:rsidR="004C3D58" w:rsidRPr="0013754E">
        <w:rPr>
          <w:rFonts w:ascii="Times New Roman" w:eastAsia="Times New Roman" w:hAnsi="Times New Roman" w:cs="Times New Roman"/>
          <w:sz w:val="24"/>
          <w:szCs w:val="24"/>
        </w:rPr>
        <w:t xml:space="preserve">the </w:t>
      </w:r>
      <w:r w:rsidR="00760250" w:rsidRPr="0013754E">
        <w:rPr>
          <w:rFonts w:ascii="Times New Roman" w:eastAsia="Times New Roman" w:hAnsi="Times New Roman" w:cs="Times New Roman"/>
          <w:sz w:val="24"/>
          <w:szCs w:val="24"/>
        </w:rPr>
        <w:t xml:space="preserve">timing and extent of outbreak expansions </w:t>
      </w:r>
      <w:r w:rsidR="00760250" w:rsidRPr="0013754E">
        <w:rPr>
          <w:rFonts w:ascii="Times New Roman" w:eastAsia="Times New Roman" w:hAnsi="Times New Roman" w:cs="Times New Roman"/>
          <w:sz w:val="24"/>
          <w:szCs w:val="24"/>
        </w:rPr>
        <w:fldChar w:fldCharType="begin" w:fldLock="1"/>
      </w:r>
      <w:r w:rsidR="00F13DFF" w:rsidRPr="0013754E">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region and substantially changing landscapes. However, landscape features that enhance or limit dispersal during the geographic expansion associated with the outbreak are poorly understood. One of the obstacles in evaluating the effects of landscape features on dispersal is the parameterization of resistance surfaces, which are often constructed based on biased expert opinion or by making assumptions in the calculation of ecological distances. In this study, we assessed the impact of four environmental variables on MPB genetic connectivity across western Canada. We optimized resistance surfaces using genetic algorithms and models of maximum likelihood population effects, based on pairwise genetic distances and ecological distances calculated using random-walk commute-time distances. Unlike other methods for the development of resistance surfaces, this approach does not make a priori assumptions about the direction or shape of the relationships between environmental features and their cost to movement. We found highest support for a composite resistance surface including elevation and climate. These results further the understanding of MPB movement during an outbreak. Additionally, we demonstrated how to use our results for management purposes.","author":[{"dropping-particle":"","family":"Wittische","given":"Julian","non-dropping-particle":"","parse-names":false,"suffix":""},{"dropping-particle":"","family":"Janes","given":"Jasmine K.","non-dropping-particle":"","parse-names":false,"suffix":""},{"dropping-particle":"","family":"James","given":"Patrick M.A.","non-dropping-particle":"","parse-names":false,"suffix":""}],"container-title":"Canadian Journal of Forest Research","id":"ITEM-1","issue":"11","issued":{"date-parts":[["2019"]]},"page":"1339-1348","title":"Modelling landscape genetic connectivity of the mountain pine beetle in western Canada","type":"article-journal","volume":"49"},"uris":["http://www.mendeley.com/documents/?uuid=1b3af457-7489-47ac-9782-0c20d8be0351"]},{"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Janes, &amp; James, 2019)","plainTextFormattedCitation":"(Larroque et al., 2019; Wittische, Janes, &amp; James, 2019)","previouslyFormattedCitation":"(Larroque et al., 2019; Wittische, Janes, &amp; James, 2019)"},"properties":{"noteIndex":0},"schema":"https://github.com/citation-style-language/schema/raw/master/csl-citation.json"}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(Larroque et al., 2019; Wittische, Janes, &amp; James, 2019)</w:t>
      </w:r>
      <w:r w:rsidR="00760250" w:rsidRPr="0013754E">
        <w:rPr>
          <w:rFonts w:ascii="Times New Roman" w:eastAsia="Times New Roman" w:hAnsi="Times New Roman" w:cs="Times New Roman"/>
          <w:sz w:val="24"/>
          <w:szCs w:val="24"/>
        </w:rPr>
        <w:fldChar w:fldCharType="end"/>
      </w:r>
      <w:r w:rsidR="00AF3FEB" w:rsidRPr="0013754E">
        <w:rPr>
          <w:rFonts w:ascii="Times New Roman" w:eastAsia="Times New Roman" w:hAnsi="Times New Roman" w:cs="Times New Roman"/>
          <w:sz w:val="24"/>
          <w:szCs w:val="24"/>
        </w:rPr>
        <w:t>.</w:t>
      </w:r>
    </w:p>
    <w:p w14:paraId="3BE91AE9" w14:textId="5726B929" w:rsidR="00760250" w:rsidRPr="0013754E" w:rsidRDefault="000E71FA"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However, new </w:t>
      </w:r>
      <w:r w:rsidR="00760250" w:rsidRPr="0013754E">
        <w:rPr>
          <w:rFonts w:ascii="Times New Roman" w:eastAsia="Times New Roman" w:hAnsi="Times New Roman" w:cs="Times New Roman"/>
          <w:sz w:val="24"/>
          <w:szCs w:val="24"/>
        </w:rPr>
        <w:t>approaches</w:t>
      </w:r>
      <w:r w:rsidR="00420A57" w:rsidRPr="0013754E">
        <w:rPr>
          <w:rFonts w:ascii="Times New Roman" w:eastAsia="Times New Roman" w:hAnsi="Times New Roman" w:cs="Times New Roman"/>
          <w:sz w:val="24"/>
          <w:szCs w:val="24"/>
        </w:rPr>
        <w:t xml:space="preserve"> are needed</w:t>
      </w:r>
      <w:r w:rsidR="00760250" w:rsidRPr="0013754E">
        <w:rPr>
          <w:rFonts w:ascii="Times New Roman" w:eastAsia="Times New Roman" w:hAnsi="Times New Roman" w:cs="Times New Roman"/>
          <w:sz w:val="24"/>
          <w:szCs w:val="24"/>
        </w:rPr>
        <w:t xml:space="preserve"> </w:t>
      </w:r>
      <w:r w:rsidR="00420A57" w:rsidRPr="0013754E">
        <w:rPr>
          <w:rFonts w:ascii="Times New Roman" w:eastAsia="Times New Roman" w:hAnsi="Times New Roman" w:cs="Times New Roman"/>
          <w:sz w:val="24"/>
          <w:szCs w:val="24"/>
        </w:rPr>
        <w:t>to</w:t>
      </w:r>
      <w:r w:rsidR="00760250" w:rsidRPr="0013754E">
        <w:rPr>
          <w:rFonts w:ascii="Times New Roman" w:eastAsia="Times New Roman" w:hAnsi="Times New Roman" w:cs="Times New Roman"/>
          <w:sz w:val="24"/>
          <w:szCs w:val="24"/>
        </w:rPr>
        <w:t xml:space="preserve"> detect</w:t>
      </w:r>
      <w:r w:rsidR="00120F86" w:rsidRPr="0013754E">
        <w:rPr>
          <w:rFonts w:ascii="Times New Roman" w:eastAsia="Times New Roman" w:hAnsi="Times New Roman" w:cs="Times New Roman"/>
          <w:sz w:val="24"/>
          <w:szCs w:val="24"/>
        </w:rPr>
        <w:t xml:space="preserve"> atypical</w:t>
      </w:r>
      <w:r w:rsidR="00760250"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temporal variation in genetic diversity</w:t>
      </w:r>
      <w:r w:rsidR="00420A57" w:rsidRPr="0013754E">
        <w:rPr>
          <w:rFonts w:ascii="Times New Roman" w:eastAsia="Times New Roman" w:hAnsi="Times New Roman" w:cs="Times New Roman"/>
          <w:sz w:val="24"/>
          <w:szCs w:val="24"/>
        </w:rPr>
        <w:t xml:space="preserve">. </w:t>
      </w:r>
      <w:r w:rsidR="006427C8" w:rsidRPr="0013754E">
        <w:rPr>
          <w:rFonts w:ascii="Times New Roman" w:eastAsia="Times New Roman" w:hAnsi="Times New Roman" w:cs="Times New Roman"/>
          <w:sz w:val="24"/>
          <w:szCs w:val="24"/>
        </w:rPr>
        <w:t>Detecting such unusual temporal changes</w:t>
      </w:r>
      <w:r w:rsidR="00760250" w:rsidRPr="0013754E">
        <w:rPr>
          <w:rFonts w:ascii="Times New Roman" w:eastAsia="Times New Roman" w:hAnsi="Times New Roman" w:cs="Times New Roman"/>
          <w:sz w:val="24"/>
          <w:szCs w:val="24"/>
        </w:rPr>
        <w:t xml:space="preserve"> </w:t>
      </w:r>
      <w:r w:rsidR="006427C8" w:rsidRPr="0013754E">
        <w:rPr>
          <w:rFonts w:ascii="Times New Roman" w:eastAsia="Times New Roman" w:hAnsi="Times New Roman" w:cs="Times New Roman"/>
          <w:sz w:val="24"/>
          <w:szCs w:val="24"/>
        </w:rPr>
        <w:t>represents a first step</w:t>
      </w:r>
      <w:r w:rsidR="00CB74D9" w:rsidRPr="0013754E">
        <w:rPr>
          <w:rFonts w:ascii="Times New Roman" w:eastAsia="Times New Roman" w:hAnsi="Times New Roman" w:cs="Times New Roman"/>
          <w:sz w:val="24"/>
          <w:szCs w:val="24"/>
        </w:rPr>
        <w:t xml:space="preserve"> </w:t>
      </w:r>
      <w:r w:rsidR="006427C8" w:rsidRPr="0013754E">
        <w:rPr>
          <w:rFonts w:ascii="Times New Roman" w:eastAsia="Times New Roman" w:hAnsi="Times New Roman" w:cs="Times New Roman"/>
          <w:sz w:val="24"/>
          <w:szCs w:val="24"/>
        </w:rPr>
        <w:t>in elucidating</w:t>
      </w:r>
      <w:r w:rsidR="00760250" w:rsidRPr="0013754E">
        <w:rPr>
          <w:rFonts w:ascii="Times New Roman" w:eastAsia="Times New Roman" w:hAnsi="Times New Roman" w:cs="Times New Roman"/>
          <w:sz w:val="24"/>
          <w:szCs w:val="24"/>
        </w:rPr>
        <w:t xml:space="preserve"> the processes that</w:t>
      </w:r>
      <w:r w:rsidR="00930E75" w:rsidRPr="0013754E">
        <w:rPr>
          <w:rFonts w:ascii="Times New Roman" w:eastAsia="Times New Roman" w:hAnsi="Times New Roman" w:cs="Times New Roman"/>
          <w:sz w:val="24"/>
          <w:szCs w:val="24"/>
        </w:rPr>
        <w:t xml:space="preserve"> govern demographically dynamic systems such as those found during </w:t>
      </w:r>
      <w:r w:rsidR="00CB74D9" w:rsidRPr="0013754E">
        <w:rPr>
          <w:rFonts w:ascii="Times New Roman" w:eastAsia="Times New Roman" w:hAnsi="Times New Roman" w:cs="Times New Roman"/>
          <w:sz w:val="24"/>
          <w:szCs w:val="24"/>
        </w:rPr>
        <w:t xml:space="preserve">population </w:t>
      </w:r>
      <w:r w:rsidR="00760250" w:rsidRPr="0013754E">
        <w:rPr>
          <w:rFonts w:ascii="Times New Roman" w:eastAsia="Times New Roman" w:hAnsi="Times New Roman" w:cs="Times New Roman"/>
          <w:sz w:val="24"/>
          <w:szCs w:val="24"/>
        </w:rPr>
        <w:t>outbreaks</w:t>
      </w:r>
      <w:r w:rsidR="002B7403" w:rsidRPr="0013754E">
        <w:rPr>
          <w:rFonts w:ascii="Times New Roman" w:eastAsia="Times New Roman" w:hAnsi="Times New Roman" w:cs="Times New Roman"/>
          <w:sz w:val="24"/>
          <w:szCs w:val="24"/>
        </w:rPr>
        <w:t xml:space="preserve"> </w:t>
      </w:r>
      <w:r w:rsidR="002B7403" w:rsidRPr="0013754E">
        <w:rPr>
          <w:rFonts w:ascii="Times New Roman" w:eastAsia="Times New Roman" w:hAnsi="Times New Roman" w:cs="Times New Roman"/>
          <w:sz w:val="24"/>
          <w:szCs w:val="24"/>
        </w:rPr>
        <w:lastRenderedPageBreak/>
        <w:fldChar w:fldCharType="begin" w:fldLock="1"/>
      </w:r>
      <w:r w:rsidR="00CA5670" w:rsidRPr="0013754E">
        <w:rPr>
          <w:rFonts w:ascii="Times New Roman" w:eastAsia="Times New Roman" w:hAnsi="Times New Roman" w:cs="Times New Roman"/>
          <w:sz w:val="24"/>
          <w:szCs w:val="24"/>
        </w:rPr>
        <w:instrText>ADDIN CSL_CITATION {"citationItems":[{"id":"ITEM-1","itemData":{"DOI":"10.1371/journal.pntd.0005546","ISBN":"1111111111","ISSN":"19352735","PMID":"28410388","abstract":"Background: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Diseases","id":"ITEM-1","issue":"4","issued":{"date-parts":[["2017"]]},"page":"1-27","title":"Tiger on the prowl: Invasion history and spatio-temporal genetic structure of the Asian tiger mosquito Aedes albopictus (Skuse 1894) in the Indo-Pacific","type":"article-journal","volume":"11"},"uris":["http://www.mendeley.com/documents/?uuid=30ae3e6e-b311-46e0-9cf0-222efe4de308"]},{"id":"ITEM-2","itemData":{"DOI":"10.1038/s41579-020-0335-x","ISSN":"17401534","PMID":"32099078","abstract":"Discovering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Microbiology","id":"ITEM-2","issue":"6","issued":{"date-parts":[["2020"]]},"page":"332-343","publisher":"Springer US","title":"Chytrid fungi and global amphibian declines","type":"article-journal","volume":"18"},"uris":["http://www.mendeley.com/documents/?uuid=14c65ebc-3ee1-48bb-91a6-5332a0632fb2"]}],"mendeley":{"formattedCitation":"(Fisher &amp; Garner, 2020; Maynard et al., 2017)","plainTextFormattedCitation":"(Fisher &amp; Garner, 2020; Maynard et al., 2017)","previouslyFormattedCitation":"(Fisher &amp; Garner, 2020; Maynard et al., 2017)"},"properties":{"noteIndex":0},"schema":"https://github.com/citation-style-language/schema/raw/master/csl-citation.json"}</w:instrText>
      </w:r>
      <w:r w:rsidR="002B7403" w:rsidRPr="0013754E">
        <w:rPr>
          <w:rFonts w:ascii="Times New Roman" w:eastAsia="Times New Roman" w:hAnsi="Times New Roman" w:cs="Times New Roman"/>
          <w:sz w:val="24"/>
          <w:szCs w:val="24"/>
        </w:rPr>
        <w:fldChar w:fldCharType="separate"/>
      </w:r>
      <w:r w:rsidR="00420A57" w:rsidRPr="0013754E">
        <w:rPr>
          <w:rFonts w:ascii="Times New Roman" w:eastAsia="Times New Roman" w:hAnsi="Times New Roman" w:cs="Times New Roman"/>
          <w:noProof/>
          <w:sz w:val="24"/>
          <w:szCs w:val="24"/>
        </w:rPr>
        <w:t>(Fisher &amp; Garner, 2020; Maynard et al., 2017)</w:t>
      </w:r>
      <w:r w:rsidR="002B7403" w:rsidRPr="0013754E">
        <w:rPr>
          <w:rFonts w:ascii="Times New Roman" w:eastAsia="Times New Roman" w:hAnsi="Times New Roman" w:cs="Times New Roman"/>
          <w:sz w:val="24"/>
          <w:szCs w:val="24"/>
        </w:rPr>
        <w:fldChar w:fldCharType="end"/>
      </w:r>
      <w:r w:rsidR="00CB74D9" w:rsidRPr="0013754E">
        <w:rPr>
          <w:rFonts w:ascii="Times New Roman" w:eastAsia="Times New Roman" w:hAnsi="Times New Roman" w:cs="Times New Roman"/>
          <w:sz w:val="24"/>
          <w:szCs w:val="24"/>
        </w:rPr>
        <w:t xml:space="preserve"> </w:t>
      </w:r>
      <w:r w:rsidR="00407A85"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major weather events</w:t>
      </w:r>
      <w:r w:rsidR="002B7403" w:rsidRPr="0013754E">
        <w:rPr>
          <w:rFonts w:ascii="Times New Roman" w:eastAsia="Times New Roman" w:hAnsi="Times New Roman" w:cs="Times New Roman"/>
          <w:sz w:val="24"/>
          <w:szCs w:val="24"/>
        </w:rPr>
        <w:t xml:space="preserve"> </w:t>
      </w:r>
      <w:r w:rsidR="002B7403" w:rsidRPr="0013754E">
        <w:rPr>
          <w:rFonts w:ascii="Times New Roman" w:eastAsia="Times New Roman" w:hAnsi="Times New Roman" w:cs="Times New Roman"/>
          <w:sz w:val="24"/>
          <w:szCs w:val="24"/>
        </w:rPr>
        <w:fldChar w:fldCharType="begin" w:fldLock="1"/>
      </w:r>
      <w:r w:rsidR="002B7403" w:rsidRPr="0013754E">
        <w:rPr>
          <w:rFonts w:ascii="Times New Roman" w:eastAsia="Times New Roman" w:hAnsi="Times New Roman" w:cs="Times New Roman"/>
          <w:sz w:val="24"/>
          <w:szCs w:val="24"/>
        </w:rPr>
        <w:instrText>ADDIN CSL_CITATION {"citationItems":[{"id":"ITEM-1","itemData":{"DOI":"10.1111/ele.12918","ISSN":"14610248","abstract":"The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Letters","id":"ITEM-1","issue":"4","issued":{"date-parts":[["2018"]]},"page":"525-535","title":"Extreme streams: species persistence and genomic change in montane insect populations across a flooding gradient","type":"article-journal","volume":"21"},"uris":["http://www.mendeley.com/documents/?uuid=f11777e8-48d5-4be7-91e3-33e1a4149214"]}],"mendeley":{"formattedCitation":"(Poff et al., 2018)","plainTextFormattedCitation":"(Poff et al., 2018)","previouslyFormattedCitation":"(Poff et al., 2018)"},"properties":{"noteIndex":0},"schema":"https://github.com/citation-style-language/schema/raw/master/csl-citation.json"}</w:instrText>
      </w:r>
      <w:r w:rsidR="002B7403" w:rsidRPr="0013754E">
        <w:rPr>
          <w:rFonts w:ascii="Times New Roman" w:eastAsia="Times New Roman" w:hAnsi="Times New Roman" w:cs="Times New Roman"/>
          <w:sz w:val="24"/>
          <w:szCs w:val="24"/>
        </w:rPr>
        <w:fldChar w:fldCharType="separate"/>
      </w:r>
      <w:r w:rsidR="002B7403" w:rsidRPr="0013754E">
        <w:rPr>
          <w:rFonts w:ascii="Times New Roman" w:eastAsia="Times New Roman" w:hAnsi="Times New Roman" w:cs="Times New Roman"/>
          <w:noProof/>
          <w:sz w:val="24"/>
          <w:szCs w:val="24"/>
        </w:rPr>
        <w:t>(Poff et al., 2018)</w:t>
      </w:r>
      <w:r w:rsidR="002B7403"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w:t>
      </w:r>
      <w:r w:rsidR="00CB74D9" w:rsidRPr="0013754E">
        <w:rPr>
          <w:rFonts w:ascii="Times New Roman" w:eastAsia="Times New Roman" w:hAnsi="Times New Roman" w:cs="Times New Roman"/>
          <w:sz w:val="24"/>
          <w:szCs w:val="24"/>
        </w:rPr>
        <w:t xml:space="preserve">species </w:t>
      </w:r>
      <w:r w:rsidR="00760250" w:rsidRPr="0013754E">
        <w:rPr>
          <w:rFonts w:ascii="Times New Roman" w:eastAsia="Times New Roman" w:hAnsi="Times New Roman" w:cs="Times New Roman"/>
          <w:sz w:val="24"/>
          <w:szCs w:val="24"/>
        </w:rPr>
        <w:t xml:space="preserve">invasions </w:t>
      </w:r>
      <w:r w:rsidR="002B7403" w:rsidRPr="0013754E">
        <w:rPr>
          <w:rFonts w:ascii="Times New Roman" w:eastAsia="Times New Roman" w:hAnsi="Times New Roman" w:cs="Times New Roman"/>
          <w:sz w:val="24"/>
          <w:szCs w:val="24"/>
        </w:rPr>
        <w:fldChar w:fldCharType="begin" w:fldLock="1"/>
      </w:r>
      <w:r w:rsidR="002B7403" w:rsidRPr="0013754E">
        <w:rPr>
          <w:rFonts w:ascii="Times New Roman" w:eastAsia="Times New Roman" w:hAnsi="Times New Roman" w:cs="Times New Roman"/>
          <w:sz w:val="24"/>
          <w:szCs w:val="24"/>
        </w:rPr>
        <w:instrText>ADDIN CSL_CITATION {"citationItems":[{"id":"ITEM-1","itemData":{"DOI":"10.1890/1051-0761(2000)010[0689:BICEGC]2.0.CO;2","ISBN":"10510761","ISSN":"10510761","PMID":"10049","abstract":"Biotic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potential invaders. (3) Eradication of an established invader is rare, and control efforts vary enormously in their efficacy. Successful control, however…","author":[{"dropping-particle":"","family":"Mack","given":"Richard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Applications","id":"ITEM-1","issue":"3","issued":{"date-parts":[["2000"]]},"page":"689-710","title":"Biotic invasions: Causes, epidemiology, global consequences, and control","type":"article-journal","volume":"10"},"uris":["http://www.mendeley.com/documents/?uuid=b313a004-bdec-4769-8e0f-22c60d52d641"]}],"mendeley":{"formattedCitation":"(Mack et al., 2000)","plainTextFormattedCitation":"(Mack et al., 2000)","previouslyFormattedCitation":"(Mack et al., 2000)"},"properties":{"noteIndex":0},"schema":"https://github.com/citation-style-language/schema/raw/master/csl-citation.json"}</w:instrText>
      </w:r>
      <w:r w:rsidR="002B7403" w:rsidRPr="0013754E">
        <w:rPr>
          <w:rFonts w:ascii="Times New Roman" w:eastAsia="Times New Roman" w:hAnsi="Times New Roman" w:cs="Times New Roman"/>
          <w:sz w:val="24"/>
          <w:szCs w:val="24"/>
        </w:rPr>
        <w:fldChar w:fldCharType="separate"/>
      </w:r>
      <w:r w:rsidR="002B7403" w:rsidRPr="0013754E">
        <w:rPr>
          <w:rFonts w:ascii="Times New Roman" w:eastAsia="Times New Roman" w:hAnsi="Times New Roman" w:cs="Times New Roman"/>
          <w:noProof/>
          <w:sz w:val="24"/>
          <w:szCs w:val="24"/>
        </w:rPr>
        <w:t>(Mack et al., 2000)</w:t>
      </w:r>
      <w:r w:rsidR="002B7403" w:rsidRPr="0013754E">
        <w:rPr>
          <w:rFonts w:ascii="Times New Roman" w:eastAsia="Times New Roman" w:hAnsi="Times New Roman" w:cs="Times New Roman"/>
          <w:sz w:val="24"/>
          <w:szCs w:val="24"/>
        </w:rPr>
        <w:fldChar w:fldCharType="end"/>
      </w:r>
      <w:r w:rsidR="00A732A2"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w:t>
      </w:r>
      <w:r w:rsidR="00A732A2" w:rsidRPr="0013754E">
        <w:rPr>
          <w:rFonts w:ascii="Times New Roman" w:eastAsia="Times New Roman" w:hAnsi="Times New Roman" w:cs="Times New Roman"/>
          <w:sz w:val="24"/>
          <w:szCs w:val="24"/>
        </w:rPr>
        <w:t xml:space="preserve">or other disturbances such as a wildfire </w:t>
      </w:r>
      <w:r w:rsidR="00760250" w:rsidRPr="0013754E">
        <w:rPr>
          <w:rFonts w:ascii="Times New Roman" w:eastAsia="Times New Roman" w:hAnsi="Times New Roman" w:cs="Times New Roman"/>
          <w:sz w:val="24"/>
          <w:szCs w:val="24"/>
        </w:rPr>
        <w:fldChar w:fldCharType="begin" w:fldLock="1"/>
      </w:r>
      <w:r w:rsidR="00420A57" w:rsidRPr="0013754E">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polatzeki)","type":"article-journal","volume":"13"},"uris":["http://www.mendeley.com/documents/?uuid=ef6e48b8-f511-4ced-a661-d23ecc4c8f8b"]}],"mendeley":{"formattedCitation":"(Suárez et al., 2012)","plainTextFormattedCitation":"(Suárez et al., 2012)","previouslyFormattedCitation":"(Suárez et al., 2012)"},"properties":{"noteIndex":0},"schema":"https://github.com/citation-style-language/schema/raw/master/csl-citation.json"}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2B7403" w:rsidRPr="0013754E">
        <w:rPr>
          <w:rFonts w:ascii="Times New Roman" w:eastAsia="Times New Roman" w:hAnsi="Times New Roman" w:cs="Times New Roman"/>
          <w:noProof/>
          <w:sz w:val="24"/>
          <w:szCs w:val="24"/>
        </w:rPr>
        <w:t>(Suárez et al., 2012)</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w:t>
      </w:r>
      <w:r w:rsidR="00CB74D9" w:rsidRPr="0013754E">
        <w:rPr>
          <w:rFonts w:ascii="Times New Roman" w:eastAsia="Times New Roman" w:hAnsi="Times New Roman" w:cs="Times New Roman"/>
          <w:sz w:val="24"/>
          <w:szCs w:val="24"/>
        </w:rPr>
        <w:t xml:space="preserve">Temporal genetic </w:t>
      </w:r>
      <w:r w:rsidR="00760250" w:rsidRPr="0013754E">
        <w:rPr>
          <w:rFonts w:ascii="Times New Roman" w:eastAsia="Times New Roman" w:hAnsi="Times New Roman" w:cs="Times New Roman"/>
          <w:sz w:val="24"/>
          <w:szCs w:val="24"/>
        </w:rPr>
        <w:t xml:space="preserve">analyses could </w:t>
      </w:r>
      <w:r w:rsidR="00A732A2" w:rsidRPr="0013754E">
        <w:rPr>
          <w:rFonts w:ascii="Times New Roman" w:eastAsia="Times New Roman" w:hAnsi="Times New Roman" w:cs="Times New Roman"/>
          <w:sz w:val="24"/>
          <w:szCs w:val="24"/>
        </w:rPr>
        <w:t xml:space="preserve">similarly </w:t>
      </w:r>
      <w:r w:rsidR="00760250" w:rsidRPr="0013754E">
        <w:rPr>
          <w:rFonts w:ascii="Times New Roman" w:eastAsia="Times New Roman" w:hAnsi="Times New Roman" w:cs="Times New Roman"/>
          <w:sz w:val="24"/>
          <w:szCs w:val="24"/>
        </w:rPr>
        <w:t>identify which</w:t>
      </w:r>
      <w:r w:rsidR="00386761" w:rsidRPr="0013754E">
        <w:rPr>
          <w:rFonts w:ascii="Times New Roman" w:eastAsia="Times New Roman" w:hAnsi="Times New Roman" w:cs="Times New Roman"/>
          <w:sz w:val="24"/>
          <w:szCs w:val="24"/>
        </w:rPr>
        <w:t xml:space="preserve"> populations</w:t>
      </w:r>
      <w:r w:rsidR="00A732A2" w:rsidRPr="0013754E">
        <w:rPr>
          <w:rFonts w:ascii="Times New Roman" w:eastAsia="Times New Roman" w:hAnsi="Times New Roman" w:cs="Times New Roman"/>
          <w:sz w:val="24"/>
          <w:szCs w:val="24"/>
        </w:rPr>
        <w:t>,</w:t>
      </w:r>
      <w:r w:rsidR="00386761"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among a set of previously sampled populations</w:t>
      </w:r>
      <w:r w:rsidR="00A732A2"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received migrants from long-distance dispersal event</w:t>
      </w:r>
      <w:r w:rsidR="002F4CBE" w:rsidRPr="0013754E">
        <w:rPr>
          <w:rFonts w:ascii="Times New Roman" w:eastAsia="Times New Roman" w:hAnsi="Times New Roman" w:cs="Times New Roman"/>
          <w:sz w:val="24"/>
          <w:szCs w:val="24"/>
        </w:rPr>
        <w:t>s</w:t>
      </w:r>
      <w:r w:rsidR="00760250"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Trexler, Jue, Schrader, &amp; Travis, 2013)","plainTextFormattedCitation":"(Apodaca, Trexler, Jue, Schrader, &amp; Travis, 2013)","previouslyFormattedCitation":"(Apodaca, Trexler, Jue, Schrader, &amp; Travis, 2013)"},"properties":{"noteIndex":0},"schema":"https://github.com/citation-style-language/schema/raw/master/csl-citation.json"}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(Apodaca, Trexler, Jue, Schrader, &amp; Travis, 2013)</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Because te</w:t>
      </w:r>
      <w:r w:rsidR="001A5C1D" w:rsidRPr="0013754E">
        <w:rPr>
          <w:rFonts w:ascii="Times New Roman" w:eastAsia="Times New Roman" w:hAnsi="Times New Roman" w:cs="Times New Roman"/>
          <w:sz w:val="24"/>
          <w:szCs w:val="24"/>
        </w:rPr>
        <w:t>mporal genetic variation reflects</w:t>
      </w:r>
      <w:r w:rsidR="00760250" w:rsidRPr="0013754E">
        <w:rPr>
          <w:rFonts w:ascii="Times New Roman" w:eastAsia="Times New Roman" w:hAnsi="Times New Roman" w:cs="Times New Roman"/>
          <w:sz w:val="24"/>
          <w:szCs w:val="24"/>
        </w:rPr>
        <w:t xml:space="preserve"> the evolutionary potential of a population and the probability of its persistence </w:t>
      </w:r>
      <w:r w:rsidR="00760250"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(Aeschbacher, Selby, Willis, &amp; Coop, 2016; Bolnick &amp; Nosil, 2007; Kremer et al., 2012)</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relating </w:t>
      </w:r>
      <w:r w:rsidR="00386761" w:rsidRPr="0013754E">
        <w:rPr>
          <w:rFonts w:ascii="Times New Roman" w:eastAsia="Times New Roman" w:hAnsi="Times New Roman" w:cs="Times New Roman"/>
          <w:sz w:val="24"/>
          <w:szCs w:val="24"/>
        </w:rPr>
        <w:t xml:space="preserve">temporal genetic variation </w:t>
      </w:r>
      <w:r w:rsidR="00760250" w:rsidRPr="0013754E">
        <w:rPr>
          <w:rFonts w:ascii="Times New Roman" w:eastAsia="Times New Roman" w:hAnsi="Times New Roman" w:cs="Times New Roman"/>
          <w:sz w:val="24"/>
          <w:szCs w:val="24"/>
        </w:rPr>
        <w:t xml:space="preserve">to landscape change can </w:t>
      </w:r>
      <w:r w:rsidR="00386761" w:rsidRPr="0013754E">
        <w:rPr>
          <w:rFonts w:ascii="Times New Roman" w:eastAsia="Times New Roman" w:hAnsi="Times New Roman" w:cs="Times New Roman"/>
          <w:sz w:val="24"/>
          <w:szCs w:val="24"/>
        </w:rPr>
        <w:t>provide</w:t>
      </w:r>
      <w:r w:rsidR="00760250" w:rsidRPr="0013754E">
        <w:rPr>
          <w:rFonts w:ascii="Times New Roman" w:eastAsia="Times New Roman" w:hAnsi="Times New Roman" w:cs="Times New Roman"/>
          <w:sz w:val="24"/>
          <w:szCs w:val="24"/>
        </w:rPr>
        <w:t xml:space="preserve"> important insights about the eco-evolutionary dynamics of a species and be used to inform conservation strategies </w:t>
      </w:r>
      <w:r w:rsidR="00760250" w:rsidRPr="0013754E">
        <w:rPr>
          <w:rFonts w:ascii="Times New Roman" w:eastAsia="Times New Roman" w:hAnsi="Times New Roman" w:cs="Times New Roman"/>
          <w:sz w:val="24"/>
          <w:szCs w:val="24"/>
        </w:rPr>
        <w:fldChar w:fldCharType="begin" w:fldLock="1"/>
      </w:r>
      <w:r w:rsidR="00420A57" w:rsidRPr="0013754E">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760250" w:rsidRPr="0013754E">
        <w:rPr>
          <w:rFonts w:ascii="Times New Roman" w:eastAsia="Times New Roman" w:hAnsi="Times New Roman" w:cs="Times New Roman"/>
          <w:noProof/>
          <w:sz w:val="24"/>
          <w:szCs w:val="24"/>
        </w:rPr>
        <w:t>(e.g.</w:t>
      </w:r>
      <w:r w:rsidR="00CB74D9" w:rsidRPr="0013754E">
        <w:rPr>
          <w:rFonts w:ascii="Times New Roman" w:eastAsia="Times New Roman" w:hAnsi="Times New Roman" w:cs="Times New Roman"/>
          <w:noProof/>
          <w:sz w:val="24"/>
          <w:szCs w:val="24"/>
        </w:rPr>
        <w:t>,</w:t>
      </w:r>
      <w:r w:rsidR="00760250" w:rsidRPr="0013754E">
        <w:rPr>
          <w:rFonts w:ascii="Times New Roman" w:eastAsia="Times New Roman" w:hAnsi="Times New Roman" w:cs="Times New Roman"/>
          <w:noProof/>
          <w:sz w:val="24"/>
          <w:szCs w:val="24"/>
        </w:rPr>
        <w:t xml:space="preserve"> Landguth, Holden, Mahalovich, &amp; Cushman, 2017)</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w:t>
      </w:r>
    </w:p>
    <w:p w14:paraId="1A8A8851" w14:textId="572C29FB" w:rsidR="00A732A2" w:rsidRPr="0013754E" w:rsidRDefault="00760250" w:rsidP="00901297">
      <w:pPr>
        <w:spacing w:after="240" w:line="360" w:lineRule="auto"/>
        <w:rPr>
          <w:rFonts w:ascii="Times New Roman" w:hAnsi="Times New Roman" w:cs="Times New Roman"/>
          <w:sz w:val="24"/>
          <w:szCs w:val="24"/>
        </w:rPr>
      </w:pPr>
      <w:r w:rsidRPr="0013754E">
        <w:rPr>
          <w:rFonts w:ascii="Times New Roman" w:hAnsi="Times New Roman" w:cs="Times New Roman"/>
          <w:sz w:val="24"/>
          <w:szCs w:val="24"/>
        </w:rPr>
        <w:t xml:space="preserve">There are </w:t>
      </w:r>
      <w:r w:rsidR="00386761" w:rsidRPr="0013754E">
        <w:rPr>
          <w:rFonts w:ascii="Times New Roman" w:hAnsi="Times New Roman" w:cs="Times New Roman"/>
          <w:sz w:val="24"/>
          <w:szCs w:val="24"/>
        </w:rPr>
        <w:t xml:space="preserve">currently </w:t>
      </w:r>
      <w:r w:rsidRPr="0013754E">
        <w:rPr>
          <w:rFonts w:ascii="Times New Roman" w:hAnsi="Times New Roman" w:cs="Times New Roman"/>
          <w:sz w:val="24"/>
          <w:szCs w:val="24"/>
        </w:rPr>
        <w:t xml:space="preserve">two </w:t>
      </w:r>
      <w:r w:rsidR="00386761" w:rsidRPr="0013754E">
        <w:rPr>
          <w:rFonts w:ascii="Times New Roman" w:hAnsi="Times New Roman" w:cs="Times New Roman"/>
          <w:sz w:val="24"/>
          <w:szCs w:val="24"/>
        </w:rPr>
        <w:t>general</w:t>
      </w:r>
      <w:r w:rsidRPr="0013754E">
        <w:rPr>
          <w:rFonts w:ascii="Times New Roman" w:hAnsi="Times New Roman" w:cs="Times New Roman"/>
          <w:sz w:val="24"/>
          <w:szCs w:val="24"/>
        </w:rPr>
        <w:t xml:space="preserve"> approaches </w:t>
      </w:r>
      <w:r w:rsidR="00386761" w:rsidRPr="0013754E">
        <w:rPr>
          <w:rFonts w:ascii="Times New Roman" w:hAnsi="Times New Roman" w:cs="Times New Roman"/>
          <w:sz w:val="24"/>
          <w:szCs w:val="24"/>
        </w:rPr>
        <w:t>f</w:t>
      </w:r>
      <w:r w:rsidRPr="0013754E">
        <w:rPr>
          <w:rFonts w:ascii="Times New Roman" w:hAnsi="Times New Roman" w:cs="Times New Roman"/>
          <w:sz w:val="24"/>
          <w:szCs w:val="24"/>
        </w:rPr>
        <w:t>o</w:t>
      </w:r>
      <w:r w:rsidR="00386761" w:rsidRPr="0013754E">
        <w:rPr>
          <w:rFonts w:ascii="Times New Roman" w:hAnsi="Times New Roman" w:cs="Times New Roman"/>
          <w:sz w:val="24"/>
          <w:szCs w:val="24"/>
        </w:rPr>
        <w:t>r</w:t>
      </w:r>
      <w:r w:rsidRPr="0013754E">
        <w:rPr>
          <w:rFonts w:ascii="Times New Roman" w:hAnsi="Times New Roman" w:cs="Times New Roman"/>
          <w:sz w:val="24"/>
          <w:szCs w:val="24"/>
        </w:rPr>
        <w:t xml:space="preserve"> </w:t>
      </w:r>
      <w:r w:rsidR="00386761" w:rsidRPr="0013754E">
        <w:rPr>
          <w:rFonts w:ascii="Times New Roman" w:hAnsi="Times New Roman" w:cs="Times New Roman"/>
          <w:sz w:val="24"/>
          <w:szCs w:val="24"/>
        </w:rPr>
        <w:t xml:space="preserve">investigating </w:t>
      </w:r>
      <w:r w:rsidRPr="0013754E">
        <w:rPr>
          <w:rFonts w:ascii="Times New Roman" w:hAnsi="Times New Roman" w:cs="Times New Roman"/>
          <w:sz w:val="24"/>
          <w:szCs w:val="24"/>
        </w:rPr>
        <w:t xml:space="preserve">temporal genetic variation. The first </w:t>
      </w:r>
      <w:r w:rsidR="00A22F69" w:rsidRPr="0013754E">
        <w:rPr>
          <w:rFonts w:ascii="Times New Roman" w:hAnsi="Times New Roman" w:cs="Times New Roman"/>
          <w:sz w:val="24"/>
          <w:szCs w:val="24"/>
        </w:rPr>
        <w:t xml:space="preserve">suite </w:t>
      </w:r>
      <w:r w:rsidRPr="0013754E">
        <w:rPr>
          <w:rFonts w:ascii="Times New Roman" w:hAnsi="Times New Roman" w:cs="Times New Roman"/>
          <w:sz w:val="24"/>
          <w:szCs w:val="24"/>
        </w:rPr>
        <w:t xml:space="preserve">of approaches </w:t>
      </w:r>
      <w:r w:rsidR="00A22F69" w:rsidRPr="0013754E">
        <w:rPr>
          <w:rFonts w:ascii="Times New Roman" w:hAnsi="Times New Roman" w:cs="Times New Roman"/>
          <w:sz w:val="24"/>
          <w:szCs w:val="24"/>
        </w:rPr>
        <w:t>use</w:t>
      </w:r>
      <w:r w:rsidR="00321C72" w:rsidRPr="0013754E">
        <w:rPr>
          <w:rFonts w:ascii="Times New Roman" w:hAnsi="Times New Roman" w:cs="Times New Roman"/>
          <w:sz w:val="24"/>
          <w:szCs w:val="24"/>
        </w:rPr>
        <w:t>s</w:t>
      </w:r>
      <w:r w:rsidR="00A22F69" w:rsidRPr="0013754E">
        <w:rPr>
          <w:rFonts w:ascii="Times New Roman" w:hAnsi="Times New Roman" w:cs="Times New Roman"/>
          <w:sz w:val="24"/>
          <w:szCs w:val="24"/>
        </w:rPr>
        <w:t xml:space="preserve"> statistical models to infer demographic history from genetic data obtained at a single </w:t>
      </w:r>
      <w:r w:rsidR="004D40A0" w:rsidRPr="0013754E">
        <w:rPr>
          <w:rFonts w:ascii="Times New Roman" w:hAnsi="Times New Roman" w:cs="Times New Roman"/>
          <w:sz w:val="24"/>
          <w:szCs w:val="24"/>
        </w:rPr>
        <w:t>time point</w:t>
      </w:r>
      <w:r w:rsidRPr="0013754E">
        <w:rPr>
          <w:rFonts w:ascii="Times New Roman" w:hAnsi="Times New Roman" w:cs="Times New Roman"/>
          <w:sz w:val="24"/>
          <w:szCs w:val="24"/>
        </w:rPr>
        <w:t xml:space="preserve"> </w:t>
      </w:r>
      <w:r w:rsidRPr="0013754E">
        <w:rPr>
          <w:rFonts w:ascii="Times New Roman" w:hAnsi="Times New Roman" w:cs="Times New Roman"/>
          <w:sz w:val="24"/>
          <w:szCs w:val="24"/>
        </w:rPr>
        <w:fldChar w:fldCharType="begin" w:fldLock="1"/>
      </w:r>
      <w:r w:rsidR="0062227C" w:rsidRPr="0013754E">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Data","type":"article-journal","volume":"0"},"uris":["http://www.mendeley.com/documents/?uuid=148d0e38-889f-4b1f-a86b-ae84ba95573a"]}],"mendeley":{"formattedCitation":"(Excoffier, Dupanloup, Huerta-Sánchez, Sousa, &amp; Foll, 2013; Gutenkunst, Hernandez, Williamson, &amp; Bustamante, 2009; Kamm, Terhorst, Durbin, &amp; Song, 2019)","plainTextFormattedCitation":"(Excoffier, Dupanloup, Huerta-Sánchez, Sousa, &amp; Foll, 2013; Gutenkunst, Hernandez, Williamson, &amp; Bustamante, 2009; Kamm, Terhorst, Durbin, &amp; Song, 2019)","previouslyFormattedCitation":"(Excoffier, Dupanloup, Huerta-Sánchez, Sousa, &amp; Foll, 2013; Gutenkunst, Hernandez, Williamson, &amp; Bustamante, 2009; Kamm, Terhorst, Durbin, &amp; Song, 2019)"},"properties":{"noteIndex":0},"schema":"https://github.com/citation-style-language/schema/raw/master/csl-citation.json"}</w:instrText>
      </w:r>
      <w:r w:rsidRPr="0013754E">
        <w:rPr>
          <w:rFonts w:ascii="Times New Roman" w:hAnsi="Times New Roman" w:cs="Times New Roman"/>
          <w:sz w:val="24"/>
          <w:szCs w:val="24"/>
        </w:rPr>
        <w:fldChar w:fldCharType="separate"/>
      </w:r>
      <w:r w:rsidR="0062227C" w:rsidRPr="0013754E">
        <w:rPr>
          <w:rFonts w:ascii="Times New Roman" w:hAnsi="Times New Roman" w:cs="Times New Roman"/>
          <w:noProof/>
          <w:sz w:val="24"/>
          <w:szCs w:val="24"/>
        </w:rPr>
        <w:t>(Excoffier, Dupanloup, Huerta-Sánchez, Sousa, &amp; Foll, 2013; Gutenkunst, Hernandez, Williamson, &amp; Bustamante, 2009; Kamm, Terhorst, Durbin, &amp; Song, 2019)</w:t>
      </w:r>
      <w:r w:rsidRPr="0013754E">
        <w:rPr>
          <w:rFonts w:ascii="Times New Roman" w:hAnsi="Times New Roman" w:cs="Times New Roman"/>
          <w:sz w:val="24"/>
          <w:szCs w:val="24"/>
        </w:rPr>
        <w:fldChar w:fldCharType="end"/>
      </w:r>
      <w:r w:rsidRPr="0013754E">
        <w:rPr>
          <w:rFonts w:ascii="Times New Roman" w:hAnsi="Times New Roman" w:cs="Times New Roman"/>
          <w:sz w:val="24"/>
          <w:szCs w:val="24"/>
        </w:rPr>
        <w:t xml:space="preserve">. This approach </w:t>
      </w:r>
      <w:r w:rsidR="00813CD6" w:rsidRPr="0013754E">
        <w:rPr>
          <w:rFonts w:ascii="Times New Roman" w:hAnsi="Times New Roman" w:cs="Times New Roman"/>
          <w:sz w:val="24"/>
          <w:szCs w:val="24"/>
        </w:rPr>
        <w:t xml:space="preserve">is </w:t>
      </w:r>
      <w:r w:rsidRPr="0013754E">
        <w:rPr>
          <w:rFonts w:ascii="Times New Roman" w:hAnsi="Times New Roman" w:cs="Times New Roman"/>
          <w:sz w:val="24"/>
          <w:szCs w:val="24"/>
        </w:rPr>
        <w:t xml:space="preserve">often </w:t>
      </w:r>
      <w:r w:rsidR="00813CD6" w:rsidRPr="0013754E">
        <w:rPr>
          <w:rFonts w:ascii="Times New Roman" w:hAnsi="Times New Roman" w:cs="Times New Roman"/>
          <w:sz w:val="24"/>
          <w:szCs w:val="24"/>
        </w:rPr>
        <w:t xml:space="preserve">computationally intensive, requires high-quality microsatellite </w:t>
      </w:r>
      <w:r w:rsidR="00BF7348" w:rsidRPr="0013754E">
        <w:rPr>
          <w:rFonts w:ascii="Times New Roman" w:hAnsi="Times New Roman" w:cs="Times New Roman"/>
          <w:sz w:val="24"/>
          <w:szCs w:val="24"/>
        </w:rPr>
        <w:t xml:space="preserve">or </w:t>
      </w:r>
      <w:r w:rsidR="00CB74D9" w:rsidRPr="0013754E">
        <w:rPr>
          <w:rFonts w:ascii="Times New Roman" w:hAnsi="Times New Roman" w:cs="Times New Roman"/>
          <w:sz w:val="24"/>
          <w:szCs w:val="24"/>
        </w:rPr>
        <w:t xml:space="preserve">extensive </w:t>
      </w:r>
      <w:r w:rsidR="00BF7348" w:rsidRPr="0013754E">
        <w:rPr>
          <w:rFonts w:ascii="Times New Roman" w:hAnsi="Times New Roman" w:cs="Times New Roman"/>
          <w:sz w:val="24"/>
          <w:szCs w:val="24"/>
        </w:rPr>
        <w:t>SNP datasets</w:t>
      </w:r>
      <w:r w:rsidR="00C11409" w:rsidRPr="0013754E">
        <w:rPr>
          <w:rFonts w:ascii="Times New Roman" w:hAnsi="Times New Roman" w:cs="Times New Roman"/>
          <w:sz w:val="24"/>
          <w:szCs w:val="24"/>
        </w:rPr>
        <w:t xml:space="preserve">. This approach </w:t>
      </w:r>
      <w:r w:rsidR="00F13DFF" w:rsidRPr="0013754E">
        <w:rPr>
          <w:rFonts w:ascii="Times New Roman" w:hAnsi="Times New Roman" w:cs="Times New Roman"/>
          <w:sz w:val="24"/>
          <w:szCs w:val="24"/>
        </w:rPr>
        <w:t xml:space="preserve">is also tributary of </w:t>
      </w:r>
      <w:r w:rsidRPr="0013754E">
        <w:rPr>
          <w:rFonts w:ascii="Times New Roman" w:hAnsi="Times New Roman" w:cs="Times New Roman"/>
          <w:sz w:val="24"/>
          <w:szCs w:val="24"/>
        </w:rPr>
        <w:t xml:space="preserve">extensive knowledge </w:t>
      </w:r>
      <w:r w:rsidR="00902C68" w:rsidRPr="0013754E">
        <w:rPr>
          <w:rFonts w:ascii="Times New Roman" w:hAnsi="Times New Roman" w:cs="Times New Roman"/>
          <w:sz w:val="24"/>
          <w:szCs w:val="24"/>
        </w:rPr>
        <w:t xml:space="preserve">of </w:t>
      </w:r>
      <w:r w:rsidRPr="0013754E">
        <w:rPr>
          <w:rFonts w:ascii="Times New Roman" w:hAnsi="Times New Roman" w:cs="Times New Roman"/>
          <w:sz w:val="24"/>
          <w:szCs w:val="24"/>
        </w:rPr>
        <w:t>the biological system</w:t>
      </w:r>
      <w:r w:rsidR="00386761" w:rsidRPr="0013754E">
        <w:rPr>
          <w:rFonts w:ascii="Times New Roman" w:hAnsi="Times New Roman" w:cs="Times New Roman"/>
          <w:sz w:val="24"/>
          <w:szCs w:val="24"/>
        </w:rPr>
        <w:t>,</w:t>
      </w:r>
      <w:r w:rsidR="00813CD6" w:rsidRPr="0013754E">
        <w:rPr>
          <w:rFonts w:ascii="Times New Roman" w:hAnsi="Times New Roman" w:cs="Times New Roman"/>
          <w:sz w:val="24"/>
          <w:szCs w:val="24"/>
        </w:rPr>
        <w:t xml:space="preserve"> including </w:t>
      </w:r>
      <w:r w:rsidRPr="0013754E">
        <w:rPr>
          <w:rFonts w:ascii="Times New Roman" w:hAnsi="Times New Roman" w:cs="Times New Roman"/>
          <w:sz w:val="24"/>
          <w:szCs w:val="24"/>
        </w:rPr>
        <w:t xml:space="preserve">information </w:t>
      </w:r>
      <w:r w:rsidR="00813CD6" w:rsidRPr="0013754E">
        <w:rPr>
          <w:rFonts w:ascii="Times New Roman" w:hAnsi="Times New Roman" w:cs="Times New Roman"/>
          <w:sz w:val="24"/>
          <w:szCs w:val="24"/>
        </w:rPr>
        <w:t>on</w:t>
      </w:r>
      <w:r w:rsidRPr="0013754E">
        <w:rPr>
          <w:rFonts w:ascii="Times New Roman" w:hAnsi="Times New Roman" w:cs="Times New Roman"/>
          <w:sz w:val="24"/>
          <w:szCs w:val="24"/>
        </w:rPr>
        <w:t xml:space="preserve"> recombination processes </w:t>
      </w:r>
      <w:r w:rsidRPr="0013754E">
        <w:rPr>
          <w:rFonts w:ascii="Times New Roman" w:hAnsi="Times New Roman" w:cs="Times New Roman"/>
          <w:sz w:val="24"/>
          <w:szCs w:val="24"/>
        </w:rPr>
        <w:fldChar w:fldCharType="begin" w:fldLock="1"/>
      </w:r>
      <w:r w:rsidR="0062227C" w:rsidRPr="0013754E">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Pr="0013754E">
        <w:rPr>
          <w:rFonts w:ascii="Times New Roman" w:hAnsi="Times New Roman" w:cs="Times New Roman"/>
          <w:sz w:val="24"/>
          <w:szCs w:val="24"/>
        </w:rPr>
        <w:fldChar w:fldCharType="separate"/>
      </w:r>
      <w:r w:rsidR="0062227C" w:rsidRPr="0013754E">
        <w:rPr>
          <w:rFonts w:ascii="Times New Roman" w:hAnsi="Times New Roman" w:cs="Times New Roman"/>
          <w:noProof/>
          <w:sz w:val="24"/>
          <w:szCs w:val="24"/>
        </w:rPr>
        <w:t>(Gattepaille et al., 2013)</w:t>
      </w:r>
      <w:r w:rsidRPr="0013754E">
        <w:rPr>
          <w:rFonts w:ascii="Times New Roman" w:hAnsi="Times New Roman" w:cs="Times New Roman"/>
          <w:sz w:val="24"/>
          <w:szCs w:val="24"/>
        </w:rPr>
        <w:fldChar w:fldCharType="end"/>
      </w:r>
      <w:r w:rsidRPr="0013754E">
        <w:rPr>
          <w:rFonts w:ascii="Times New Roman" w:hAnsi="Times New Roman" w:cs="Times New Roman"/>
          <w:sz w:val="24"/>
          <w:szCs w:val="24"/>
        </w:rPr>
        <w:t xml:space="preserve"> and ascertainment bias </w:t>
      </w:r>
      <w:r w:rsidRPr="0013754E">
        <w:rPr>
          <w:rFonts w:ascii="Times New Roman" w:hAnsi="Times New Roman" w:cs="Times New Roman"/>
          <w:sz w:val="24"/>
          <w:szCs w:val="24"/>
        </w:rPr>
        <w:fldChar w:fldCharType="begin" w:fldLock="1"/>
      </w:r>
      <w:r w:rsidR="0062227C" w:rsidRPr="0013754E">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Nielsen, &amp; Nielsen, 2010; Clark, Hubisz, Bustamante, Williamson, &amp; Nielsen, 2005; Marth, Czabarka, Murvai, &amp; Sherry, 2004)","plainTextFormattedCitation":"(Albrechtsen, Nielsen, &amp; Nielsen, 2010; Clark, Hubisz, Bustamante, Williamson, &amp; Nielsen, 2005; Marth, Czabarka, Murvai, &amp; Sherry, 2004)","previouslyFormattedCitation":"(Albrechtsen, Nielsen, &amp; Nielsen, 2010; Clark, Hubisz, Bustamante, Williamson, &amp; Nielsen, 2005; Marth, Czabarka, Murvai, &amp; Sherry, 2004)"},"properties":{"noteIndex":0},"schema":"https://github.com/citation-style-language/schema/raw/master/csl-citation.json"}</w:instrText>
      </w:r>
      <w:r w:rsidRPr="0013754E">
        <w:rPr>
          <w:rFonts w:ascii="Times New Roman" w:hAnsi="Times New Roman" w:cs="Times New Roman"/>
          <w:sz w:val="24"/>
          <w:szCs w:val="24"/>
        </w:rPr>
        <w:fldChar w:fldCharType="separate"/>
      </w:r>
      <w:r w:rsidR="0062227C" w:rsidRPr="0013754E">
        <w:rPr>
          <w:rFonts w:ascii="Times New Roman" w:hAnsi="Times New Roman" w:cs="Times New Roman"/>
          <w:noProof/>
          <w:sz w:val="24"/>
          <w:szCs w:val="24"/>
        </w:rPr>
        <w:t>(Albrechtsen, Nielsen, &amp; Nielsen, 2010; Clark, Hubisz, Bustamante, Williamson, &amp; Nielsen, 2005; Marth, Czabarka, Murvai, &amp; Sherry, 2004)</w:t>
      </w:r>
      <w:r w:rsidRPr="0013754E">
        <w:rPr>
          <w:rFonts w:ascii="Times New Roman" w:hAnsi="Times New Roman" w:cs="Times New Roman"/>
          <w:sz w:val="24"/>
          <w:szCs w:val="24"/>
        </w:rPr>
        <w:fldChar w:fldCharType="end"/>
      </w:r>
      <w:r w:rsidRPr="0013754E">
        <w:rPr>
          <w:rFonts w:ascii="Times New Roman" w:hAnsi="Times New Roman" w:cs="Times New Roman"/>
          <w:sz w:val="24"/>
          <w:szCs w:val="24"/>
        </w:rPr>
        <w:t xml:space="preserve">. The second </w:t>
      </w:r>
      <w:r w:rsidR="00813CD6" w:rsidRPr="0013754E">
        <w:rPr>
          <w:rFonts w:ascii="Times New Roman" w:hAnsi="Times New Roman" w:cs="Times New Roman"/>
          <w:sz w:val="24"/>
          <w:szCs w:val="24"/>
        </w:rPr>
        <w:t xml:space="preserve">suite </w:t>
      </w:r>
      <w:r w:rsidRPr="0013754E">
        <w:rPr>
          <w:rFonts w:ascii="Times New Roman" w:hAnsi="Times New Roman" w:cs="Times New Roman"/>
          <w:sz w:val="24"/>
          <w:szCs w:val="24"/>
        </w:rPr>
        <w:t>of approaches compar</w:t>
      </w:r>
      <w:r w:rsidR="00813CD6" w:rsidRPr="0013754E">
        <w:rPr>
          <w:rFonts w:ascii="Times New Roman" w:hAnsi="Times New Roman" w:cs="Times New Roman"/>
          <w:sz w:val="24"/>
          <w:szCs w:val="24"/>
        </w:rPr>
        <w:t>es</w:t>
      </w:r>
      <w:r w:rsidRPr="0013754E">
        <w:rPr>
          <w:rFonts w:ascii="Times New Roman" w:hAnsi="Times New Roman" w:cs="Times New Roman"/>
          <w:sz w:val="24"/>
          <w:szCs w:val="24"/>
        </w:rPr>
        <w:t xml:space="preserve"> genetic diversity between </w:t>
      </w:r>
      <w:r w:rsidR="002F4AF9" w:rsidRPr="0013754E">
        <w:rPr>
          <w:rFonts w:ascii="Times New Roman" w:hAnsi="Times New Roman" w:cs="Times New Roman"/>
          <w:sz w:val="24"/>
          <w:szCs w:val="24"/>
        </w:rPr>
        <w:t>samples taken from the same site</w:t>
      </w:r>
      <w:r w:rsidR="00C14AE5" w:rsidRPr="0013754E">
        <w:rPr>
          <w:rFonts w:ascii="Times New Roman" w:hAnsi="Times New Roman" w:cs="Times New Roman"/>
          <w:sz w:val="24"/>
          <w:szCs w:val="24"/>
        </w:rPr>
        <w:t>s</w:t>
      </w:r>
      <w:r w:rsidR="002F4AF9" w:rsidRPr="0013754E">
        <w:rPr>
          <w:rFonts w:ascii="Times New Roman" w:hAnsi="Times New Roman" w:cs="Times New Roman"/>
          <w:sz w:val="24"/>
          <w:szCs w:val="24"/>
        </w:rPr>
        <w:t xml:space="preserve"> over </w:t>
      </w:r>
      <w:r w:rsidR="001353C0" w:rsidRPr="0013754E">
        <w:rPr>
          <w:rFonts w:ascii="Times New Roman" w:hAnsi="Times New Roman" w:cs="Times New Roman"/>
          <w:sz w:val="24"/>
          <w:szCs w:val="24"/>
        </w:rPr>
        <w:t>time</w:t>
      </w:r>
      <w:r w:rsidR="00CB74D9" w:rsidRPr="0013754E">
        <w:rPr>
          <w:rFonts w:ascii="Times New Roman" w:hAnsi="Times New Roman" w:cs="Times New Roman"/>
          <w:sz w:val="24"/>
          <w:szCs w:val="24"/>
        </w:rPr>
        <w:t xml:space="preserve"> u</w:t>
      </w:r>
      <w:r w:rsidR="008437C5" w:rsidRPr="0013754E">
        <w:rPr>
          <w:rFonts w:ascii="Times New Roman" w:hAnsi="Times New Roman" w:cs="Times New Roman"/>
          <w:sz w:val="24"/>
          <w:szCs w:val="24"/>
        </w:rPr>
        <w:t xml:space="preserve">sing any genetic markers </w:t>
      </w:r>
      <w:r w:rsidR="00EB0637" w:rsidRPr="0013754E">
        <w:rPr>
          <w:rFonts w:ascii="Times New Roman" w:hAnsi="Times New Roman" w:cs="Times New Roman"/>
          <w:sz w:val="24"/>
          <w:szCs w:val="24"/>
        </w:rPr>
        <w:t xml:space="preserve">through </w:t>
      </w:r>
      <w:r w:rsidR="008437C5" w:rsidRPr="0013754E">
        <w:rPr>
          <w:rFonts w:ascii="Times New Roman" w:hAnsi="Times New Roman" w:cs="Times New Roman"/>
          <w:sz w:val="24"/>
          <w:szCs w:val="24"/>
        </w:rPr>
        <w:t>either qualitative comparison or statistical models</w:t>
      </w:r>
      <w:r w:rsidR="00A732A2" w:rsidRPr="0013754E">
        <w:rPr>
          <w:rFonts w:ascii="Times New Roman" w:hAnsi="Times New Roman" w:cs="Times New Roman"/>
          <w:sz w:val="24"/>
          <w:szCs w:val="24"/>
        </w:rPr>
        <w:t>. These repeated-</w:t>
      </w:r>
      <w:r w:rsidR="006D04EF" w:rsidRPr="0013754E">
        <w:rPr>
          <w:rFonts w:ascii="Times New Roman" w:hAnsi="Times New Roman" w:cs="Times New Roman"/>
          <w:sz w:val="24"/>
          <w:szCs w:val="24"/>
        </w:rPr>
        <w:t>survey</w:t>
      </w:r>
      <w:r w:rsidR="00A732A2" w:rsidRPr="0013754E">
        <w:rPr>
          <w:rFonts w:ascii="Times New Roman" w:hAnsi="Times New Roman" w:cs="Times New Roman"/>
          <w:sz w:val="24"/>
          <w:szCs w:val="24"/>
        </w:rPr>
        <w:t xml:space="preserve"> approaches are </w:t>
      </w:r>
      <w:r w:rsidRPr="0013754E">
        <w:rPr>
          <w:rFonts w:ascii="Times New Roman" w:hAnsi="Times New Roman" w:cs="Times New Roman"/>
          <w:sz w:val="24"/>
          <w:szCs w:val="24"/>
        </w:rPr>
        <w:t>more readily usable in systems where less information is available</w:t>
      </w:r>
      <w:r w:rsidR="00813CD6" w:rsidRPr="0013754E">
        <w:rPr>
          <w:rFonts w:ascii="Times New Roman" w:hAnsi="Times New Roman" w:cs="Times New Roman"/>
          <w:sz w:val="24"/>
          <w:szCs w:val="24"/>
        </w:rPr>
        <w:t>,</w:t>
      </w:r>
      <w:r w:rsidRPr="0013754E">
        <w:rPr>
          <w:rFonts w:ascii="Times New Roman" w:hAnsi="Times New Roman" w:cs="Times New Roman"/>
          <w:sz w:val="24"/>
          <w:szCs w:val="24"/>
        </w:rPr>
        <w:t xml:space="preserve"> such as non-model species</w:t>
      </w:r>
      <w:r w:rsidR="00A732A2" w:rsidRPr="0013754E">
        <w:rPr>
          <w:rFonts w:ascii="Times New Roman" w:hAnsi="Times New Roman" w:cs="Times New Roman"/>
          <w:sz w:val="24"/>
          <w:szCs w:val="24"/>
        </w:rPr>
        <w:t xml:space="preserve">. </w:t>
      </w:r>
      <w:r w:rsidR="003F751E" w:rsidRPr="0013754E">
        <w:rPr>
          <w:rFonts w:ascii="Times New Roman" w:hAnsi="Times New Roman" w:cs="Times New Roman"/>
          <w:sz w:val="24"/>
          <w:szCs w:val="24"/>
        </w:rPr>
        <w:t>Repeated-</w:t>
      </w:r>
      <w:r w:rsidR="006D04EF" w:rsidRPr="0013754E">
        <w:rPr>
          <w:rFonts w:ascii="Times New Roman" w:hAnsi="Times New Roman" w:cs="Times New Roman"/>
          <w:sz w:val="24"/>
          <w:szCs w:val="24"/>
        </w:rPr>
        <w:t>survey</w:t>
      </w:r>
      <w:r w:rsidR="003F751E" w:rsidRPr="0013754E">
        <w:rPr>
          <w:rFonts w:ascii="Times New Roman" w:hAnsi="Times New Roman" w:cs="Times New Roman"/>
          <w:sz w:val="24"/>
          <w:szCs w:val="24"/>
        </w:rPr>
        <w:t xml:space="preserve"> approaches</w:t>
      </w:r>
      <w:r w:rsidR="00A732A2" w:rsidRPr="0013754E">
        <w:rPr>
          <w:rFonts w:ascii="Times New Roman" w:hAnsi="Times New Roman" w:cs="Times New Roman"/>
          <w:sz w:val="24"/>
          <w:szCs w:val="24"/>
        </w:rPr>
        <w:t xml:space="preserve"> can also be used</w:t>
      </w:r>
      <w:r w:rsidR="002F4AF9" w:rsidRPr="0013754E">
        <w:rPr>
          <w:rFonts w:ascii="Times New Roman" w:hAnsi="Times New Roman" w:cs="Times New Roman"/>
          <w:sz w:val="24"/>
          <w:szCs w:val="24"/>
        </w:rPr>
        <w:t xml:space="preserve"> in systems</w:t>
      </w:r>
      <w:r w:rsidRPr="0013754E">
        <w:rPr>
          <w:rFonts w:ascii="Times New Roman" w:hAnsi="Times New Roman" w:cs="Times New Roman"/>
          <w:sz w:val="24"/>
          <w:szCs w:val="24"/>
        </w:rPr>
        <w:t xml:space="preserve"> that were sampled historically, with a</w:t>
      </w:r>
      <w:r w:rsidR="00A732A2" w:rsidRPr="0013754E">
        <w:rPr>
          <w:rFonts w:ascii="Times New Roman" w:hAnsi="Times New Roman" w:cs="Times New Roman"/>
          <w:sz w:val="24"/>
          <w:szCs w:val="24"/>
        </w:rPr>
        <w:t xml:space="preserve"> goal of</w:t>
      </w:r>
      <w:r w:rsidRPr="0013754E">
        <w:rPr>
          <w:rFonts w:ascii="Times New Roman" w:hAnsi="Times New Roman" w:cs="Times New Roman"/>
          <w:sz w:val="24"/>
          <w:szCs w:val="24"/>
        </w:rPr>
        <w:t xml:space="preserve"> comparing contemporary patterns with these older data </w:t>
      </w:r>
      <w:r w:rsidRPr="0013754E">
        <w:rPr>
          <w:rFonts w:ascii="Times New Roman" w:hAnsi="Times New Roman" w:cs="Times New Roman"/>
          <w:sz w:val="24"/>
          <w:szCs w:val="24"/>
        </w:rPr>
        <w:fldChar w:fldCharType="begin" w:fldLock="1"/>
      </w:r>
      <w:r w:rsidR="00B25806" w:rsidRPr="0013754E">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rosalia)","type":"article-journal","volume":"18"},"uris":["http://www.mendeley.com/documents/?uuid=93d4612c-9f69-4023-9248-f5d4124d37fa"]}],"mendeley":{"formattedCitation":"(Moraes et al., 2017)","plainTextFormattedCitation":"(Moraes et al., 2017)","previouslyFormattedCitation":"(Moraes et al., 2017)"},"properties":{"noteIndex":0},"schema":"https://github.com/citation-style-language/schema/raw/master/csl-citation.json"}</w:instrText>
      </w:r>
      <w:r w:rsidRPr="0013754E">
        <w:rPr>
          <w:rFonts w:ascii="Times New Roman" w:hAnsi="Times New Roman" w:cs="Times New Roman"/>
          <w:sz w:val="24"/>
          <w:szCs w:val="24"/>
        </w:rPr>
        <w:fldChar w:fldCharType="separate"/>
      </w:r>
      <w:r w:rsidR="00CA5670" w:rsidRPr="0013754E">
        <w:rPr>
          <w:rFonts w:ascii="Times New Roman" w:hAnsi="Times New Roman" w:cs="Times New Roman"/>
          <w:noProof/>
          <w:sz w:val="24"/>
          <w:szCs w:val="24"/>
        </w:rPr>
        <w:t>(Moraes et al., 2017)</w:t>
      </w:r>
      <w:r w:rsidRPr="0013754E">
        <w:rPr>
          <w:rFonts w:ascii="Times New Roman" w:hAnsi="Times New Roman" w:cs="Times New Roman"/>
          <w:sz w:val="24"/>
          <w:szCs w:val="24"/>
        </w:rPr>
        <w:fldChar w:fldCharType="end"/>
      </w:r>
      <w:r w:rsidRPr="0013754E">
        <w:rPr>
          <w:rFonts w:ascii="Times New Roman" w:hAnsi="Times New Roman" w:cs="Times New Roman"/>
          <w:sz w:val="24"/>
          <w:szCs w:val="24"/>
        </w:rPr>
        <w:t xml:space="preserve">. </w:t>
      </w:r>
    </w:p>
    <w:p w14:paraId="1C3BD40A" w14:textId="71A2097C" w:rsidR="00760250" w:rsidRPr="0013754E" w:rsidRDefault="00A732A2"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Despite our ability to compare genetic </w:t>
      </w:r>
      <w:r w:rsidR="00CB74D9" w:rsidRPr="0013754E">
        <w:rPr>
          <w:rFonts w:ascii="Times New Roman" w:eastAsia="Times New Roman" w:hAnsi="Times New Roman" w:cs="Times New Roman"/>
          <w:sz w:val="24"/>
          <w:szCs w:val="24"/>
        </w:rPr>
        <w:t xml:space="preserve">diversity </w:t>
      </w:r>
      <w:r w:rsidRPr="0013754E">
        <w:rPr>
          <w:rFonts w:ascii="Times New Roman" w:eastAsia="Times New Roman" w:hAnsi="Times New Roman" w:cs="Times New Roman"/>
          <w:sz w:val="24"/>
          <w:szCs w:val="24"/>
        </w:rPr>
        <w:t>at two points in time,</w:t>
      </w:r>
      <w:r w:rsidR="008D64C5"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several technical and conceptual challenges </w:t>
      </w:r>
      <w:r w:rsidR="00CB74D9" w:rsidRPr="0013754E">
        <w:rPr>
          <w:rFonts w:ascii="Times New Roman" w:eastAsia="Times New Roman" w:hAnsi="Times New Roman" w:cs="Times New Roman"/>
          <w:sz w:val="24"/>
          <w:szCs w:val="24"/>
        </w:rPr>
        <w:t>remain</w:t>
      </w:r>
      <w:r w:rsidR="00760250"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r w:rsidR="008D64C5" w:rsidRPr="0013754E">
        <w:rPr>
          <w:rFonts w:ascii="Times New Roman" w:eastAsia="Times New Roman" w:hAnsi="Times New Roman" w:cs="Times New Roman"/>
          <w:sz w:val="24"/>
          <w:szCs w:val="24"/>
        </w:rPr>
        <w:t xml:space="preserve">One such challenge is determining </w:t>
      </w:r>
      <w:r w:rsidR="00760250" w:rsidRPr="0013754E">
        <w:rPr>
          <w:rFonts w:ascii="Times New Roman" w:eastAsia="Times New Roman" w:hAnsi="Times New Roman" w:cs="Times New Roman"/>
          <w:sz w:val="24"/>
          <w:szCs w:val="24"/>
        </w:rPr>
        <w:t xml:space="preserve">how to meaningfully quantify and detect temporal changes. Some studies have used genetic differentiation metrics such as </w:t>
      </w:r>
      <w:proofErr w:type="spellStart"/>
      <w:r w:rsidR="00760250" w:rsidRPr="0013754E">
        <w:rPr>
          <w:rFonts w:ascii="Times New Roman" w:eastAsia="Times New Roman" w:hAnsi="Times New Roman" w:cs="Times New Roman"/>
          <w:sz w:val="24"/>
          <w:szCs w:val="24"/>
        </w:rPr>
        <w:t>Jost’s</w:t>
      </w:r>
      <w:proofErr w:type="spellEnd"/>
      <w:r w:rsidR="00760250" w:rsidRPr="0013754E">
        <w:rPr>
          <w:rFonts w:ascii="Times New Roman" w:eastAsia="Times New Roman" w:hAnsi="Times New Roman" w:cs="Times New Roman"/>
          <w:sz w:val="24"/>
          <w:szCs w:val="24"/>
        </w:rPr>
        <w:t xml:space="preserve"> D</w:t>
      </w:r>
      <w:r w:rsidR="008D64C5" w:rsidRPr="0013754E">
        <w:rPr>
          <w:rFonts w:ascii="Times New Roman" w:eastAsia="Times New Roman" w:hAnsi="Times New Roman" w:cs="Times New Roman"/>
          <w:sz w:val="24"/>
          <w:szCs w:val="24"/>
        </w:rPr>
        <w:t xml:space="preserve"> or </w:t>
      </w:r>
      <w:r w:rsidR="00760250" w:rsidRPr="0013754E">
        <w:rPr>
          <w:rFonts w:ascii="Times New Roman" w:eastAsia="Times New Roman" w:hAnsi="Times New Roman" w:cs="Times New Roman"/>
          <w:sz w:val="24"/>
          <w:szCs w:val="24"/>
        </w:rPr>
        <w:t>F</w:t>
      </w:r>
      <w:r w:rsidR="00760250" w:rsidRPr="0013754E">
        <w:rPr>
          <w:rFonts w:ascii="Times New Roman" w:eastAsia="Times New Roman" w:hAnsi="Times New Roman" w:cs="Times New Roman"/>
          <w:sz w:val="24"/>
          <w:szCs w:val="24"/>
          <w:vertAlign w:val="subscript"/>
        </w:rPr>
        <w:t>ST</w:t>
      </w:r>
      <w:r w:rsidR="00760250" w:rsidRPr="0013754E">
        <w:rPr>
          <w:rFonts w:ascii="Times New Roman" w:eastAsia="Times New Roman" w:hAnsi="Times New Roman" w:cs="Times New Roman"/>
          <w:sz w:val="24"/>
          <w:szCs w:val="24"/>
        </w:rPr>
        <w:t xml:space="preserve"> or its analogs </w:t>
      </w:r>
      <w:r w:rsidR="00760250"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Fields","type":"article-journal","volume":"102"},"uris":["http://www.mendeley.com/documents/?uuid=ca1b4241-a6fc-42b8-91c8-1d87580df923"]}],"mendeley":{"formattedCitation":"(Knight, Vaghefi, Hansen, Kikkert, &amp; Pethybridge, 2018; Larroque et al., 2019; Segura-García et al., 2019)","plainTextFormattedCitation":"(Knight, Vaghefi, Hansen, Kikkert, &amp; Pethybridge, 2018; Larroque et al., 2019; Segura-García et al., 2019)","previouslyFormattedCitation":"(Knight, Vaghefi, Hansen, Kikkert, &amp; Pethybridge, 2018; Larroque et al., 2019; Segura-García et al., 2019)"},"properties":{"noteIndex":0},"schema":"https://github.com/citation-style-language/schema/raw/master/csl-citation.json"}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(Knight, Vaghefi, Hansen, Kikkert, &amp; Pethybridge, 2018; Larroque et al., 2019; Segura-García et al., 2019)</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to evaluate temporal changes between genetic datasets. </w:t>
      </w:r>
      <w:r w:rsidR="00760250" w:rsidRPr="0013754E">
        <w:rPr>
          <w:rFonts w:ascii="Times New Roman" w:eastAsia="Times New Roman" w:hAnsi="Times New Roman" w:cs="Times New Roman"/>
          <w:sz w:val="24"/>
          <w:szCs w:val="24"/>
        </w:rPr>
        <w:lastRenderedPageBreak/>
        <w:t xml:space="preserve">However, translating our spatial understanding of </w:t>
      </w:r>
      <w:r w:rsidR="008D64C5" w:rsidRPr="0013754E">
        <w:rPr>
          <w:rFonts w:ascii="Times New Roman" w:eastAsia="Times New Roman" w:hAnsi="Times New Roman" w:cs="Times New Roman"/>
          <w:sz w:val="24"/>
          <w:szCs w:val="24"/>
        </w:rPr>
        <w:t xml:space="preserve">these genetic </w:t>
      </w:r>
      <w:r w:rsidR="00760250" w:rsidRPr="0013754E">
        <w:rPr>
          <w:rFonts w:ascii="Times New Roman" w:eastAsia="Times New Roman" w:hAnsi="Times New Roman" w:cs="Times New Roman"/>
          <w:sz w:val="24"/>
          <w:szCs w:val="24"/>
        </w:rPr>
        <w:t xml:space="preserve">differentiation indices </w:t>
      </w:r>
      <w:r w:rsidR="008D64C5" w:rsidRPr="0013754E">
        <w:rPr>
          <w:rFonts w:ascii="Times New Roman" w:eastAsia="Times New Roman" w:hAnsi="Times New Roman" w:cs="Times New Roman"/>
          <w:sz w:val="24"/>
          <w:szCs w:val="24"/>
        </w:rPr>
        <w:t xml:space="preserve">to </w:t>
      </w:r>
      <w:r w:rsidR="00760250" w:rsidRPr="0013754E">
        <w:rPr>
          <w:rFonts w:ascii="Times New Roman" w:eastAsia="Times New Roman" w:hAnsi="Times New Roman" w:cs="Times New Roman"/>
          <w:sz w:val="24"/>
          <w:szCs w:val="24"/>
        </w:rPr>
        <w:t xml:space="preserve">the temporal dimension is not straightforward </w:t>
      </w:r>
      <w:r w:rsidR="00760250"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(Bhatia, Patterson, Sankararaman, &amp; Price, 2013)</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w:t>
      </w:r>
      <w:r w:rsidR="008D64C5" w:rsidRPr="0013754E">
        <w:rPr>
          <w:rFonts w:ascii="Times New Roman" w:eastAsia="Times New Roman" w:hAnsi="Times New Roman" w:cs="Times New Roman"/>
          <w:sz w:val="24"/>
          <w:szCs w:val="24"/>
        </w:rPr>
        <w:t xml:space="preserve"> An additional challenge for temporal genetic analyses is</w:t>
      </w:r>
      <w:r w:rsidR="00760250" w:rsidRPr="0013754E">
        <w:rPr>
          <w:rFonts w:ascii="Times New Roman" w:eastAsia="Times New Roman" w:hAnsi="Times New Roman" w:cs="Times New Roman"/>
          <w:sz w:val="24"/>
          <w:szCs w:val="24"/>
        </w:rPr>
        <w:t xml:space="preserve"> disentangling spatial from temporal effects</w:t>
      </w:r>
      <w:r w:rsidR="008D64C5"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because the additivity of genetic drift means </w:t>
      </w:r>
      <w:r w:rsidR="008D64C5" w:rsidRPr="0013754E">
        <w:rPr>
          <w:rFonts w:ascii="Times New Roman" w:eastAsia="Times New Roman" w:hAnsi="Times New Roman" w:cs="Times New Roman"/>
          <w:sz w:val="24"/>
          <w:szCs w:val="24"/>
        </w:rPr>
        <w:t xml:space="preserve">that </w:t>
      </w:r>
      <w:r w:rsidR="00760250" w:rsidRPr="0013754E">
        <w:rPr>
          <w:rFonts w:ascii="Times New Roman" w:eastAsia="Times New Roman" w:hAnsi="Times New Roman" w:cs="Times New Roman"/>
          <w:sz w:val="24"/>
          <w:szCs w:val="24"/>
        </w:rPr>
        <w:t xml:space="preserve">genetic differentiation can be associated with both space and time </w:t>
      </w:r>
      <w:r w:rsidR="00760250"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(Murray et al., 2016; Skoglund, Sjödin, Skoglund, Lascoux, &amp; Jakobsson, 2014)</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w:t>
      </w:r>
      <w:r w:rsidR="00882757" w:rsidRPr="0013754E">
        <w:rPr>
          <w:rFonts w:ascii="Times New Roman" w:eastAsia="Times New Roman" w:hAnsi="Times New Roman" w:cs="Times New Roman"/>
          <w:sz w:val="24"/>
          <w:szCs w:val="24"/>
        </w:rPr>
        <w:t xml:space="preserve">Finally, </w:t>
      </w:r>
      <w:r w:rsidR="00AB3923" w:rsidRPr="0013754E">
        <w:rPr>
          <w:rFonts w:ascii="Times New Roman" w:eastAsia="Times New Roman" w:hAnsi="Times New Roman" w:cs="Times New Roman"/>
          <w:sz w:val="24"/>
          <w:szCs w:val="24"/>
        </w:rPr>
        <w:t>repeated-</w:t>
      </w:r>
      <w:r w:rsidR="006D04EF" w:rsidRPr="0013754E">
        <w:rPr>
          <w:rFonts w:ascii="Times New Roman" w:eastAsia="Times New Roman" w:hAnsi="Times New Roman" w:cs="Times New Roman"/>
          <w:sz w:val="24"/>
          <w:szCs w:val="24"/>
        </w:rPr>
        <w:t>survey</w:t>
      </w:r>
      <w:r w:rsidR="00AB3923" w:rsidRPr="0013754E">
        <w:rPr>
          <w:rFonts w:ascii="Times New Roman" w:eastAsia="Times New Roman" w:hAnsi="Times New Roman" w:cs="Times New Roman"/>
          <w:sz w:val="24"/>
          <w:szCs w:val="24"/>
        </w:rPr>
        <w:t xml:space="preserve"> analys</w:t>
      </w:r>
      <w:r w:rsidR="009360E2" w:rsidRPr="0013754E">
        <w:rPr>
          <w:rFonts w:ascii="Times New Roman" w:eastAsia="Times New Roman" w:hAnsi="Times New Roman" w:cs="Times New Roman"/>
          <w:sz w:val="24"/>
          <w:szCs w:val="24"/>
        </w:rPr>
        <w:t>es</w:t>
      </w:r>
      <w:r w:rsidR="00247C3F" w:rsidRPr="0013754E">
        <w:rPr>
          <w:rFonts w:ascii="Times New Roman" w:eastAsia="Times New Roman" w:hAnsi="Times New Roman" w:cs="Times New Roman"/>
          <w:sz w:val="24"/>
          <w:szCs w:val="24"/>
        </w:rPr>
        <w:t xml:space="preserve"> remain</w:t>
      </w:r>
      <w:r w:rsidR="00AB3923" w:rsidRPr="0013754E">
        <w:rPr>
          <w:rFonts w:ascii="Times New Roman" w:eastAsia="Times New Roman" w:hAnsi="Times New Roman" w:cs="Times New Roman"/>
          <w:sz w:val="24"/>
          <w:szCs w:val="24"/>
        </w:rPr>
        <w:t xml:space="preserve"> </w:t>
      </w:r>
      <w:r w:rsidR="00CB74D9" w:rsidRPr="0013754E">
        <w:rPr>
          <w:rFonts w:ascii="Times New Roman" w:eastAsia="Times New Roman" w:hAnsi="Times New Roman" w:cs="Times New Roman"/>
          <w:sz w:val="24"/>
          <w:szCs w:val="24"/>
        </w:rPr>
        <w:t xml:space="preserve">challenging because we lack sufficiently developed tools to distinguish </w:t>
      </w:r>
      <w:r w:rsidR="00760250" w:rsidRPr="0013754E">
        <w:rPr>
          <w:rFonts w:ascii="Times New Roman" w:eastAsia="Times New Roman" w:hAnsi="Times New Roman" w:cs="Times New Roman"/>
          <w:sz w:val="24"/>
          <w:szCs w:val="24"/>
        </w:rPr>
        <w:t xml:space="preserve">natural </w:t>
      </w:r>
      <w:r w:rsidR="008D64C5" w:rsidRPr="0013754E">
        <w:rPr>
          <w:rFonts w:ascii="Times New Roman" w:eastAsia="Times New Roman" w:hAnsi="Times New Roman" w:cs="Times New Roman"/>
          <w:sz w:val="24"/>
          <w:szCs w:val="24"/>
        </w:rPr>
        <w:t xml:space="preserve">temporal </w:t>
      </w:r>
      <w:r w:rsidR="00760250" w:rsidRPr="0013754E">
        <w:rPr>
          <w:rFonts w:ascii="Times New Roman" w:eastAsia="Times New Roman" w:hAnsi="Times New Roman" w:cs="Times New Roman"/>
          <w:sz w:val="24"/>
          <w:szCs w:val="24"/>
        </w:rPr>
        <w:t xml:space="preserve">variation in genetic structure due to recombination, mutation, and </w:t>
      </w:r>
      <w:proofErr w:type="gramStart"/>
      <w:r w:rsidR="00760250" w:rsidRPr="0013754E">
        <w:rPr>
          <w:rFonts w:ascii="Times New Roman" w:eastAsia="Times New Roman" w:hAnsi="Times New Roman" w:cs="Times New Roman"/>
          <w:sz w:val="24"/>
          <w:szCs w:val="24"/>
        </w:rPr>
        <w:t>demographically-induced</w:t>
      </w:r>
      <w:proofErr w:type="gramEnd"/>
      <w:r w:rsidR="00760250" w:rsidRPr="0013754E">
        <w:rPr>
          <w:rFonts w:ascii="Times New Roman" w:eastAsia="Times New Roman" w:hAnsi="Times New Roman" w:cs="Times New Roman"/>
          <w:sz w:val="24"/>
          <w:szCs w:val="24"/>
        </w:rPr>
        <w:t xml:space="preserve"> drift from the changes </w:t>
      </w:r>
      <w:r w:rsidR="008D64C5" w:rsidRPr="0013754E">
        <w:rPr>
          <w:rFonts w:ascii="Times New Roman" w:eastAsia="Times New Roman" w:hAnsi="Times New Roman" w:cs="Times New Roman"/>
          <w:sz w:val="24"/>
          <w:szCs w:val="24"/>
        </w:rPr>
        <w:t xml:space="preserve">caused </w:t>
      </w:r>
      <w:r w:rsidR="00760250" w:rsidRPr="0013754E">
        <w:rPr>
          <w:rFonts w:ascii="Times New Roman" w:eastAsia="Times New Roman" w:hAnsi="Times New Roman" w:cs="Times New Roman"/>
          <w:sz w:val="24"/>
          <w:szCs w:val="24"/>
        </w:rPr>
        <w:t xml:space="preserve">by external </w:t>
      </w:r>
      <w:r w:rsidR="008D64C5" w:rsidRPr="0013754E">
        <w:rPr>
          <w:rFonts w:ascii="Times New Roman" w:eastAsia="Times New Roman" w:hAnsi="Times New Roman" w:cs="Times New Roman"/>
          <w:sz w:val="24"/>
          <w:szCs w:val="24"/>
        </w:rPr>
        <w:t>forces</w:t>
      </w:r>
      <w:r w:rsidR="00760250" w:rsidRPr="0013754E">
        <w:rPr>
          <w:rFonts w:ascii="Times New Roman" w:eastAsia="Times New Roman" w:hAnsi="Times New Roman" w:cs="Times New Roman"/>
          <w:sz w:val="24"/>
          <w:szCs w:val="24"/>
        </w:rPr>
        <w:t>.</w:t>
      </w:r>
    </w:p>
    <w:p w14:paraId="3E423C34" w14:textId="2FD7888B" w:rsidR="00760250" w:rsidRPr="0013754E" w:rsidRDefault="00F13DFF"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Although its objectives differ from those of population genetics</w:t>
      </w:r>
      <w:r w:rsidR="00CB74D9" w:rsidRPr="0013754E">
        <w:rPr>
          <w:rFonts w:ascii="Times New Roman" w:eastAsia="Times New Roman" w:hAnsi="Times New Roman" w:cs="Times New Roman"/>
          <w:sz w:val="24"/>
          <w:szCs w:val="24"/>
        </w:rPr>
        <w:t>, the field of community ecology has a history of explicitly examining change in community composition through time</w:t>
      </w:r>
      <w:r w:rsidR="00882757"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Temporal </w:t>
      </w:r>
      <w:r w:rsidR="001C7C1F" w:rsidRPr="0013754E">
        <w:rPr>
          <w:rFonts w:ascii="Times New Roman" w:eastAsia="Times New Roman" w:hAnsi="Times New Roman" w:cs="Times New Roman"/>
          <w:sz w:val="24"/>
          <w:szCs w:val="24"/>
        </w:rPr>
        <w:t>beta</w:t>
      </w:r>
      <w:r w:rsidR="00760250" w:rsidRPr="0013754E">
        <w:rPr>
          <w:rFonts w:ascii="Times New Roman" w:eastAsia="Times New Roman" w:hAnsi="Times New Roman" w:cs="Times New Roman"/>
          <w:sz w:val="24"/>
          <w:szCs w:val="24"/>
        </w:rPr>
        <w:t xml:space="preserve">-diversity </w:t>
      </w:r>
      <w:r w:rsidR="001C7C1F" w:rsidRPr="0013754E">
        <w:rPr>
          <w:rFonts w:ascii="Times New Roman" w:eastAsia="Times New Roman" w:hAnsi="Times New Roman" w:cs="Times New Roman"/>
          <w:sz w:val="24"/>
          <w:szCs w:val="24"/>
        </w:rPr>
        <w:t xml:space="preserve">indices </w:t>
      </w:r>
      <w:r w:rsidR="00760250" w:rsidRPr="0013754E">
        <w:rPr>
          <w:rFonts w:ascii="Times New Roman" w:eastAsia="Times New Roman" w:hAnsi="Times New Roman" w:cs="Times New Roman"/>
          <w:sz w:val="24"/>
          <w:szCs w:val="24"/>
        </w:rPr>
        <w:t xml:space="preserve">(TBI; Legendre 2019) are used to quantify and assess </w:t>
      </w:r>
      <w:r w:rsidR="00733D61" w:rsidRPr="0013754E">
        <w:rPr>
          <w:rFonts w:ascii="Times New Roman" w:eastAsia="Times New Roman" w:hAnsi="Times New Roman" w:cs="Times New Roman"/>
          <w:sz w:val="24"/>
          <w:szCs w:val="24"/>
        </w:rPr>
        <w:t xml:space="preserve">temporal </w:t>
      </w:r>
      <w:r w:rsidR="00760250" w:rsidRPr="0013754E">
        <w:rPr>
          <w:rFonts w:ascii="Times New Roman" w:eastAsia="Times New Roman" w:hAnsi="Times New Roman" w:cs="Times New Roman"/>
          <w:sz w:val="24"/>
          <w:szCs w:val="24"/>
        </w:rPr>
        <w:t>changes in ecological community composition using a dissimilarity index</w:t>
      </w:r>
      <w:r w:rsidR="002F4AF9" w:rsidRPr="0013754E">
        <w:rPr>
          <w:rFonts w:ascii="Times New Roman" w:eastAsia="Times New Roman" w:hAnsi="Times New Roman" w:cs="Times New Roman"/>
          <w:sz w:val="24"/>
          <w:szCs w:val="24"/>
        </w:rPr>
        <w:t xml:space="preserve"> calculated between samples taken at different times</w:t>
      </w:r>
      <w:r w:rsidR="001F0A9C" w:rsidRPr="0013754E">
        <w:rPr>
          <w:rFonts w:ascii="Times New Roman" w:eastAsia="Times New Roman" w:hAnsi="Times New Roman" w:cs="Times New Roman"/>
          <w:sz w:val="24"/>
          <w:szCs w:val="24"/>
        </w:rPr>
        <w:t xml:space="preserve"> and at several sites</w:t>
      </w:r>
      <w:r w:rsidR="00760250" w:rsidRPr="0013754E">
        <w:rPr>
          <w:rFonts w:ascii="Times New Roman" w:eastAsia="Times New Roman" w:hAnsi="Times New Roman" w:cs="Times New Roman"/>
          <w:sz w:val="24"/>
          <w:szCs w:val="24"/>
        </w:rPr>
        <w:t xml:space="preserve">. The significance of these dissimilarities is then tested using </w:t>
      </w:r>
      <w:r w:rsidR="002F4AF9" w:rsidRPr="0013754E">
        <w:rPr>
          <w:rFonts w:ascii="Times New Roman" w:eastAsia="Times New Roman" w:hAnsi="Times New Roman" w:cs="Times New Roman"/>
          <w:sz w:val="24"/>
          <w:szCs w:val="24"/>
        </w:rPr>
        <w:t xml:space="preserve">a </w:t>
      </w:r>
      <w:r w:rsidR="00760250" w:rsidRPr="0013754E">
        <w:rPr>
          <w:rFonts w:ascii="Times New Roman" w:eastAsia="Times New Roman" w:hAnsi="Times New Roman" w:cs="Times New Roman"/>
          <w:sz w:val="24"/>
          <w:szCs w:val="24"/>
        </w:rPr>
        <w:t>permutation</w:t>
      </w:r>
      <w:r w:rsidR="002F4AF9" w:rsidRPr="0013754E">
        <w:rPr>
          <w:rFonts w:ascii="Times New Roman" w:eastAsia="Times New Roman" w:hAnsi="Times New Roman" w:cs="Times New Roman"/>
          <w:sz w:val="24"/>
          <w:szCs w:val="24"/>
        </w:rPr>
        <w:t>al procedure</w:t>
      </w:r>
      <w:r w:rsidR="00760250" w:rsidRPr="0013754E">
        <w:rPr>
          <w:rFonts w:ascii="Times New Roman" w:eastAsia="Times New Roman" w:hAnsi="Times New Roman" w:cs="Times New Roman"/>
          <w:sz w:val="24"/>
          <w:szCs w:val="24"/>
        </w:rPr>
        <w:t xml:space="preserve">. </w:t>
      </w:r>
      <w:r w:rsidR="005E2D5A" w:rsidRPr="0013754E">
        <w:rPr>
          <w:rFonts w:ascii="Times New Roman" w:eastAsia="Times New Roman" w:hAnsi="Times New Roman" w:cs="Times New Roman"/>
          <w:sz w:val="24"/>
          <w:szCs w:val="24"/>
        </w:rPr>
        <w:t>The TBI approach has effectively demonstrated temporal variation in simulated community composition</w:t>
      </w:r>
      <w:r w:rsidR="00760250"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fldChar w:fldCharType="begin" w:fldLock="1"/>
      </w:r>
      <w:r w:rsidR="00420A57" w:rsidRPr="0013754E">
        <w:rPr>
          <w:rFonts w:ascii="Times New Roman" w:eastAsia="Times New Roman" w:hAnsi="Times New Roman" w:cs="Times New Roman"/>
          <w:sz w:val="24"/>
          <w:szCs w:val="24"/>
        </w:rPr>
        <w:instrText>ADDIN CSL_CITATION {"citationItems":[{"id":"ITEM-1","itemData":{"DOI":"10.1002/ece3.4984","ISSN":"20457758","abstract":"Aim: This paper presents the statistical bases for temporal beta-diversity analysis, a method to study changes in community composition through time from repeated surveys at several sites. Surveys of that type are presently done by ecologists around the world. A temporal beta-diversity Index (TBI) is computed for each site, measuring the change in species composition between the first (T1) and second surveys (T2). TBI indices can be decomposed into losses and gains; they can also be tested for significance, allowing one to identify the sites that have changed in composition in exceptional ways. This method will be of value to identify exceptional sites in space–time surveys carried out to study anthropogenic impacts, including climate change. Innovation: The null hypothesis of the TBI test is that a species assemblage is not exceptionally different between T1 and T2, compared to assemblages that could have been observed at this site at T1 and T2 under conditions corresponding to H 0 . Tests of significance of coefficients in a dissimilarity matrix are usually not possible because the values in the matrix are interrelated. Here, however, the dissimilarity between T1 and T2 for a site is computed with different data from the dissimilarities used for the T1–T2 comparison at other sites. It is thus possible to compute a valid test of significance in that case. In addition, the paper shows how TBI dissimilarities can be decomposed into loss and gain components (of species, or abundances-per-species) and how a B–C plot can be produced from these components, which informs users about the processes of biodiversity losses and gains through time in space–time survey data. Main conclusion: Three applications of the method to different ecological communities are presented. This method is applicable worldwide to all types of communities, marine, and terrestrial.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surveys","type":"article-journal","volume":"9"},"uris":["http://www.mendeley.com/documents/?uuid=3467dabc-d8e7-4246-a906-3419b1e34e98"]}],"mendeley":{"formattedCitation":"(Legendre, 2019)","plainTextFormattedCitation":"(Legendre, 2019)","previouslyFormattedCitation":"(Legendre, 2019)"},"properties":{"noteIndex":0},"schema":"https://github.com/citation-style-language/schema/raw/master/csl-citation.json"}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(Legendre, 2019)</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but the potential of a TBI-inspired tool to detect meaningful temporal changes in genetic diversity has not yet been examined. Given the conceptual similarity </w:t>
      </w:r>
      <w:r w:rsidR="001F0A9C" w:rsidRPr="0013754E">
        <w:rPr>
          <w:rFonts w:ascii="Times New Roman" w:eastAsia="Times New Roman" w:hAnsi="Times New Roman" w:cs="Times New Roman"/>
          <w:sz w:val="24"/>
          <w:szCs w:val="24"/>
        </w:rPr>
        <w:t xml:space="preserve">in data structure </w:t>
      </w:r>
      <w:r w:rsidR="00760250" w:rsidRPr="0013754E">
        <w:rPr>
          <w:rFonts w:ascii="Times New Roman" w:eastAsia="Times New Roman" w:hAnsi="Times New Roman" w:cs="Times New Roman"/>
          <w:sz w:val="24"/>
          <w:szCs w:val="24"/>
        </w:rPr>
        <w:t xml:space="preserve">between </w:t>
      </w:r>
      <w:r w:rsidR="00733D61" w:rsidRPr="0013754E">
        <w:rPr>
          <w:rFonts w:ascii="Times New Roman" w:eastAsia="Times New Roman" w:hAnsi="Times New Roman" w:cs="Times New Roman"/>
          <w:sz w:val="24"/>
          <w:szCs w:val="24"/>
        </w:rPr>
        <w:t xml:space="preserve">species </w:t>
      </w:r>
      <w:r w:rsidR="00760250" w:rsidRPr="0013754E">
        <w:rPr>
          <w:rFonts w:ascii="Times New Roman" w:eastAsia="Times New Roman" w:hAnsi="Times New Roman" w:cs="Times New Roman"/>
          <w:sz w:val="24"/>
          <w:szCs w:val="24"/>
        </w:rPr>
        <w:t xml:space="preserve">diversity in multi-species </w:t>
      </w:r>
      <w:r w:rsidR="00733D61" w:rsidRPr="0013754E">
        <w:rPr>
          <w:rFonts w:ascii="Times New Roman" w:eastAsia="Times New Roman" w:hAnsi="Times New Roman" w:cs="Times New Roman"/>
          <w:sz w:val="24"/>
          <w:szCs w:val="24"/>
        </w:rPr>
        <w:t xml:space="preserve">community composition data </w:t>
      </w:r>
      <w:r w:rsidR="00760250" w:rsidRPr="0013754E">
        <w:rPr>
          <w:rFonts w:ascii="Times New Roman" w:eastAsia="Times New Roman" w:hAnsi="Times New Roman" w:cs="Times New Roman"/>
          <w:sz w:val="24"/>
          <w:szCs w:val="24"/>
        </w:rPr>
        <w:t xml:space="preserve">and </w:t>
      </w:r>
      <w:r w:rsidR="00733D61" w:rsidRPr="0013754E">
        <w:rPr>
          <w:rFonts w:ascii="Times New Roman" w:eastAsia="Times New Roman" w:hAnsi="Times New Roman" w:cs="Times New Roman"/>
          <w:sz w:val="24"/>
          <w:szCs w:val="24"/>
        </w:rPr>
        <w:t xml:space="preserve">genetic diversity in </w:t>
      </w:r>
      <w:r w:rsidR="00760250" w:rsidRPr="0013754E">
        <w:rPr>
          <w:rFonts w:ascii="Times New Roman" w:eastAsia="Times New Roman" w:hAnsi="Times New Roman" w:cs="Times New Roman"/>
          <w:sz w:val="24"/>
          <w:szCs w:val="24"/>
        </w:rPr>
        <w:t>multi-locus gen</w:t>
      </w:r>
      <w:r w:rsidR="00733D61" w:rsidRPr="0013754E">
        <w:rPr>
          <w:rFonts w:ascii="Times New Roman" w:eastAsia="Times New Roman" w:hAnsi="Times New Roman" w:cs="Times New Roman"/>
          <w:sz w:val="24"/>
          <w:szCs w:val="24"/>
        </w:rPr>
        <w:t>otype data</w:t>
      </w:r>
      <w:r w:rsidR="00760250" w:rsidRPr="0013754E">
        <w:rPr>
          <w:rFonts w:ascii="Times New Roman" w:eastAsia="Times New Roman" w:hAnsi="Times New Roman" w:cs="Times New Roman"/>
          <w:sz w:val="24"/>
          <w:szCs w:val="24"/>
        </w:rPr>
        <w:t xml:space="preserve">, we </w:t>
      </w:r>
      <w:r w:rsidR="00CB74D9" w:rsidRPr="0013754E">
        <w:rPr>
          <w:rFonts w:ascii="Times New Roman" w:eastAsia="Times New Roman" w:hAnsi="Times New Roman" w:cs="Times New Roman"/>
          <w:sz w:val="24"/>
          <w:szCs w:val="24"/>
        </w:rPr>
        <w:t xml:space="preserve">sought to determine how </w:t>
      </w:r>
      <w:r w:rsidR="00760250" w:rsidRPr="0013754E">
        <w:rPr>
          <w:rFonts w:ascii="Times New Roman" w:eastAsia="Times New Roman" w:hAnsi="Times New Roman" w:cs="Times New Roman"/>
          <w:sz w:val="24"/>
          <w:szCs w:val="24"/>
        </w:rPr>
        <w:t xml:space="preserve">TBI could be </w:t>
      </w:r>
      <w:r w:rsidR="00810109" w:rsidRPr="0013754E">
        <w:rPr>
          <w:rFonts w:ascii="Times New Roman" w:eastAsia="Times New Roman" w:hAnsi="Times New Roman" w:cs="Times New Roman"/>
          <w:sz w:val="24"/>
          <w:szCs w:val="24"/>
        </w:rPr>
        <w:t xml:space="preserve">modified </w:t>
      </w:r>
      <w:r w:rsidR="00760250" w:rsidRPr="0013754E">
        <w:rPr>
          <w:rFonts w:ascii="Times New Roman" w:eastAsia="Times New Roman" w:hAnsi="Times New Roman" w:cs="Times New Roman"/>
          <w:sz w:val="24"/>
          <w:szCs w:val="24"/>
        </w:rPr>
        <w:t xml:space="preserve">to </w:t>
      </w:r>
      <w:r w:rsidR="00810109" w:rsidRPr="0013754E">
        <w:rPr>
          <w:rFonts w:ascii="Times New Roman" w:eastAsia="Times New Roman" w:hAnsi="Times New Roman" w:cs="Times New Roman"/>
          <w:sz w:val="24"/>
          <w:szCs w:val="24"/>
        </w:rPr>
        <w:t xml:space="preserve">identify significant variation in </w:t>
      </w:r>
      <w:r w:rsidR="00760250" w:rsidRPr="0013754E">
        <w:rPr>
          <w:rFonts w:ascii="Times New Roman" w:eastAsia="Times New Roman" w:hAnsi="Times New Roman" w:cs="Times New Roman"/>
          <w:sz w:val="24"/>
          <w:szCs w:val="24"/>
        </w:rPr>
        <w:t>spatio</w:t>
      </w:r>
      <w:r w:rsidR="004D7280" w:rsidRPr="0013754E">
        <w:rPr>
          <w:rFonts w:ascii="Times New Roman" w:eastAsia="Times New Roman" w:hAnsi="Times New Roman" w:cs="Times New Roman"/>
          <w:sz w:val="24"/>
          <w:szCs w:val="24"/>
        </w:rPr>
        <w:t>temporal genotypic data.</w:t>
      </w:r>
    </w:p>
    <w:p w14:paraId="0E0C760E" w14:textId="25266B92" w:rsidR="00760250" w:rsidRPr="0013754E" w:rsidRDefault="00FC726D"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In this paper, we </w:t>
      </w:r>
      <w:r w:rsidR="00810109" w:rsidRPr="0013754E">
        <w:rPr>
          <w:rFonts w:ascii="Times New Roman" w:eastAsia="Times New Roman" w:hAnsi="Times New Roman" w:cs="Times New Roman"/>
          <w:sz w:val="24"/>
          <w:szCs w:val="24"/>
        </w:rPr>
        <w:t xml:space="preserve">propose </w:t>
      </w:r>
      <w:r w:rsidR="00A44B87" w:rsidRPr="0013754E">
        <w:rPr>
          <w:rFonts w:ascii="Times New Roman" w:eastAsia="Times New Roman" w:hAnsi="Times New Roman" w:cs="Times New Roman"/>
          <w:sz w:val="24"/>
          <w:szCs w:val="24"/>
        </w:rPr>
        <w:t xml:space="preserve">and evaluate </w:t>
      </w:r>
      <w:r w:rsidR="00810109" w:rsidRPr="0013754E">
        <w:rPr>
          <w:rFonts w:ascii="Times New Roman" w:eastAsia="Times New Roman" w:hAnsi="Times New Roman" w:cs="Times New Roman"/>
          <w:sz w:val="24"/>
          <w:szCs w:val="24"/>
        </w:rPr>
        <w:t>a method for</w:t>
      </w:r>
      <w:r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extend</w:t>
      </w:r>
      <w:r w:rsidRPr="0013754E">
        <w:rPr>
          <w:rFonts w:ascii="Times New Roman" w:eastAsia="Times New Roman" w:hAnsi="Times New Roman" w:cs="Times New Roman"/>
          <w:sz w:val="24"/>
          <w:szCs w:val="24"/>
        </w:rPr>
        <w:t>ing</w:t>
      </w:r>
      <w:r w:rsidR="00760250" w:rsidRPr="0013754E">
        <w:rPr>
          <w:rFonts w:ascii="Times New Roman" w:eastAsia="Times New Roman" w:hAnsi="Times New Roman" w:cs="Times New Roman"/>
          <w:sz w:val="24"/>
          <w:szCs w:val="24"/>
        </w:rPr>
        <w:t xml:space="preserve"> the TBI framework to spatiotemporal population genetic data. </w:t>
      </w:r>
      <w:r w:rsidRPr="0013754E">
        <w:rPr>
          <w:rFonts w:ascii="Times New Roman" w:eastAsia="Times New Roman" w:hAnsi="Times New Roman" w:cs="Times New Roman"/>
          <w:sz w:val="24"/>
          <w:szCs w:val="24"/>
        </w:rPr>
        <w:t>O</w:t>
      </w:r>
      <w:r w:rsidR="00760250" w:rsidRPr="0013754E">
        <w:rPr>
          <w:rFonts w:ascii="Times New Roman" w:eastAsia="Times New Roman" w:hAnsi="Times New Roman" w:cs="Times New Roman"/>
          <w:sz w:val="24"/>
          <w:szCs w:val="24"/>
        </w:rPr>
        <w:t xml:space="preserve">ur new framework, </w:t>
      </w:r>
      <w:r w:rsidRPr="0013754E">
        <w:rPr>
          <w:rFonts w:ascii="Times New Roman" w:eastAsia="Times New Roman" w:hAnsi="Times New Roman" w:cs="Times New Roman"/>
          <w:sz w:val="24"/>
          <w:szCs w:val="24"/>
        </w:rPr>
        <w:t xml:space="preserve">which we call </w:t>
      </w:r>
      <w:r w:rsidR="001C7C1F" w:rsidRPr="0013754E">
        <w:rPr>
          <w:rFonts w:ascii="Times New Roman" w:eastAsia="Times New Roman" w:hAnsi="Times New Roman" w:cs="Times New Roman"/>
          <w:sz w:val="24"/>
          <w:szCs w:val="24"/>
        </w:rPr>
        <w:t xml:space="preserve">temporal genetic </w:t>
      </w:r>
      <w:r w:rsidR="00760250" w:rsidRPr="0013754E">
        <w:rPr>
          <w:rFonts w:ascii="Times New Roman" w:eastAsia="Times New Roman" w:hAnsi="Times New Roman" w:cs="Times New Roman"/>
          <w:sz w:val="24"/>
          <w:szCs w:val="24"/>
        </w:rPr>
        <w:t xml:space="preserve">diversity </w:t>
      </w:r>
      <w:r w:rsidR="001C7C1F" w:rsidRPr="0013754E">
        <w:rPr>
          <w:rFonts w:ascii="Times New Roman" w:eastAsia="Times New Roman" w:hAnsi="Times New Roman" w:cs="Times New Roman"/>
          <w:sz w:val="24"/>
          <w:szCs w:val="24"/>
        </w:rPr>
        <w:t xml:space="preserve">indices </w:t>
      </w:r>
      <w:r w:rsidR="00760250" w:rsidRPr="0013754E">
        <w:rPr>
          <w:rFonts w:ascii="Times New Roman" w:eastAsia="Times New Roman" w:hAnsi="Times New Roman" w:cs="Times New Roman"/>
          <w:sz w:val="24"/>
          <w:szCs w:val="24"/>
        </w:rPr>
        <w:t xml:space="preserve">(TGI), is </w:t>
      </w:r>
      <w:r w:rsidRPr="0013754E">
        <w:rPr>
          <w:rFonts w:ascii="Times New Roman" w:eastAsia="Times New Roman" w:hAnsi="Times New Roman" w:cs="Times New Roman"/>
          <w:sz w:val="24"/>
          <w:szCs w:val="24"/>
        </w:rPr>
        <w:t xml:space="preserve">designed </w:t>
      </w:r>
      <w:r w:rsidR="00760250" w:rsidRPr="0013754E">
        <w:rPr>
          <w:rFonts w:ascii="Times New Roman" w:eastAsia="Times New Roman" w:hAnsi="Times New Roman" w:cs="Times New Roman"/>
          <w:sz w:val="24"/>
          <w:szCs w:val="24"/>
        </w:rPr>
        <w:t xml:space="preserve">to identify significant temporal variation in spatial genetic diversity using relatively information-poor genetic data </w:t>
      </w:r>
      <w:r w:rsidRPr="0013754E">
        <w:rPr>
          <w:rFonts w:ascii="Times New Roman" w:eastAsia="Times New Roman" w:hAnsi="Times New Roman" w:cs="Times New Roman"/>
          <w:sz w:val="24"/>
          <w:szCs w:val="24"/>
        </w:rPr>
        <w:t xml:space="preserve">while accounting for </w:t>
      </w:r>
      <w:r w:rsidR="00760250" w:rsidRPr="0013754E">
        <w:rPr>
          <w:rFonts w:ascii="Times New Roman" w:eastAsia="Times New Roman" w:hAnsi="Times New Roman" w:cs="Times New Roman"/>
          <w:sz w:val="24"/>
          <w:szCs w:val="24"/>
        </w:rPr>
        <w:t xml:space="preserve">confounding forces such as drift. We demonstrate the effectiveness and applicability of the </w:t>
      </w:r>
      <w:r w:rsidRPr="0013754E">
        <w:rPr>
          <w:rFonts w:ascii="Times New Roman" w:eastAsia="Times New Roman" w:hAnsi="Times New Roman" w:cs="Times New Roman"/>
          <w:sz w:val="24"/>
          <w:szCs w:val="24"/>
        </w:rPr>
        <w:t xml:space="preserve">TGI </w:t>
      </w:r>
      <w:r w:rsidR="00760250" w:rsidRPr="0013754E">
        <w:rPr>
          <w:rFonts w:ascii="Times New Roman" w:eastAsia="Times New Roman" w:hAnsi="Times New Roman" w:cs="Times New Roman"/>
          <w:sz w:val="24"/>
          <w:szCs w:val="24"/>
        </w:rPr>
        <w:t>approach using simulated genetic data</w:t>
      </w:r>
      <w:r w:rsidR="00A44B87"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w:t>
      </w:r>
      <w:r w:rsidR="00A44B87" w:rsidRPr="0013754E">
        <w:rPr>
          <w:rFonts w:ascii="Times New Roman" w:eastAsia="Times New Roman" w:hAnsi="Times New Roman" w:cs="Times New Roman"/>
          <w:sz w:val="24"/>
          <w:szCs w:val="24"/>
        </w:rPr>
        <w:t>where e</w:t>
      </w:r>
      <w:r w:rsidRPr="0013754E">
        <w:rPr>
          <w:rFonts w:ascii="Times New Roman" w:eastAsia="Times New Roman" w:hAnsi="Times New Roman" w:cs="Times New Roman"/>
          <w:sz w:val="24"/>
          <w:szCs w:val="24"/>
        </w:rPr>
        <w:t xml:space="preserve">ach simulation </w:t>
      </w:r>
      <w:r w:rsidR="00F13DFF" w:rsidRPr="0013754E">
        <w:rPr>
          <w:rFonts w:ascii="Times New Roman" w:eastAsia="Times New Roman" w:hAnsi="Times New Roman" w:cs="Times New Roman"/>
          <w:sz w:val="24"/>
          <w:szCs w:val="24"/>
        </w:rPr>
        <w:t>combined</w:t>
      </w:r>
      <w:r w:rsidR="00760250" w:rsidRPr="0013754E">
        <w:rPr>
          <w:rFonts w:ascii="Times New Roman" w:eastAsia="Times New Roman" w:hAnsi="Times New Roman" w:cs="Times New Roman"/>
          <w:sz w:val="24"/>
          <w:szCs w:val="24"/>
        </w:rPr>
        <w:t xml:space="preserve"> multiple scenarios in which portions of a landscape </w:t>
      </w:r>
      <w:r w:rsidR="00A44B87" w:rsidRPr="0013754E">
        <w:rPr>
          <w:rFonts w:ascii="Times New Roman" w:eastAsia="Times New Roman" w:hAnsi="Times New Roman" w:cs="Times New Roman"/>
          <w:sz w:val="24"/>
          <w:szCs w:val="24"/>
        </w:rPr>
        <w:t xml:space="preserve">were </w:t>
      </w:r>
      <w:r w:rsidR="00760250" w:rsidRPr="0013754E">
        <w:rPr>
          <w:rFonts w:ascii="Times New Roman" w:eastAsia="Times New Roman" w:hAnsi="Times New Roman" w:cs="Times New Roman"/>
          <w:sz w:val="24"/>
          <w:szCs w:val="24"/>
        </w:rPr>
        <w:t>affected by a non-selective demographic change</w:t>
      </w:r>
      <w:r w:rsidR="00760250" w:rsidRPr="0013754E">
        <w:rPr>
          <w:rStyle w:val="CommentReference"/>
          <w:rFonts w:ascii="Times New Roman" w:hAnsi="Times New Roman" w:cs="Times New Roman"/>
          <w:sz w:val="24"/>
          <w:szCs w:val="24"/>
        </w:rPr>
        <w:t>.</w:t>
      </w:r>
      <w:r w:rsidR="00760250" w:rsidRPr="0013754E">
        <w:rPr>
          <w:rFonts w:ascii="Times New Roman" w:eastAsia="Times New Roman" w:hAnsi="Times New Roman" w:cs="Times New Roman"/>
          <w:sz w:val="24"/>
          <w:szCs w:val="24"/>
        </w:rPr>
        <w:t xml:space="preserve"> We </w:t>
      </w:r>
      <w:r w:rsidR="00A44B87" w:rsidRPr="0013754E">
        <w:rPr>
          <w:rFonts w:ascii="Times New Roman" w:eastAsia="Times New Roman" w:hAnsi="Times New Roman" w:cs="Times New Roman"/>
          <w:sz w:val="24"/>
          <w:szCs w:val="24"/>
        </w:rPr>
        <w:t xml:space="preserve">additionally determined how </w:t>
      </w:r>
      <w:r w:rsidR="00B96666" w:rsidRPr="0013754E">
        <w:rPr>
          <w:rFonts w:ascii="Times New Roman" w:eastAsia="Times New Roman" w:hAnsi="Times New Roman" w:cs="Times New Roman"/>
          <w:sz w:val="24"/>
          <w:szCs w:val="24"/>
        </w:rPr>
        <w:t>the ability of TGI to detect significant, atypical temporal variation in genetic diversity was affected by</w:t>
      </w:r>
      <w:r w:rsidR="00760250" w:rsidRPr="0013754E">
        <w:rPr>
          <w:rFonts w:ascii="Times New Roman" w:eastAsia="Times New Roman" w:hAnsi="Times New Roman" w:cs="Times New Roman"/>
          <w:sz w:val="24"/>
          <w:szCs w:val="24"/>
        </w:rPr>
        <w:t xml:space="preserve"> </w:t>
      </w:r>
      <w:r w:rsidR="00A44B87" w:rsidRPr="0013754E">
        <w:rPr>
          <w:rFonts w:ascii="Times New Roman" w:eastAsia="Times New Roman" w:hAnsi="Times New Roman" w:cs="Times New Roman"/>
          <w:sz w:val="24"/>
          <w:szCs w:val="24"/>
        </w:rPr>
        <w:t xml:space="preserve">three </w:t>
      </w:r>
      <w:r w:rsidR="00760250" w:rsidRPr="0013754E">
        <w:rPr>
          <w:rFonts w:ascii="Times New Roman" w:eastAsia="Times New Roman" w:hAnsi="Times New Roman" w:cs="Times New Roman"/>
          <w:sz w:val="24"/>
          <w:szCs w:val="24"/>
        </w:rPr>
        <w:t>different demographic contexts</w:t>
      </w:r>
      <w:r w:rsidR="00B96666" w:rsidRPr="0013754E">
        <w:rPr>
          <w:rFonts w:ascii="Times New Roman" w:eastAsia="Times New Roman" w:hAnsi="Times New Roman" w:cs="Times New Roman"/>
          <w:sz w:val="24"/>
          <w:szCs w:val="24"/>
        </w:rPr>
        <w:t>: population</w:t>
      </w:r>
      <w:r w:rsidR="00760250" w:rsidRPr="0013754E">
        <w:rPr>
          <w:rFonts w:ascii="Times New Roman" w:eastAsia="Times New Roman" w:hAnsi="Times New Roman" w:cs="Times New Roman"/>
          <w:sz w:val="24"/>
          <w:szCs w:val="24"/>
        </w:rPr>
        <w:t xml:space="preserve"> dispersal ability, the number of populations affected by a demographic event (i.e., spatial extent</w:t>
      </w:r>
      <w:r w:rsidR="00B96666" w:rsidRPr="0013754E">
        <w:rPr>
          <w:rFonts w:ascii="Times New Roman" w:eastAsia="Times New Roman" w:hAnsi="Times New Roman" w:cs="Times New Roman"/>
          <w:sz w:val="24"/>
          <w:szCs w:val="24"/>
        </w:rPr>
        <w:t xml:space="preserve"> of the event</w:t>
      </w:r>
      <w:r w:rsidR="00760250" w:rsidRPr="0013754E">
        <w:rPr>
          <w:rFonts w:ascii="Times New Roman" w:eastAsia="Times New Roman" w:hAnsi="Times New Roman" w:cs="Times New Roman"/>
          <w:sz w:val="24"/>
          <w:szCs w:val="24"/>
        </w:rPr>
        <w:t xml:space="preserve">), and </w:t>
      </w:r>
      <w:r w:rsidRPr="0013754E">
        <w:rPr>
          <w:rFonts w:ascii="Times New Roman" w:eastAsia="Times New Roman" w:hAnsi="Times New Roman" w:cs="Times New Roman"/>
          <w:sz w:val="24"/>
          <w:szCs w:val="24"/>
        </w:rPr>
        <w:t xml:space="preserve">the </w:t>
      </w:r>
      <w:r w:rsidR="00760250" w:rsidRPr="0013754E">
        <w:rPr>
          <w:rFonts w:ascii="Times New Roman" w:eastAsia="Times New Roman" w:hAnsi="Times New Roman" w:cs="Times New Roman"/>
          <w:sz w:val="24"/>
          <w:szCs w:val="24"/>
        </w:rPr>
        <w:t xml:space="preserve">time </w:t>
      </w:r>
      <w:r w:rsidR="00760250" w:rsidRPr="0013754E">
        <w:rPr>
          <w:rFonts w:ascii="Times New Roman" w:eastAsia="Times New Roman" w:hAnsi="Times New Roman" w:cs="Times New Roman"/>
          <w:sz w:val="24"/>
          <w:szCs w:val="24"/>
        </w:rPr>
        <w:lastRenderedPageBreak/>
        <w:t xml:space="preserve">between two </w:t>
      </w:r>
      <w:r w:rsidR="00F13DFF" w:rsidRPr="0013754E">
        <w:rPr>
          <w:rFonts w:ascii="Times New Roman" w:eastAsia="Times New Roman" w:hAnsi="Times New Roman" w:cs="Times New Roman"/>
          <w:sz w:val="24"/>
          <w:szCs w:val="24"/>
        </w:rPr>
        <w:t>surveys</w:t>
      </w:r>
      <w:r w:rsidR="00760250" w:rsidRPr="0013754E">
        <w:rPr>
          <w:rFonts w:ascii="Times New Roman" w:eastAsia="Times New Roman" w:hAnsi="Times New Roman" w:cs="Times New Roman"/>
          <w:sz w:val="24"/>
          <w:szCs w:val="24"/>
        </w:rPr>
        <w:t>. W</w:t>
      </w:r>
      <w:r w:rsidR="00B96666" w:rsidRPr="0013754E">
        <w:rPr>
          <w:rFonts w:ascii="Times New Roman" w:eastAsia="Times New Roman" w:hAnsi="Times New Roman" w:cs="Times New Roman"/>
          <w:sz w:val="24"/>
          <w:szCs w:val="24"/>
        </w:rPr>
        <w:t xml:space="preserve">ith respect to these demographic contexts, we </w:t>
      </w:r>
      <w:r w:rsidR="00760250" w:rsidRPr="0013754E">
        <w:rPr>
          <w:rFonts w:ascii="Times New Roman" w:eastAsia="Times New Roman" w:hAnsi="Times New Roman" w:cs="Times New Roman"/>
          <w:sz w:val="24"/>
          <w:szCs w:val="24"/>
        </w:rPr>
        <w:t>predict</w:t>
      </w:r>
      <w:r w:rsidR="00810109" w:rsidRPr="0013754E">
        <w:rPr>
          <w:rFonts w:ascii="Times New Roman" w:eastAsia="Times New Roman" w:hAnsi="Times New Roman" w:cs="Times New Roman"/>
          <w:sz w:val="24"/>
          <w:szCs w:val="24"/>
        </w:rPr>
        <w:t>ed</w:t>
      </w:r>
      <w:r w:rsidR="00760250" w:rsidRPr="0013754E">
        <w:rPr>
          <w:rFonts w:ascii="Times New Roman" w:eastAsia="Times New Roman" w:hAnsi="Times New Roman" w:cs="Times New Roman"/>
          <w:sz w:val="24"/>
          <w:szCs w:val="24"/>
        </w:rPr>
        <w:t xml:space="preserve"> that our ability to detect</w:t>
      </w:r>
      <w:r w:rsidR="005D2C9D" w:rsidRPr="0013754E">
        <w:rPr>
          <w:rFonts w:ascii="Times New Roman" w:eastAsia="Times New Roman" w:hAnsi="Times New Roman" w:cs="Times New Roman"/>
          <w:sz w:val="24"/>
          <w:szCs w:val="24"/>
        </w:rPr>
        <w:t xml:space="preserve"> temporal genetic changes would</w:t>
      </w:r>
      <w:r w:rsidR="00B96666" w:rsidRPr="0013754E">
        <w:rPr>
          <w:rFonts w:ascii="Times New Roman" w:eastAsia="Times New Roman" w:hAnsi="Times New Roman" w:cs="Times New Roman"/>
          <w:sz w:val="24"/>
          <w:szCs w:val="24"/>
        </w:rPr>
        <w:t xml:space="preserve"> decrease</w:t>
      </w:r>
      <w:r w:rsidR="00760250" w:rsidRPr="0013754E">
        <w:rPr>
          <w:rFonts w:ascii="Times New Roman" w:eastAsia="Times New Roman" w:hAnsi="Times New Roman" w:cs="Times New Roman"/>
          <w:sz w:val="24"/>
          <w:szCs w:val="24"/>
        </w:rPr>
        <w:t xml:space="preserve"> </w:t>
      </w:r>
      <w:r w:rsidR="00810109" w:rsidRPr="0013754E">
        <w:rPr>
          <w:rFonts w:ascii="Times New Roman" w:eastAsia="Times New Roman" w:hAnsi="Times New Roman" w:cs="Times New Roman"/>
          <w:sz w:val="24"/>
          <w:szCs w:val="24"/>
        </w:rPr>
        <w:t xml:space="preserve">in populations with higher </w:t>
      </w:r>
      <w:r w:rsidR="00760250" w:rsidRPr="0013754E">
        <w:rPr>
          <w:rFonts w:ascii="Times New Roman" w:eastAsia="Times New Roman" w:hAnsi="Times New Roman" w:cs="Times New Roman"/>
          <w:sz w:val="24"/>
          <w:szCs w:val="24"/>
        </w:rPr>
        <w:t xml:space="preserve">dispersal </w:t>
      </w:r>
      <w:r w:rsidR="00810109" w:rsidRPr="0013754E">
        <w:rPr>
          <w:rFonts w:ascii="Times New Roman" w:eastAsia="Times New Roman" w:hAnsi="Times New Roman" w:cs="Times New Roman"/>
          <w:sz w:val="24"/>
          <w:szCs w:val="24"/>
        </w:rPr>
        <w:t xml:space="preserve">capacity </w:t>
      </w:r>
      <w:r w:rsidR="00760250" w:rsidRPr="0013754E">
        <w:rPr>
          <w:rFonts w:ascii="Times New Roman" w:eastAsia="Times New Roman" w:hAnsi="Times New Roman" w:cs="Times New Roman"/>
          <w:sz w:val="24"/>
          <w:szCs w:val="24"/>
        </w:rPr>
        <w:t>because of the homogenizing effect of higher gene flow</w:t>
      </w:r>
      <w:r w:rsidR="005D2C9D" w:rsidRPr="0013754E">
        <w:rPr>
          <w:rFonts w:ascii="Times New Roman" w:eastAsia="Times New Roman" w:hAnsi="Times New Roman" w:cs="Times New Roman"/>
          <w:sz w:val="24"/>
          <w:szCs w:val="24"/>
        </w:rPr>
        <w:t xml:space="preserve"> and </w:t>
      </w:r>
      <w:r w:rsidR="00B96666" w:rsidRPr="0013754E">
        <w:rPr>
          <w:rFonts w:ascii="Times New Roman" w:eastAsia="Times New Roman" w:hAnsi="Times New Roman" w:cs="Times New Roman"/>
          <w:sz w:val="24"/>
          <w:szCs w:val="24"/>
        </w:rPr>
        <w:t>decrease when</w:t>
      </w:r>
      <w:r w:rsidR="00760250" w:rsidRPr="0013754E">
        <w:rPr>
          <w:rFonts w:ascii="Times New Roman" w:eastAsia="Times New Roman" w:hAnsi="Times New Roman" w:cs="Times New Roman"/>
          <w:sz w:val="24"/>
          <w:szCs w:val="24"/>
        </w:rPr>
        <w:t xml:space="preserve"> the time between successive sampling</w:t>
      </w:r>
      <w:r w:rsidR="00B96666" w:rsidRPr="0013754E">
        <w:rPr>
          <w:rFonts w:ascii="Times New Roman" w:eastAsia="Times New Roman" w:hAnsi="Times New Roman" w:cs="Times New Roman"/>
          <w:sz w:val="24"/>
          <w:szCs w:val="24"/>
        </w:rPr>
        <w:t xml:space="preserve"> events increased</w:t>
      </w:r>
      <w:r w:rsidR="00760250" w:rsidRPr="0013754E">
        <w:rPr>
          <w:rFonts w:ascii="Times New Roman" w:eastAsia="Times New Roman" w:hAnsi="Times New Roman" w:cs="Times New Roman"/>
          <w:sz w:val="24"/>
          <w:szCs w:val="24"/>
        </w:rPr>
        <w:t xml:space="preserve">, regardless of when an event occurred between </w:t>
      </w:r>
      <w:r w:rsidR="006D04EF" w:rsidRPr="0013754E">
        <w:rPr>
          <w:rFonts w:ascii="Times New Roman" w:eastAsia="Times New Roman" w:hAnsi="Times New Roman" w:cs="Times New Roman"/>
          <w:sz w:val="24"/>
          <w:szCs w:val="24"/>
        </w:rPr>
        <w:t>surveys</w:t>
      </w:r>
      <w:r w:rsidR="00760250" w:rsidRPr="0013754E">
        <w:rPr>
          <w:rFonts w:ascii="Times New Roman" w:eastAsia="Times New Roman" w:hAnsi="Times New Roman" w:cs="Times New Roman"/>
          <w:sz w:val="24"/>
          <w:szCs w:val="24"/>
        </w:rPr>
        <w:t>. Finally, we illustrate how TGI provides a functional testing framework by applying it to a real genetic dataset representing a large landscape with many populations of a threatened vertebrate.</w:t>
      </w:r>
      <w:r w:rsidR="00CB74D9" w:rsidRPr="0013754E">
        <w:rPr>
          <w:rFonts w:ascii="Times New Roman" w:eastAsia="Times New Roman" w:hAnsi="Times New Roman" w:cs="Times New Roman"/>
          <w:sz w:val="24"/>
          <w:szCs w:val="24"/>
        </w:rPr>
        <w:t xml:space="preserve"> A better understanding of the factors that influence temporal change</w:t>
      </w:r>
      <w:r w:rsidR="00F0618B" w:rsidRPr="0013754E">
        <w:rPr>
          <w:rFonts w:ascii="Times New Roman" w:eastAsia="Times New Roman" w:hAnsi="Times New Roman" w:cs="Times New Roman"/>
          <w:sz w:val="24"/>
          <w:szCs w:val="24"/>
        </w:rPr>
        <w:t>s</w:t>
      </w:r>
      <w:r w:rsidR="00CB74D9" w:rsidRPr="0013754E">
        <w:rPr>
          <w:rFonts w:ascii="Times New Roman" w:eastAsia="Times New Roman" w:hAnsi="Times New Roman" w:cs="Times New Roman"/>
          <w:sz w:val="24"/>
          <w:szCs w:val="24"/>
        </w:rPr>
        <w:t xml:space="preserve"> in genetic diversity through time and improved techniques to monitor these changes is essential to </w:t>
      </w:r>
      <w:r w:rsidR="00F0618B" w:rsidRPr="0013754E">
        <w:rPr>
          <w:rFonts w:ascii="Times New Roman" w:eastAsia="Times New Roman" w:hAnsi="Times New Roman" w:cs="Times New Roman"/>
          <w:sz w:val="24"/>
          <w:szCs w:val="24"/>
        </w:rPr>
        <w:t>describe and understand global biodiversity loss</w:t>
      </w:r>
      <w:r w:rsidR="001F0A9C" w:rsidRPr="0013754E">
        <w:rPr>
          <w:rFonts w:ascii="Times New Roman" w:eastAsia="Times New Roman" w:hAnsi="Times New Roman" w:cs="Times New Roman"/>
          <w:sz w:val="24"/>
          <w:szCs w:val="24"/>
        </w:rPr>
        <w:t>es</w:t>
      </w:r>
      <w:r w:rsidR="00F0618B" w:rsidRPr="0013754E">
        <w:rPr>
          <w:rFonts w:ascii="Times New Roman" w:eastAsia="Times New Roman" w:hAnsi="Times New Roman" w:cs="Times New Roman"/>
          <w:sz w:val="24"/>
          <w:szCs w:val="24"/>
        </w:rPr>
        <w:t xml:space="preserve"> in the context of the current sixth mass extinction.</w:t>
      </w:r>
    </w:p>
    <w:p w14:paraId="64DF7CEF" w14:textId="79DA98A7" w:rsidR="00760250" w:rsidRPr="0013754E" w:rsidRDefault="00760250" w:rsidP="00901297">
      <w:pPr>
        <w:pStyle w:val="Heading1"/>
        <w:spacing w:after="240" w:line="360" w:lineRule="auto"/>
      </w:pPr>
      <w:r w:rsidRPr="0013754E">
        <w:t>METHODS</w:t>
      </w:r>
    </w:p>
    <w:p w14:paraId="6CC8C5A6" w14:textId="0C7A97A1" w:rsidR="00760250" w:rsidRPr="0013754E" w:rsidRDefault="00760250" w:rsidP="00901297">
      <w:pPr>
        <w:pStyle w:val="Heading2"/>
        <w:spacing w:after="240" w:line="360" w:lineRule="auto"/>
        <w:rPr>
          <w:lang w:val="en-US"/>
        </w:rPr>
      </w:pPr>
      <w:r w:rsidRPr="0013754E">
        <w:rPr>
          <w:lang w:val="en-US"/>
        </w:rPr>
        <w:t xml:space="preserve">Adapting </w:t>
      </w:r>
      <w:r w:rsidR="00C66A6C" w:rsidRPr="0013754E">
        <w:rPr>
          <w:lang w:val="en-US"/>
        </w:rPr>
        <w:t xml:space="preserve">TBI </w:t>
      </w:r>
      <w:r w:rsidRPr="0013754E">
        <w:rPr>
          <w:lang w:val="en-US"/>
        </w:rPr>
        <w:t>for genetic data</w:t>
      </w:r>
    </w:p>
    <w:p w14:paraId="6D534F90" w14:textId="6200FF47"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T</w:t>
      </w:r>
      <w:r w:rsidR="00FC726D" w:rsidRPr="0013754E">
        <w:rPr>
          <w:rFonts w:ascii="Times New Roman" w:eastAsia="Times New Roman" w:hAnsi="Times New Roman" w:cs="Times New Roman"/>
          <w:sz w:val="24"/>
          <w:szCs w:val="24"/>
        </w:rPr>
        <w:t xml:space="preserve">emporal </w:t>
      </w:r>
      <w:r w:rsidR="001C7C1F" w:rsidRPr="0013754E">
        <w:rPr>
          <w:rFonts w:ascii="Times New Roman" w:eastAsia="Times New Roman" w:hAnsi="Times New Roman" w:cs="Times New Roman"/>
          <w:sz w:val="24"/>
          <w:szCs w:val="24"/>
        </w:rPr>
        <w:t>beta-</w:t>
      </w:r>
      <w:r w:rsidR="00FC726D" w:rsidRPr="0013754E">
        <w:rPr>
          <w:rFonts w:ascii="Times New Roman" w:eastAsia="Times New Roman" w:hAnsi="Times New Roman" w:cs="Times New Roman"/>
          <w:sz w:val="24"/>
          <w:szCs w:val="24"/>
        </w:rPr>
        <w:t xml:space="preserve">diversity </w:t>
      </w:r>
      <w:r w:rsidR="001C7C1F" w:rsidRPr="0013754E">
        <w:rPr>
          <w:rFonts w:ascii="Times New Roman" w:eastAsia="Times New Roman" w:hAnsi="Times New Roman" w:cs="Times New Roman"/>
          <w:sz w:val="24"/>
          <w:szCs w:val="24"/>
        </w:rPr>
        <w:t xml:space="preserve">indices </w:t>
      </w:r>
      <w:r w:rsidR="009360E2" w:rsidRPr="0013754E">
        <w:rPr>
          <w:rFonts w:ascii="Times New Roman" w:eastAsia="Times New Roman" w:hAnsi="Times New Roman" w:cs="Times New Roman"/>
          <w:sz w:val="24"/>
          <w:szCs w:val="24"/>
        </w:rPr>
        <w:t xml:space="preserve">(TBI) </w:t>
      </w:r>
      <w:r w:rsidR="00FC726D" w:rsidRPr="0013754E">
        <w:rPr>
          <w:rFonts w:ascii="Times New Roman" w:eastAsia="Times New Roman" w:hAnsi="Times New Roman" w:cs="Times New Roman"/>
          <w:sz w:val="24"/>
          <w:szCs w:val="24"/>
        </w:rPr>
        <w:t xml:space="preserve">are calculated by </w:t>
      </w:r>
      <w:r w:rsidRPr="0013754E">
        <w:rPr>
          <w:rFonts w:ascii="Times New Roman" w:eastAsia="Times New Roman" w:hAnsi="Times New Roman" w:cs="Times New Roman"/>
          <w:sz w:val="24"/>
          <w:szCs w:val="24"/>
        </w:rPr>
        <w:t xml:space="preserve">computing dissimilarities in species composition between data </w:t>
      </w:r>
      <w:r w:rsidR="00201BE2"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 xml:space="preserve">ed at two different times </w:t>
      </w:r>
      <w:r w:rsidR="006F68A2" w:rsidRPr="0013754E">
        <w:rPr>
          <w:rFonts w:ascii="Times New Roman" w:eastAsia="Times New Roman" w:hAnsi="Times New Roman" w:cs="Times New Roman"/>
          <w:sz w:val="24"/>
          <w:szCs w:val="24"/>
        </w:rPr>
        <w:t xml:space="preserve">for </w:t>
      </w:r>
      <w:r w:rsidRPr="0013754E">
        <w:rPr>
          <w:rFonts w:ascii="Times New Roman" w:eastAsia="Times New Roman" w:hAnsi="Times New Roman" w:cs="Times New Roman"/>
          <w:sz w:val="24"/>
          <w:szCs w:val="24"/>
        </w:rPr>
        <w:t>all sampling sites</w:t>
      </w:r>
      <w:r w:rsidR="00B2536B" w:rsidRPr="0013754E">
        <w:rPr>
          <w:rFonts w:ascii="Times New Roman" w:eastAsia="Times New Roman" w:hAnsi="Times New Roman" w:cs="Times New Roman"/>
          <w:sz w:val="24"/>
          <w:szCs w:val="24"/>
        </w:rPr>
        <w:t>.</w:t>
      </w:r>
      <w:r w:rsidR="00FA735E" w:rsidRPr="0013754E">
        <w:rPr>
          <w:rFonts w:ascii="Times New Roman" w:eastAsia="Times New Roman" w:hAnsi="Times New Roman" w:cs="Times New Roman"/>
          <w:sz w:val="24"/>
          <w:szCs w:val="24"/>
        </w:rPr>
        <w:t xml:space="preserve"> TBI give local measures of </w:t>
      </w:r>
      <w:r w:rsidR="006F68A2" w:rsidRPr="0013754E">
        <w:rPr>
          <w:rFonts w:ascii="Times New Roman" w:eastAsia="Times New Roman" w:hAnsi="Times New Roman" w:cs="Times New Roman"/>
          <w:sz w:val="24"/>
          <w:szCs w:val="24"/>
        </w:rPr>
        <w:t xml:space="preserve">the </w:t>
      </w:r>
      <w:r w:rsidR="00FA735E" w:rsidRPr="0013754E">
        <w:rPr>
          <w:rFonts w:ascii="Times New Roman" w:eastAsia="Times New Roman" w:hAnsi="Times New Roman" w:cs="Times New Roman"/>
          <w:sz w:val="24"/>
          <w:szCs w:val="24"/>
        </w:rPr>
        <w:t>change</w:t>
      </w:r>
      <w:r w:rsidR="006F68A2" w:rsidRPr="0013754E">
        <w:rPr>
          <w:rFonts w:ascii="Times New Roman" w:eastAsia="Times New Roman" w:hAnsi="Times New Roman" w:cs="Times New Roman"/>
          <w:sz w:val="24"/>
          <w:szCs w:val="24"/>
        </w:rPr>
        <w:t xml:space="preserve"> in community composition at each site;</w:t>
      </w:r>
      <w:r w:rsidR="00FA735E"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significance of these indices </w:t>
      </w:r>
      <w:r w:rsidR="00B2536B" w:rsidRPr="0013754E">
        <w:rPr>
          <w:rFonts w:ascii="Times New Roman" w:eastAsia="Times New Roman" w:hAnsi="Times New Roman" w:cs="Times New Roman"/>
          <w:sz w:val="24"/>
          <w:szCs w:val="24"/>
        </w:rPr>
        <w:t xml:space="preserve">is then tested </w:t>
      </w:r>
      <w:r w:rsidRPr="0013754E">
        <w:rPr>
          <w:rFonts w:ascii="Times New Roman" w:eastAsia="Times New Roman" w:hAnsi="Times New Roman" w:cs="Times New Roman"/>
          <w:sz w:val="24"/>
          <w:szCs w:val="24"/>
        </w:rPr>
        <w:t xml:space="preserve">through simultaneous permutations of the two site-by-species input matrices. </w:t>
      </w:r>
      <w:r w:rsidR="00FC726D" w:rsidRPr="0013754E">
        <w:rPr>
          <w:rFonts w:ascii="Times New Roman" w:eastAsia="Times New Roman" w:hAnsi="Times New Roman" w:cs="Times New Roman"/>
          <w:sz w:val="24"/>
          <w:szCs w:val="24"/>
        </w:rPr>
        <w:t>To</w:t>
      </w:r>
      <w:r w:rsidRPr="0013754E">
        <w:rPr>
          <w:rFonts w:ascii="Times New Roman" w:eastAsia="Times New Roman" w:hAnsi="Times New Roman" w:cs="Times New Roman"/>
          <w:sz w:val="24"/>
          <w:szCs w:val="24"/>
        </w:rPr>
        <w:t xml:space="preserve"> extend TBI to TGI, we </w:t>
      </w:r>
      <w:r w:rsidR="00FC726D" w:rsidRPr="0013754E">
        <w:rPr>
          <w:rFonts w:ascii="Times New Roman" w:eastAsia="Times New Roman" w:hAnsi="Times New Roman" w:cs="Times New Roman"/>
          <w:sz w:val="24"/>
          <w:szCs w:val="24"/>
        </w:rPr>
        <w:t>substituted community dissimilarities</w:t>
      </w:r>
      <w:r w:rsidR="006A6EC4" w:rsidRPr="0013754E">
        <w:rPr>
          <w:rFonts w:ascii="Times New Roman" w:eastAsia="Times New Roman" w:hAnsi="Times New Roman" w:cs="Times New Roman"/>
          <w:sz w:val="24"/>
          <w:szCs w:val="24"/>
        </w:rPr>
        <w:t xml:space="preserve"> with</w:t>
      </w:r>
      <w:r w:rsidR="00FC726D"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genetic distances </w:t>
      </w:r>
      <w:r w:rsidR="006A6EC4" w:rsidRPr="0013754E">
        <w:rPr>
          <w:rFonts w:ascii="Times New Roman" w:eastAsia="Times New Roman" w:hAnsi="Times New Roman" w:cs="Times New Roman"/>
          <w:sz w:val="24"/>
          <w:szCs w:val="24"/>
        </w:rPr>
        <w:t xml:space="preserve">calculated from site-level allele frequencies </w:t>
      </w:r>
      <w:proofErr w:type="gramStart"/>
      <w:r w:rsidR="006A6EC4" w:rsidRPr="0013754E">
        <w:rPr>
          <w:rFonts w:ascii="Times New Roman" w:eastAsia="Times New Roman" w:hAnsi="Times New Roman" w:cs="Times New Roman"/>
          <w:sz w:val="24"/>
          <w:szCs w:val="24"/>
        </w:rPr>
        <w:t xml:space="preserve">in order </w:t>
      </w:r>
      <w:r w:rsidRPr="0013754E">
        <w:rPr>
          <w:rFonts w:ascii="Times New Roman" w:eastAsia="Times New Roman" w:hAnsi="Times New Roman" w:cs="Times New Roman"/>
          <w:sz w:val="24"/>
          <w:szCs w:val="24"/>
        </w:rPr>
        <w:t>to</w:t>
      </w:r>
      <w:proofErr w:type="gramEnd"/>
      <w:r w:rsidRPr="0013754E">
        <w:rPr>
          <w:rFonts w:ascii="Times New Roman" w:eastAsia="Times New Roman" w:hAnsi="Times New Roman" w:cs="Times New Roman"/>
          <w:sz w:val="24"/>
          <w:szCs w:val="24"/>
        </w:rPr>
        <w:t xml:space="preserve"> compare two different temporal </w:t>
      </w:r>
      <w:r w:rsidR="006D04EF" w:rsidRPr="0013754E">
        <w:rPr>
          <w:rFonts w:ascii="Times New Roman" w:eastAsia="Times New Roman" w:hAnsi="Times New Roman" w:cs="Times New Roman"/>
          <w:sz w:val="24"/>
          <w:szCs w:val="24"/>
        </w:rPr>
        <w:t>surveys</w:t>
      </w:r>
      <w:r w:rsidR="007C1503" w:rsidRPr="0013754E">
        <w:rPr>
          <w:rFonts w:ascii="Times New Roman" w:eastAsia="Times New Roman" w:hAnsi="Times New Roman" w:cs="Times New Roman"/>
          <w:sz w:val="24"/>
          <w:szCs w:val="24"/>
        </w:rPr>
        <w:t xml:space="preserve"> (see </w:t>
      </w:r>
      <w:r w:rsidR="008E5926">
        <w:rPr>
          <w:rFonts w:ascii="Times New Roman" w:eastAsia="Times New Roman" w:hAnsi="Times New Roman" w:cs="Times New Roman"/>
          <w:sz w:val="24"/>
          <w:szCs w:val="24"/>
        </w:rPr>
        <w:t>Table 1</w:t>
      </w:r>
      <w:r w:rsidR="007C1503" w:rsidRPr="0013754E">
        <w:rPr>
          <w:rFonts w:ascii="Times New Roman" w:eastAsia="Times New Roman" w:hAnsi="Times New Roman" w:cs="Times New Roman"/>
          <w:sz w:val="24"/>
          <w:szCs w:val="24"/>
        </w:rPr>
        <w:t>A</w:t>
      </w:r>
      <w:r w:rsidR="008E5926">
        <w:rPr>
          <w:rFonts w:ascii="Times New Roman" w:eastAsia="Times New Roman" w:hAnsi="Times New Roman" w:cs="Times New Roman"/>
          <w:sz w:val="24"/>
          <w:szCs w:val="24"/>
        </w:rPr>
        <w:t>)</w:t>
      </w:r>
      <w:r w:rsidR="007C1503" w:rsidRPr="0013754E">
        <w:rPr>
          <w:rFonts w:ascii="Times New Roman" w:eastAsia="Times New Roman" w:hAnsi="Times New Roman" w:cs="Times New Roman"/>
          <w:sz w:val="24"/>
          <w:szCs w:val="24"/>
        </w:rPr>
        <w:t xml:space="preserve"> for a simple example showing how we transformed two temporal </w:t>
      </w:r>
      <w:r w:rsidR="006D04EF" w:rsidRPr="0013754E">
        <w:rPr>
          <w:rFonts w:ascii="Times New Roman" w:eastAsia="Times New Roman" w:hAnsi="Times New Roman" w:cs="Times New Roman"/>
          <w:sz w:val="24"/>
          <w:szCs w:val="24"/>
        </w:rPr>
        <w:t>survey</w:t>
      </w:r>
      <w:r w:rsidR="007C1503" w:rsidRPr="0013754E">
        <w:rPr>
          <w:rFonts w:ascii="Times New Roman" w:eastAsia="Times New Roman" w:hAnsi="Times New Roman" w:cs="Times New Roman"/>
          <w:sz w:val="24"/>
          <w:szCs w:val="24"/>
        </w:rPr>
        <w:t>s into a genetic distance, for a two-site landscape)</w:t>
      </w:r>
      <w:r w:rsidRPr="0013754E">
        <w:rPr>
          <w:rFonts w:ascii="Times New Roman" w:eastAsia="Times New Roman" w:hAnsi="Times New Roman" w:cs="Times New Roman"/>
          <w:sz w:val="24"/>
          <w:szCs w:val="24"/>
        </w:rPr>
        <w:t xml:space="preserve">. </w:t>
      </w:r>
      <w:r w:rsidR="006A6EC4" w:rsidRPr="0013754E">
        <w:rPr>
          <w:rFonts w:ascii="Times New Roman" w:eastAsia="Times New Roman" w:hAnsi="Times New Roman" w:cs="Times New Roman"/>
          <w:sz w:val="24"/>
          <w:szCs w:val="24"/>
        </w:rPr>
        <w:t>T</w:t>
      </w:r>
      <w:r w:rsidRPr="0013754E">
        <w:rPr>
          <w:rFonts w:ascii="Times New Roman" w:eastAsia="Times New Roman" w:hAnsi="Times New Roman" w:cs="Times New Roman"/>
          <w:sz w:val="24"/>
          <w:szCs w:val="24"/>
        </w:rPr>
        <w:t xml:space="preserve">he null hypothesis </w:t>
      </w:r>
      <w:r w:rsidR="006A6EC4" w:rsidRPr="0013754E">
        <w:rPr>
          <w:rFonts w:ascii="Times New Roman" w:eastAsia="Times New Roman" w:hAnsi="Times New Roman" w:cs="Times New Roman"/>
          <w:sz w:val="24"/>
          <w:szCs w:val="24"/>
        </w:rPr>
        <w:t xml:space="preserve">in this case </w:t>
      </w:r>
      <w:r w:rsidRPr="0013754E">
        <w:rPr>
          <w:rFonts w:ascii="Times New Roman" w:eastAsia="Times New Roman" w:hAnsi="Times New Roman" w:cs="Times New Roman"/>
          <w:sz w:val="24"/>
          <w:szCs w:val="24"/>
        </w:rPr>
        <w:t xml:space="preserve">is that genetic composition </w:t>
      </w:r>
      <w:r w:rsidR="006A6EC4" w:rsidRPr="0013754E">
        <w:rPr>
          <w:rFonts w:ascii="Times New Roman" w:eastAsia="Times New Roman" w:hAnsi="Times New Roman" w:cs="Times New Roman"/>
          <w:sz w:val="24"/>
          <w:szCs w:val="24"/>
        </w:rPr>
        <w:t xml:space="preserve">between the two time points </w:t>
      </w:r>
      <w:r w:rsidRPr="0013754E">
        <w:rPr>
          <w:rFonts w:ascii="Times New Roman" w:eastAsia="Times New Roman" w:hAnsi="Times New Roman" w:cs="Times New Roman"/>
          <w:sz w:val="24"/>
          <w:szCs w:val="24"/>
        </w:rPr>
        <w:t xml:space="preserve">does not differ more than </w:t>
      </w:r>
      <w:r w:rsidR="006A6EC4" w:rsidRPr="0013754E">
        <w:rPr>
          <w:rFonts w:ascii="Times New Roman" w:eastAsia="Times New Roman" w:hAnsi="Times New Roman" w:cs="Times New Roman"/>
          <w:sz w:val="24"/>
          <w:szCs w:val="24"/>
        </w:rPr>
        <w:t xml:space="preserve">would be </w:t>
      </w:r>
      <w:r w:rsidRPr="0013754E">
        <w:rPr>
          <w:rFonts w:ascii="Times New Roman" w:eastAsia="Times New Roman" w:hAnsi="Times New Roman" w:cs="Times New Roman"/>
          <w:sz w:val="24"/>
          <w:szCs w:val="24"/>
        </w:rPr>
        <w:t xml:space="preserve">expected </w:t>
      </w:r>
      <w:r w:rsidR="006A6EC4" w:rsidRPr="0013754E">
        <w:rPr>
          <w:rFonts w:ascii="Times New Roman" w:eastAsia="Times New Roman" w:hAnsi="Times New Roman" w:cs="Times New Roman"/>
          <w:sz w:val="24"/>
          <w:szCs w:val="24"/>
        </w:rPr>
        <w:t xml:space="preserve">due to background </w:t>
      </w:r>
      <w:r w:rsidRPr="0013754E">
        <w:rPr>
          <w:rFonts w:ascii="Times New Roman" w:eastAsia="Times New Roman" w:hAnsi="Times New Roman" w:cs="Times New Roman"/>
          <w:sz w:val="24"/>
          <w:szCs w:val="24"/>
        </w:rPr>
        <w:t>processes typical to the landscape.</w:t>
      </w:r>
    </w:p>
    <w:p w14:paraId="5E90054A" w14:textId="6949DD49"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Indeed, </w:t>
      </w:r>
      <w:r w:rsidR="006A6EC4" w:rsidRPr="0013754E">
        <w:rPr>
          <w:rFonts w:ascii="Times New Roman" w:eastAsia="Times New Roman" w:hAnsi="Times New Roman" w:cs="Times New Roman"/>
          <w:sz w:val="24"/>
          <w:szCs w:val="24"/>
        </w:rPr>
        <w:t xml:space="preserve">background </w:t>
      </w:r>
      <w:r w:rsidRPr="0013754E">
        <w:rPr>
          <w:rFonts w:ascii="Times New Roman" w:eastAsia="Times New Roman" w:hAnsi="Times New Roman" w:cs="Times New Roman"/>
          <w:sz w:val="24"/>
          <w:szCs w:val="24"/>
        </w:rPr>
        <w:t>genetic processes</w:t>
      </w:r>
      <w:r w:rsidR="006A6EC4"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such as drift</w:t>
      </w:r>
      <w:r w:rsidR="006A6EC4"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can also </w:t>
      </w:r>
      <w:r w:rsidR="006A6EC4" w:rsidRPr="0013754E">
        <w:rPr>
          <w:rFonts w:ascii="Times New Roman" w:eastAsia="Times New Roman" w:hAnsi="Times New Roman" w:cs="Times New Roman"/>
          <w:sz w:val="24"/>
          <w:szCs w:val="24"/>
        </w:rPr>
        <w:t>produce</w:t>
      </w:r>
      <w:r w:rsidRPr="0013754E">
        <w:rPr>
          <w:rFonts w:ascii="Times New Roman" w:eastAsia="Times New Roman" w:hAnsi="Times New Roman" w:cs="Times New Roman"/>
          <w:sz w:val="24"/>
          <w:szCs w:val="24"/>
        </w:rPr>
        <w:t xml:space="preserve"> temporal differences in genetic structure</w:t>
      </w:r>
      <w:r w:rsidR="00571DB9" w:rsidRPr="0013754E">
        <w:rPr>
          <w:rFonts w:ascii="Times New Roman" w:eastAsia="Times New Roman" w:hAnsi="Times New Roman" w:cs="Times New Roman"/>
          <w:sz w:val="24"/>
          <w:szCs w:val="24"/>
        </w:rPr>
        <w:t>, and so</w:t>
      </w:r>
      <w:r w:rsidRPr="0013754E">
        <w:rPr>
          <w:rFonts w:ascii="Times New Roman" w:eastAsia="Times New Roman" w:hAnsi="Times New Roman" w:cs="Times New Roman"/>
          <w:sz w:val="24"/>
          <w:szCs w:val="24"/>
        </w:rPr>
        <w:t xml:space="preserve"> </w:t>
      </w:r>
      <w:r w:rsidR="00571DB9"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 xml:space="preserve">challenge </w:t>
      </w:r>
      <w:r w:rsidR="006A6EC4" w:rsidRPr="0013754E">
        <w:rPr>
          <w:rFonts w:ascii="Times New Roman" w:eastAsia="Times New Roman" w:hAnsi="Times New Roman" w:cs="Times New Roman"/>
          <w:sz w:val="24"/>
          <w:szCs w:val="24"/>
        </w:rPr>
        <w:t xml:space="preserve">in designing TGI was </w:t>
      </w:r>
      <w:r w:rsidRPr="0013754E">
        <w:rPr>
          <w:rFonts w:ascii="Times New Roman" w:eastAsia="Times New Roman" w:hAnsi="Times New Roman" w:cs="Times New Roman"/>
          <w:sz w:val="24"/>
          <w:szCs w:val="24"/>
        </w:rPr>
        <w:t xml:space="preserve">to identify temporal changes that are significantly different from what would </w:t>
      </w:r>
      <w:r w:rsidR="006A6EC4" w:rsidRPr="0013754E">
        <w:rPr>
          <w:rFonts w:ascii="Times New Roman" w:eastAsia="Times New Roman" w:hAnsi="Times New Roman" w:cs="Times New Roman"/>
          <w:sz w:val="24"/>
          <w:szCs w:val="24"/>
        </w:rPr>
        <w:t xml:space="preserve">be </w:t>
      </w:r>
      <w:r w:rsidRPr="0013754E">
        <w:rPr>
          <w:rFonts w:ascii="Times New Roman" w:eastAsia="Times New Roman" w:hAnsi="Times New Roman" w:cs="Times New Roman"/>
          <w:sz w:val="24"/>
          <w:szCs w:val="24"/>
        </w:rPr>
        <w:t>expect</w:t>
      </w:r>
      <w:r w:rsidR="006A6EC4" w:rsidRPr="0013754E">
        <w:rPr>
          <w:rFonts w:ascii="Times New Roman" w:eastAsia="Times New Roman" w:hAnsi="Times New Roman" w:cs="Times New Roman"/>
          <w:sz w:val="24"/>
          <w:szCs w:val="24"/>
        </w:rPr>
        <w:t>ed</w:t>
      </w:r>
      <w:r w:rsidRPr="0013754E">
        <w:rPr>
          <w:rFonts w:ascii="Times New Roman" w:eastAsia="Times New Roman" w:hAnsi="Times New Roman" w:cs="Times New Roman"/>
          <w:sz w:val="24"/>
          <w:szCs w:val="24"/>
        </w:rPr>
        <w:t xml:space="preserve"> under a scenario</w:t>
      </w:r>
      <w:r w:rsidR="00793678" w:rsidRPr="0013754E">
        <w:rPr>
          <w:rFonts w:ascii="Times New Roman" w:eastAsia="Times New Roman" w:hAnsi="Times New Roman" w:cs="Times New Roman"/>
          <w:sz w:val="24"/>
          <w:szCs w:val="24"/>
        </w:rPr>
        <w:t xml:space="preserve"> with drift and other common sources of variation</w:t>
      </w:r>
      <w:r w:rsidRPr="0013754E">
        <w:rPr>
          <w:rFonts w:ascii="Times New Roman" w:eastAsia="Times New Roman" w:hAnsi="Times New Roman" w:cs="Times New Roman"/>
          <w:sz w:val="24"/>
          <w:szCs w:val="24"/>
        </w:rPr>
        <w:t xml:space="preserve">. </w:t>
      </w:r>
      <w:r w:rsidR="00EE5414" w:rsidRPr="0013754E">
        <w:rPr>
          <w:rFonts w:ascii="Times New Roman" w:eastAsia="Times New Roman" w:hAnsi="Times New Roman" w:cs="Times New Roman"/>
          <w:sz w:val="24"/>
          <w:szCs w:val="24"/>
        </w:rPr>
        <w:t>Because there are no reference criteria for the changes in genetic diversity that would constitute a significant temporal genetic change, we used a permutation-based approach to generate a distribution of genetic distances to which an observed genetic distance can be compared.</w:t>
      </w:r>
      <w:r w:rsidR="00610EB2" w:rsidRPr="0013754E">
        <w:rPr>
          <w:rFonts w:ascii="Times New Roman" w:eastAsia="Times New Roman" w:hAnsi="Times New Roman" w:cs="Times New Roman"/>
          <w:sz w:val="24"/>
          <w:szCs w:val="24"/>
        </w:rPr>
        <w:t xml:space="preserve"> </w:t>
      </w:r>
      <w:r w:rsidR="00D729EF" w:rsidRPr="0013754E">
        <w:rPr>
          <w:rFonts w:ascii="Times New Roman" w:eastAsia="Times New Roman" w:hAnsi="Times New Roman" w:cs="Times New Roman"/>
          <w:sz w:val="24"/>
          <w:szCs w:val="24"/>
        </w:rPr>
        <w:t xml:space="preserve">This </w:t>
      </w:r>
      <w:r w:rsidR="005F4C2E" w:rsidRPr="0013754E">
        <w:rPr>
          <w:rFonts w:ascii="Times New Roman" w:eastAsia="Times New Roman" w:hAnsi="Times New Roman" w:cs="Times New Roman"/>
          <w:sz w:val="24"/>
          <w:szCs w:val="24"/>
        </w:rPr>
        <w:t>randomly generated</w:t>
      </w:r>
      <w:r w:rsidR="00D729EF" w:rsidRPr="0013754E">
        <w:rPr>
          <w:rFonts w:ascii="Times New Roman" w:eastAsia="Times New Roman" w:hAnsi="Times New Roman" w:cs="Times New Roman"/>
          <w:sz w:val="24"/>
          <w:szCs w:val="24"/>
        </w:rPr>
        <w:t xml:space="preserve"> distribution of genetic distances allows us to approximate </w:t>
      </w:r>
      <w:r w:rsidR="0013754E">
        <w:rPr>
          <w:rFonts w:ascii="Times New Roman" w:eastAsia="Times New Roman" w:hAnsi="Times New Roman" w:cs="Times New Roman"/>
          <w:sz w:val="24"/>
          <w:szCs w:val="24"/>
        </w:rPr>
        <w:t>a large number of</w:t>
      </w:r>
      <w:r w:rsidR="00D729EF" w:rsidRPr="0013754E">
        <w:rPr>
          <w:rFonts w:ascii="Times New Roman" w:eastAsia="Times New Roman" w:hAnsi="Times New Roman" w:cs="Times New Roman"/>
          <w:sz w:val="24"/>
          <w:szCs w:val="24"/>
        </w:rPr>
        <w:t xml:space="preserve"> landscapes where only typical </w:t>
      </w:r>
      <w:r w:rsidR="00296CE4" w:rsidRPr="0013754E">
        <w:rPr>
          <w:rFonts w:ascii="Times New Roman" w:eastAsia="Times New Roman" w:hAnsi="Times New Roman" w:cs="Times New Roman"/>
          <w:sz w:val="24"/>
          <w:szCs w:val="24"/>
        </w:rPr>
        <w:t xml:space="preserve">random </w:t>
      </w:r>
      <w:r w:rsidR="00D729EF" w:rsidRPr="0013754E">
        <w:rPr>
          <w:rFonts w:ascii="Times New Roman" w:eastAsia="Times New Roman" w:hAnsi="Times New Roman" w:cs="Times New Roman"/>
          <w:sz w:val="24"/>
          <w:szCs w:val="24"/>
        </w:rPr>
        <w:t>processes (</w:t>
      </w:r>
      <w:proofErr w:type="gramStart"/>
      <w:r w:rsidR="00D729EF" w:rsidRPr="0013754E">
        <w:rPr>
          <w:rFonts w:ascii="Times New Roman" w:eastAsia="Times New Roman" w:hAnsi="Times New Roman" w:cs="Times New Roman"/>
          <w:sz w:val="24"/>
          <w:szCs w:val="24"/>
        </w:rPr>
        <w:t>e.g.</w:t>
      </w:r>
      <w:proofErr w:type="gramEnd"/>
      <w:r w:rsidR="00D729EF" w:rsidRPr="0013754E">
        <w:rPr>
          <w:rFonts w:ascii="Times New Roman" w:eastAsia="Times New Roman" w:hAnsi="Times New Roman" w:cs="Times New Roman"/>
          <w:sz w:val="24"/>
          <w:szCs w:val="24"/>
        </w:rPr>
        <w:t xml:space="preserve"> drift) take </w:t>
      </w:r>
      <w:r w:rsidR="00D729EF" w:rsidRPr="0013754E">
        <w:rPr>
          <w:rFonts w:ascii="Times New Roman" w:eastAsia="Times New Roman" w:hAnsi="Times New Roman" w:cs="Times New Roman"/>
          <w:sz w:val="24"/>
          <w:szCs w:val="24"/>
        </w:rPr>
        <w:lastRenderedPageBreak/>
        <w:t xml:space="preserve">place. </w:t>
      </w:r>
      <w:r w:rsidR="002E5FED" w:rsidRPr="0013754E">
        <w:rPr>
          <w:rFonts w:ascii="Times New Roman" w:eastAsia="Times New Roman" w:hAnsi="Times New Roman" w:cs="Times New Roman"/>
          <w:sz w:val="24"/>
          <w:szCs w:val="24"/>
        </w:rPr>
        <w:t>For each of the two input genotypic matrices</w:t>
      </w:r>
      <w:r w:rsidR="00F94105" w:rsidRPr="0013754E">
        <w:rPr>
          <w:rFonts w:ascii="Times New Roman" w:eastAsia="Times New Roman" w:hAnsi="Times New Roman" w:cs="Times New Roman"/>
          <w:sz w:val="24"/>
          <w:szCs w:val="24"/>
        </w:rPr>
        <w:t>, which were</w:t>
      </w:r>
      <w:r w:rsidR="002E5FED" w:rsidRPr="0013754E">
        <w:rPr>
          <w:rFonts w:ascii="Times New Roman" w:eastAsia="Times New Roman" w:hAnsi="Times New Roman" w:cs="Times New Roman"/>
          <w:sz w:val="24"/>
          <w:szCs w:val="24"/>
        </w:rPr>
        <w:t xml:space="preserve"> </w:t>
      </w:r>
      <w:r w:rsidR="009A2D05" w:rsidRPr="0013754E">
        <w:rPr>
          <w:rFonts w:ascii="Times New Roman" w:eastAsia="Times New Roman" w:hAnsi="Times New Roman" w:cs="Times New Roman"/>
          <w:sz w:val="24"/>
          <w:szCs w:val="24"/>
        </w:rPr>
        <w:t xml:space="preserve">computed </w:t>
      </w:r>
      <w:r w:rsidR="002E5FED" w:rsidRPr="0013754E">
        <w:rPr>
          <w:rFonts w:ascii="Times New Roman" w:eastAsia="Times New Roman" w:hAnsi="Times New Roman" w:cs="Times New Roman"/>
          <w:sz w:val="24"/>
          <w:szCs w:val="24"/>
        </w:rPr>
        <w:t xml:space="preserve">from </w:t>
      </w:r>
      <w:r w:rsidR="00F94105" w:rsidRPr="0013754E">
        <w:rPr>
          <w:rFonts w:ascii="Times New Roman" w:eastAsia="Times New Roman" w:hAnsi="Times New Roman" w:cs="Times New Roman"/>
          <w:sz w:val="24"/>
          <w:szCs w:val="24"/>
        </w:rPr>
        <w:t xml:space="preserve">two </w:t>
      </w:r>
      <w:r w:rsidR="002E5FED" w:rsidRPr="0013754E">
        <w:rPr>
          <w:rFonts w:ascii="Times New Roman" w:eastAsia="Times New Roman" w:hAnsi="Times New Roman" w:cs="Times New Roman"/>
          <w:sz w:val="24"/>
          <w:szCs w:val="24"/>
        </w:rPr>
        <w:t xml:space="preserve">temporally distinct </w:t>
      </w:r>
      <w:r w:rsidR="006D04EF" w:rsidRPr="0013754E">
        <w:rPr>
          <w:rFonts w:ascii="Times New Roman" w:eastAsia="Times New Roman" w:hAnsi="Times New Roman" w:cs="Times New Roman"/>
          <w:sz w:val="24"/>
          <w:szCs w:val="24"/>
        </w:rPr>
        <w:t>survey</w:t>
      </w:r>
      <w:r w:rsidR="002E5FED" w:rsidRPr="0013754E">
        <w:rPr>
          <w:rFonts w:ascii="Times New Roman" w:eastAsia="Times New Roman" w:hAnsi="Times New Roman" w:cs="Times New Roman"/>
          <w:sz w:val="24"/>
          <w:szCs w:val="24"/>
        </w:rPr>
        <w:t>s</w:t>
      </w:r>
      <w:r w:rsidR="009A2D05" w:rsidRPr="0013754E">
        <w:rPr>
          <w:rFonts w:ascii="Times New Roman" w:eastAsia="Times New Roman" w:hAnsi="Times New Roman" w:cs="Times New Roman"/>
          <w:sz w:val="24"/>
          <w:szCs w:val="24"/>
        </w:rPr>
        <w:t xml:space="preserve"> containing data about the same alleles, </w:t>
      </w:r>
      <w:proofErr w:type="gramStart"/>
      <w:r w:rsidR="009A2D05" w:rsidRPr="0013754E">
        <w:rPr>
          <w:rFonts w:ascii="Times New Roman" w:eastAsia="Times New Roman" w:hAnsi="Times New Roman" w:cs="Times New Roman"/>
          <w:sz w:val="24"/>
          <w:szCs w:val="24"/>
        </w:rPr>
        <w:t>loci</w:t>
      </w:r>
      <w:proofErr w:type="gramEnd"/>
      <w:r w:rsidR="009A2D05" w:rsidRPr="0013754E">
        <w:rPr>
          <w:rFonts w:ascii="Times New Roman" w:eastAsia="Times New Roman" w:hAnsi="Times New Roman" w:cs="Times New Roman"/>
          <w:sz w:val="24"/>
          <w:szCs w:val="24"/>
        </w:rPr>
        <w:t xml:space="preserve"> and sites</w:t>
      </w:r>
      <w:r w:rsidR="002E5FED" w:rsidRPr="0013754E">
        <w:rPr>
          <w:rFonts w:ascii="Times New Roman" w:eastAsia="Times New Roman" w:hAnsi="Times New Roman" w:cs="Times New Roman"/>
          <w:sz w:val="24"/>
          <w:szCs w:val="24"/>
        </w:rPr>
        <w:t>, we permuted the genotypes at each locus</w:t>
      </w:r>
      <w:r w:rsidR="009A2D05" w:rsidRPr="0013754E">
        <w:rPr>
          <w:rFonts w:ascii="Times New Roman" w:eastAsia="Times New Roman" w:hAnsi="Times New Roman" w:cs="Times New Roman"/>
          <w:sz w:val="24"/>
          <w:szCs w:val="24"/>
        </w:rPr>
        <w:t xml:space="preserve">; </w:t>
      </w:r>
      <w:r w:rsidR="002E5FED" w:rsidRPr="0013754E">
        <w:rPr>
          <w:rFonts w:ascii="Times New Roman" w:eastAsia="Times New Roman" w:hAnsi="Times New Roman" w:cs="Times New Roman"/>
          <w:sz w:val="24"/>
          <w:szCs w:val="24"/>
        </w:rPr>
        <w:t xml:space="preserve">see </w:t>
      </w:r>
      <w:r w:rsidR="008E5926">
        <w:rPr>
          <w:rFonts w:ascii="Times New Roman" w:eastAsia="Times New Roman" w:hAnsi="Times New Roman" w:cs="Times New Roman"/>
          <w:sz w:val="24"/>
          <w:szCs w:val="24"/>
        </w:rPr>
        <w:t>Table 1</w:t>
      </w:r>
      <w:r w:rsidR="002E5FED" w:rsidRPr="0013754E">
        <w:rPr>
          <w:rFonts w:ascii="Times New Roman" w:eastAsia="Times New Roman" w:hAnsi="Times New Roman" w:cs="Times New Roman"/>
          <w:sz w:val="24"/>
          <w:szCs w:val="24"/>
        </w:rPr>
        <w:t xml:space="preserve">B for a simple example showing how we conducted </w:t>
      </w:r>
      <w:r w:rsidR="00436FC5" w:rsidRPr="0013754E">
        <w:rPr>
          <w:rFonts w:ascii="Times New Roman" w:eastAsia="Times New Roman" w:hAnsi="Times New Roman" w:cs="Times New Roman"/>
          <w:sz w:val="24"/>
          <w:szCs w:val="24"/>
        </w:rPr>
        <w:t>the permutations, for a two-population</w:t>
      </w:r>
      <w:r w:rsidR="002E5FED" w:rsidRPr="0013754E">
        <w:rPr>
          <w:rFonts w:ascii="Times New Roman" w:eastAsia="Times New Roman" w:hAnsi="Times New Roman" w:cs="Times New Roman"/>
          <w:sz w:val="24"/>
          <w:szCs w:val="24"/>
        </w:rPr>
        <w:t xml:space="preserve"> landscape. Permutations were performed using the </w:t>
      </w:r>
      <w:proofErr w:type="spellStart"/>
      <w:r w:rsidR="002E5FED" w:rsidRPr="0013754E">
        <w:rPr>
          <w:rFonts w:ascii="Times New Roman" w:eastAsia="Times New Roman" w:hAnsi="Times New Roman" w:cs="Times New Roman"/>
          <w:i/>
          <w:sz w:val="24"/>
          <w:szCs w:val="24"/>
        </w:rPr>
        <w:t>poppr</w:t>
      </w:r>
      <w:proofErr w:type="spellEnd"/>
      <w:r w:rsidR="002E5FED" w:rsidRPr="0013754E">
        <w:rPr>
          <w:rFonts w:ascii="Times New Roman" w:eastAsia="Times New Roman" w:hAnsi="Times New Roman" w:cs="Times New Roman"/>
          <w:sz w:val="24"/>
          <w:szCs w:val="24"/>
        </w:rPr>
        <w:t xml:space="preserve"> R package (see </w:t>
      </w:r>
      <w:r w:rsidR="002E5FED" w:rsidRPr="0013754E">
        <w:rPr>
          <w:rFonts w:ascii="Times New Roman" w:eastAsia="Times New Roman" w:hAnsi="Times New Roman" w:cs="Times New Roman"/>
          <w:i/>
          <w:sz w:val="24"/>
          <w:szCs w:val="24"/>
        </w:rPr>
        <w:t>Software</w:t>
      </w:r>
      <w:r w:rsidR="002E5FED" w:rsidRPr="0013754E">
        <w:rPr>
          <w:rFonts w:ascii="Times New Roman" w:eastAsia="Times New Roman" w:hAnsi="Times New Roman" w:cs="Times New Roman"/>
          <w:sz w:val="24"/>
          <w:szCs w:val="24"/>
        </w:rPr>
        <w:t xml:space="preserve">) </w:t>
      </w:r>
      <w:r w:rsidR="00F94105" w:rsidRPr="0013754E">
        <w:rPr>
          <w:rFonts w:ascii="Times New Roman" w:eastAsia="Times New Roman" w:hAnsi="Times New Roman" w:cs="Times New Roman"/>
          <w:sz w:val="24"/>
          <w:szCs w:val="24"/>
        </w:rPr>
        <w:t>to</w:t>
      </w:r>
      <w:r w:rsidR="002E5FED" w:rsidRPr="0013754E">
        <w:rPr>
          <w:rFonts w:ascii="Times New Roman" w:eastAsia="Times New Roman" w:hAnsi="Times New Roman" w:cs="Times New Roman"/>
          <w:sz w:val="24"/>
          <w:szCs w:val="24"/>
        </w:rPr>
        <w:t xml:space="preserve"> maintain allelic structure and heterozygosity </w:t>
      </w:r>
      <w:r w:rsidR="002E5FED"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disequilibrium","type":"article-journal","volume":"1"},"uris":["http://www.mendeley.com/documents/?uuid=7c529bf8-96c8-4c1a-9db6-c7e336498f76"]}],"mendeley":{"formattedCitation":"(Agapow &amp; Burt, 2001)","plainTextFormattedCitation":"(Agapow &amp; Burt, 2001)","previouslyFormattedCitation":"(Agapow &amp; Burt, 2001)"},"properties":{"noteIndex":0},"schema":"https://github.com/citation-style-language/schema/raw/master/csl-citation.json"}</w:instrText>
      </w:r>
      <w:r w:rsidR="002E5FED"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(Agapow &amp; Burt, 2001)</w:t>
      </w:r>
      <w:r w:rsidR="002E5FED" w:rsidRPr="0013754E">
        <w:rPr>
          <w:rFonts w:ascii="Times New Roman" w:eastAsia="Times New Roman" w:hAnsi="Times New Roman" w:cs="Times New Roman"/>
          <w:sz w:val="24"/>
          <w:szCs w:val="24"/>
        </w:rPr>
        <w:fldChar w:fldCharType="end"/>
      </w:r>
      <w:r w:rsidR="002E5FED"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We used 999 </w:t>
      </w:r>
      <w:r w:rsidR="009A2D05" w:rsidRPr="0013754E">
        <w:rPr>
          <w:rFonts w:ascii="Times New Roman" w:eastAsia="Times New Roman" w:hAnsi="Times New Roman" w:cs="Times New Roman"/>
          <w:sz w:val="24"/>
          <w:szCs w:val="24"/>
        </w:rPr>
        <w:t xml:space="preserve">random </w:t>
      </w:r>
      <w:r w:rsidRPr="0013754E">
        <w:rPr>
          <w:rFonts w:ascii="Times New Roman" w:eastAsia="Times New Roman" w:hAnsi="Times New Roman" w:cs="Times New Roman"/>
          <w:sz w:val="24"/>
          <w:szCs w:val="24"/>
        </w:rPr>
        <w:t xml:space="preserve">permutations </w:t>
      </w:r>
      <w:r w:rsidR="009A2D05" w:rsidRPr="0013754E">
        <w:rPr>
          <w:rFonts w:ascii="Times New Roman" w:eastAsia="Times New Roman" w:hAnsi="Times New Roman" w:cs="Times New Roman"/>
          <w:sz w:val="24"/>
          <w:szCs w:val="24"/>
        </w:rPr>
        <w:t xml:space="preserve">in </w:t>
      </w:r>
      <w:r w:rsidRPr="0013754E">
        <w:rPr>
          <w:rFonts w:ascii="Times New Roman" w:eastAsia="Times New Roman" w:hAnsi="Times New Roman" w:cs="Times New Roman"/>
          <w:sz w:val="24"/>
          <w:szCs w:val="24"/>
        </w:rPr>
        <w:t>all analyses.</w:t>
      </w:r>
    </w:p>
    <w:p w14:paraId="4FA137F9" w14:textId="77777777" w:rsidR="00760250" w:rsidRPr="0013754E" w:rsidRDefault="00760250" w:rsidP="00901297">
      <w:pPr>
        <w:pStyle w:val="Heading2"/>
        <w:spacing w:after="240" w:line="360" w:lineRule="auto"/>
        <w:rPr>
          <w:lang w:val="en-US"/>
        </w:rPr>
      </w:pPr>
      <w:r w:rsidRPr="0013754E">
        <w:rPr>
          <w:lang w:val="en-US"/>
        </w:rPr>
        <w:t>Genetic distance</w:t>
      </w:r>
    </w:p>
    <w:p w14:paraId="76ED1CAD" w14:textId="516C14D0" w:rsidR="00760250" w:rsidRPr="0013754E" w:rsidRDefault="00760250" w:rsidP="00901297">
      <w:pPr>
        <w:spacing w:after="240" w:line="360" w:lineRule="auto"/>
        <w:rPr>
          <w:rFonts w:ascii="Times New Roman" w:eastAsia="Times New Roman" w:hAnsi="Times New Roman" w:cs="Times New Roman"/>
          <w:i/>
          <w:sz w:val="24"/>
          <w:szCs w:val="24"/>
        </w:rPr>
      </w:pPr>
      <w:r w:rsidRPr="0013754E">
        <w:rPr>
          <w:rFonts w:ascii="Times New Roman" w:eastAsia="Times New Roman" w:hAnsi="Times New Roman" w:cs="Times New Roman"/>
          <w:sz w:val="24"/>
          <w:szCs w:val="24"/>
        </w:rPr>
        <w:t xml:space="preserve">Genetic distances between </w:t>
      </w:r>
      <w:r w:rsidR="006A6EC4" w:rsidRPr="0013754E">
        <w:rPr>
          <w:rFonts w:ascii="Times New Roman" w:eastAsia="Times New Roman" w:hAnsi="Times New Roman" w:cs="Times New Roman"/>
          <w:sz w:val="24"/>
          <w:szCs w:val="24"/>
        </w:rPr>
        <w:t xml:space="preserve">time </w:t>
      </w:r>
      <w:r w:rsidRPr="0013754E">
        <w:rPr>
          <w:rFonts w:ascii="Times New Roman" w:eastAsia="Times New Roman" w:hAnsi="Times New Roman" w:cs="Times New Roman"/>
          <w:sz w:val="24"/>
          <w:szCs w:val="24"/>
        </w:rPr>
        <w:t xml:space="preserve">points for a given location were calculated using Rogers’ genetic distance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distances","type":"chapter"},"uris":["http://www.mendeley.com/documents/?uuid=e2f47413-304f-48e0-970f-b95fba975af9"]}],"mendeley":{"formattedCitation":"(Rogers, 1972)","plainTextFormattedCitation":"(Rogers, 1972)","previouslyFormattedCitation":"(Rogers, 1972)"},"properties":{"noteIndex":0},"schema":"https://github.com/citation-style-language/schema/raw/master/csl-citation.json"}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(Rogers, 1972)</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which is similar to the Euclidean genetic distance (see Annex A). </w:t>
      </w:r>
      <w:r w:rsidR="006A6EC4" w:rsidRPr="0013754E">
        <w:rPr>
          <w:rFonts w:ascii="Times New Roman" w:eastAsia="Times New Roman" w:hAnsi="Times New Roman" w:cs="Times New Roman"/>
          <w:sz w:val="24"/>
          <w:szCs w:val="24"/>
        </w:rPr>
        <w:t xml:space="preserve">Rogers’ distance </w:t>
      </w:r>
      <w:r w:rsidRPr="0013754E">
        <w:rPr>
          <w:rFonts w:ascii="Times New Roman" w:eastAsia="Times New Roman" w:hAnsi="Times New Roman" w:cs="Times New Roman"/>
          <w:sz w:val="24"/>
          <w:szCs w:val="24"/>
        </w:rPr>
        <w:t xml:space="preserve">makes no assumptions about base-pair substitutions or time since separation and is </w:t>
      </w:r>
      <w:r w:rsidR="007C1503" w:rsidRPr="0013754E">
        <w:rPr>
          <w:rFonts w:ascii="Times New Roman" w:eastAsia="Times New Roman" w:hAnsi="Times New Roman" w:cs="Times New Roman"/>
          <w:sz w:val="24"/>
          <w:szCs w:val="24"/>
        </w:rPr>
        <w:t xml:space="preserve">therefore </w:t>
      </w:r>
      <w:r w:rsidR="008B7DB3">
        <w:rPr>
          <w:rFonts w:ascii="Times New Roman" w:eastAsia="Times New Roman" w:hAnsi="Times New Roman" w:cs="Times New Roman"/>
          <w:sz w:val="24"/>
          <w:szCs w:val="24"/>
        </w:rPr>
        <w:t>appropriate</w:t>
      </w:r>
      <w:r w:rsidRPr="0013754E">
        <w:rPr>
          <w:rFonts w:ascii="Times New Roman" w:eastAsia="Times New Roman" w:hAnsi="Times New Roman" w:cs="Times New Roman"/>
          <w:sz w:val="24"/>
          <w:szCs w:val="24"/>
        </w:rPr>
        <w:t xml:space="preserve"> to study short-term dynamics</w:t>
      </w:r>
      <w:r w:rsidR="008B7DB3">
        <w:rPr>
          <w:rFonts w:ascii="Times New Roman" w:eastAsia="Times New Roman" w:hAnsi="Times New Roman" w:cs="Times New Roman"/>
          <w:sz w:val="24"/>
          <w:szCs w:val="24"/>
        </w:rPr>
        <w:t xml:space="preserve"> influenced by environmental forces</w:t>
      </w:r>
      <w:r w:rsidRPr="0013754E">
        <w:rPr>
          <w:rFonts w:ascii="Times New Roman" w:eastAsia="Times New Roman" w:hAnsi="Times New Roman" w:cs="Times New Roman"/>
          <w:sz w:val="24"/>
          <w:szCs w:val="24"/>
        </w:rPr>
        <w:t xml:space="preserve">. </w:t>
      </w:r>
      <w:r w:rsidR="008B7DB3">
        <w:rPr>
          <w:rFonts w:ascii="Times New Roman" w:eastAsia="Times New Roman" w:hAnsi="Times New Roman" w:cs="Times New Roman"/>
          <w:sz w:val="24"/>
          <w:szCs w:val="24"/>
        </w:rPr>
        <w:t xml:space="preserve">One advantage is that </w:t>
      </w:r>
      <w:proofErr w:type="spellStart"/>
      <w:r w:rsidR="008B7DB3">
        <w:rPr>
          <w:rFonts w:ascii="Times New Roman" w:eastAsia="Times New Roman" w:hAnsi="Times New Roman" w:cs="Times New Roman"/>
          <w:sz w:val="24"/>
          <w:szCs w:val="24"/>
        </w:rPr>
        <w:t>Rogers’distance</w:t>
      </w:r>
      <w:proofErr w:type="spellEnd"/>
      <w:r w:rsidR="008B7DB3">
        <w:rPr>
          <w:rFonts w:ascii="Times New Roman" w:eastAsia="Times New Roman" w:hAnsi="Times New Roman" w:cs="Times New Roman"/>
          <w:sz w:val="24"/>
          <w:szCs w:val="24"/>
        </w:rPr>
        <w:t xml:space="preserve"> is that it is easy to understand (see Annex A). </w:t>
      </w:r>
      <w:r w:rsidRPr="0013754E">
        <w:rPr>
          <w:rFonts w:ascii="Times New Roman" w:eastAsia="Times New Roman" w:hAnsi="Times New Roman" w:cs="Times New Roman"/>
          <w:sz w:val="24"/>
          <w:szCs w:val="24"/>
        </w:rPr>
        <w:t xml:space="preserve">It has </w:t>
      </w:r>
      <w:r w:rsidR="006A6EC4" w:rsidRPr="0013754E">
        <w:rPr>
          <w:rFonts w:ascii="Times New Roman" w:eastAsia="Times New Roman" w:hAnsi="Times New Roman" w:cs="Times New Roman"/>
          <w:sz w:val="24"/>
          <w:szCs w:val="24"/>
        </w:rPr>
        <w:t xml:space="preserve">most </w:t>
      </w:r>
      <w:r w:rsidRPr="0013754E">
        <w:rPr>
          <w:rFonts w:ascii="Times New Roman" w:eastAsia="Times New Roman" w:hAnsi="Times New Roman" w:cs="Times New Roman"/>
          <w:sz w:val="24"/>
          <w:szCs w:val="24"/>
        </w:rPr>
        <w:t xml:space="preserve">recently been used to investigate genetic </w:t>
      </w:r>
      <w:r w:rsidR="006D3730" w:rsidRPr="0013754E">
        <w:rPr>
          <w:rFonts w:ascii="Times New Roman" w:eastAsia="Times New Roman" w:hAnsi="Times New Roman" w:cs="Times New Roman"/>
          <w:sz w:val="24"/>
          <w:szCs w:val="24"/>
        </w:rPr>
        <w:t>diversity</w:t>
      </w:r>
      <w:r w:rsidRPr="0013754E">
        <w:rPr>
          <w:rFonts w:ascii="Times New Roman" w:eastAsia="Times New Roman" w:hAnsi="Times New Roman" w:cs="Times New Roman"/>
          <w:sz w:val="24"/>
          <w:szCs w:val="24"/>
        </w:rPr>
        <w:t xml:space="preserve"> in a pond turtle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Africa","type":"article-journal","volume":"45"},"uris":["http://www.mendeley.com/documents/?uuid=38e02322-6ed5-476e-a0fe-17097992713c"]}],"mendeley":{"formattedCitation":"(Pereira, Teixeira, &amp; Velo-Antón, 2018)","plainTextFormattedCitation":"(Pereira, Teixeira, &amp; Velo-Antón, 2018)","previouslyFormattedCitation":"(Pereira, Teixeira, &amp; Velo-Antón, 2018)"},"properties":{"noteIndex":0},"schema":"https://github.com/citation-style-language/schema/raw/master/csl-citation.json"}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(Pereira, Teixeira, &amp; Velo-Antón, 2018)</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and a fungus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Washington","type":"article-journal","volume":"9"},"uris":["http://www.mendeley.com/documents/?uuid=5b84ba76-0c77-4eef-97f7-1da7212b27bc"]}],"mendeley":{"formattedCitation":"(Bennett &amp; Stone, 2019)","plainTextFormattedCitation":"(Bennett &amp; Stone, 2019)","previouslyFormattedCitation":"(Bennett &amp; Stone, 2019)"},"properties":{"noteIndex":0},"schema":"https://github.com/citation-style-language/schema/raw/master/csl-citation.json"}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(Bennett &amp; Stone, 2019)</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We computed </w:t>
      </w:r>
      <w:r w:rsidR="006A6EC4" w:rsidRPr="0013754E">
        <w:rPr>
          <w:rFonts w:ascii="Times New Roman" w:eastAsia="Times New Roman" w:hAnsi="Times New Roman" w:cs="Times New Roman"/>
          <w:sz w:val="24"/>
          <w:szCs w:val="24"/>
        </w:rPr>
        <w:t xml:space="preserve">Rogers’ </w:t>
      </w:r>
      <w:r w:rsidRPr="0013754E">
        <w:rPr>
          <w:rFonts w:ascii="Times New Roman" w:eastAsia="Times New Roman" w:hAnsi="Times New Roman" w:cs="Times New Roman"/>
          <w:sz w:val="24"/>
          <w:szCs w:val="24"/>
        </w:rPr>
        <w:t xml:space="preserve">distance using the </w:t>
      </w:r>
      <w:proofErr w:type="spellStart"/>
      <w:proofErr w:type="gramStart"/>
      <w:r w:rsidRPr="0013754E">
        <w:rPr>
          <w:rFonts w:ascii="Times New Roman" w:eastAsia="Times New Roman" w:hAnsi="Times New Roman" w:cs="Times New Roman"/>
          <w:i/>
          <w:sz w:val="24"/>
          <w:szCs w:val="24"/>
        </w:rPr>
        <w:t>dist.genpop</w:t>
      </w:r>
      <w:proofErr w:type="spellEnd"/>
      <w:proofErr w:type="gramEnd"/>
      <w:r w:rsidRPr="0013754E">
        <w:rPr>
          <w:rFonts w:ascii="Times New Roman" w:eastAsia="Times New Roman" w:hAnsi="Times New Roman" w:cs="Times New Roman"/>
          <w:sz w:val="24"/>
          <w:szCs w:val="24"/>
        </w:rPr>
        <w:t xml:space="preserve"> function from the </w:t>
      </w:r>
      <w:proofErr w:type="spellStart"/>
      <w:r w:rsidRPr="0013754E">
        <w:rPr>
          <w:rFonts w:ascii="Times New Roman" w:eastAsia="Times New Roman" w:hAnsi="Times New Roman" w:cs="Times New Roman"/>
          <w:i/>
          <w:sz w:val="24"/>
          <w:szCs w:val="24"/>
        </w:rPr>
        <w:t>adegenet</w:t>
      </w:r>
      <w:proofErr w:type="spellEnd"/>
      <w:r w:rsidRPr="0013754E">
        <w:rPr>
          <w:rFonts w:ascii="Times New Roman" w:eastAsia="Times New Roman" w:hAnsi="Times New Roman" w:cs="Times New Roman"/>
          <w:i/>
          <w:sz w:val="24"/>
          <w:szCs w:val="24"/>
        </w:rPr>
        <w:t xml:space="preserve"> </w:t>
      </w:r>
      <w:r w:rsidRPr="0013754E">
        <w:rPr>
          <w:rFonts w:ascii="Times New Roman" w:eastAsia="Times New Roman" w:hAnsi="Times New Roman" w:cs="Times New Roman"/>
          <w:sz w:val="24"/>
          <w:szCs w:val="24"/>
        </w:rPr>
        <w:t xml:space="preserve">R package (see </w:t>
      </w:r>
      <w:r w:rsidRPr="0013754E">
        <w:rPr>
          <w:rFonts w:ascii="Times New Roman" w:eastAsia="Times New Roman" w:hAnsi="Times New Roman" w:cs="Times New Roman"/>
          <w:i/>
          <w:sz w:val="24"/>
          <w:szCs w:val="24"/>
        </w:rPr>
        <w:t>Software</w:t>
      </w:r>
      <w:r w:rsidRPr="0013754E">
        <w:rPr>
          <w:rFonts w:ascii="Times New Roman" w:eastAsia="Times New Roman" w:hAnsi="Times New Roman" w:cs="Times New Roman"/>
          <w:sz w:val="24"/>
          <w:szCs w:val="24"/>
        </w:rPr>
        <w:t>).</w:t>
      </w:r>
      <w:r w:rsidR="008B7DB3">
        <w:rPr>
          <w:rFonts w:ascii="Times New Roman" w:eastAsia="Times New Roman" w:hAnsi="Times New Roman" w:cs="Times New Roman"/>
          <w:sz w:val="24"/>
          <w:szCs w:val="24"/>
        </w:rPr>
        <w:t xml:space="preserve"> Other genetic distances, such as the ones offered by the package, can readily be used with our function.</w:t>
      </w:r>
    </w:p>
    <w:p w14:paraId="10A26033" w14:textId="77777777" w:rsidR="00760250" w:rsidRPr="0013754E" w:rsidRDefault="00760250" w:rsidP="00901297">
      <w:pPr>
        <w:pStyle w:val="Heading2"/>
        <w:spacing w:after="240" w:line="360" w:lineRule="auto"/>
        <w:rPr>
          <w:lang w:val="en-US"/>
        </w:rPr>
      </w:pPr>
      <w:bookmarkStart w:id="0" w:name="_Toc471728242"/>
      <w:bookmarkStart w:id="1" w:name="_Toc479591296"/>
      <w:r w:rsidRPr="0013754E">
        <w:rPr>
          <w:lang w:val="en-US"/>
        </w:rPr>
        <w:t>Simulation framework</w:t>
      </w:r>
      <w:bookmarkEnd w:id="0"/>
      <w:bookmarkEnd w:id="1"/>
    </w:p>
    <w:p w14:paraId="40512EA3" w14:textId="47367DFF"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To simulate the dynamics of population genetic changes through time and test the performance of TGI, we used the spatially-explicit gene flow simulator </w:t>
      </w:r>
      <w:proofErr w:type="spellStart"/>
      <w:r w:rsidRPr="0013754E">
        <w:rPr>
          <w:rFonts w:ascii="Times New Roman" w:eastAsia="Times New Roman" w:hAnsi="Times New Roman" w:cs="Times New Roman"/>
          <w:i/>
          <w:sz w:val="24"/>
          <w:szCs w:val="24"/>
        </w:rPr>
        <w:t>CDMetaPOP</w:t>
      </w:r>
      <w:proofErr w:type="spellEnd"/>
      <w:r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fldChar w:fldCharType="begin" w:fldLock="1"/>
      </w:r>
      <w:r w:rsidR="00F13DFF" w:rsidRPr="0013754E">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Day, &amp; Dunham, 2017)","manualFormatting":"(Landguth, Bearlin, Day, &amp; Dunham, 2017; see section Software)","plainTextFormattedCitation":"(Landguth, Bearlin, Day, &amp; Dunham, 2017)","previouslyFormattedCitation":"(Landguth, Bearlin, Day, &amp; Dunham, 2017)"},"properties":{"noteIndex":0},"schema":"https://github.com/citation-style-language/schema/raw/master/csl-citation.json"}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(Landguth, Bearlin, Day, &amp; Dunham, 2017</w:t>
      </w:r>
      <w:r w:rsidR="006D6A34" w:rsidRPr="0013754E">
        <w:rPr>
          <w:rFonts w:ascii="Times New Roman" w:eastAsia="Times New Roman" w:hAnsi="Times New Roman" w:cs="Times New Roman"/>
          <w:noProof/>
          <w:sz w:val="24"/>
          <w:szCs w:val="24"/>
        </w:rPr>
        <w:t xml:space="preserve">; see section </w:t>
      </w:r>
      <w:r w:rsidR="006D6A34" w:rsidRPr="0013754E">
        <w:rPr>
          <w:rFonts w:ascii="Times New Roman" w:eastAsia="Times New Roman" w:hAnsi="Times New Roman" w:cs="Times New Roman"/>
          <w:i/>
          <w:noProof/>
          <w:sz w:val="24"/>
          <w:szCs w:val="24"/>
        </w:rPr>
        <w:t>Software</w:t>
      </w:r>
      <w:r w:rsidR="0062227C" w:rsidRPr="0013754E">
        <w:rPr>
          <w:rFonts w:ascii="Times New Roman" w:eastAsia="Times New Roman" w:hAnsi="Times New Roman" w:cs="Times New Roman"/>
          <w:noProof/>
          <w:sz w:val="24"/>
          <w:szCs w:val="24"/>
        </w:rPr>
        <w:t>)</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t>
      </w:r>
      <w:proofErr w:type="spellStart"/>
      <w:r w:rsidRPr="0013754E">
        <w:rPr>
          <w:rFonts w:ascii="Times New Roman" w:eastAsia="Times New Roman" w:hAnsi="Times New Roman" w:cs="Times New Roman"/>
          <w:i/>
          <w:sz w:val="24"/>
          <w:szCs w:val="24"/>
        </w:rPr>
        <w:t>CDMetaPOP</w:t>
      </w:r>
      <w:proofErr w:type="spellEnd"/>
      <w:r w:rsidRPr="0013754E">
        <w:rPr>
          <w:rFonts w:ascii="Times New Roman" w:eastAsia="Times New Roman" w:hAnsi="Times New Roman" w:cs="Times New Roman"/>
          <w:sz w:val="24"/>
          <w:szCs w:val="24"/>
        </w:rPr>
        <w:t xml:space="preserve"> simulates dispersal and mating of individuals across a landscape and allows the user to define </w:t>
      </w:r>
      <w:r w:rsidR="00F94105"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initial genetic structure, spatial distribution of individuals, dispersal characteristics, and life</w:t>
      </w:r>
      <w:r w:rsidR="001C7C1F"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history traits of the population</w:t>
      </w:r>
      <w:r w:rsidR="006D6A34"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The physical landscape we simulated was a homogeneous</w:t>
      </w:r>
      <w:r w:rsidR="00E40D21"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interconnected </w:t>
      </w:r>
      <w:r w:rsidR="00E40D21" w:rsidRPr="0013754E">
        <w:rPr>
          <w:rFonts w:ascii="Times New Roman" w:eastAsia="Times New Roman" w:hAnsi="Times New Roman" w:cs="Times New Roman"/>
          <w:sz w:val="24"/>
          <w:szCs w:val="24"/>
        </w:rPr>
        <w:t xml:space="preserve">5 </w:t>
      </w:r>
      <w:r w:rsidR="00E40D21" w:rsidRPr="0013754E">
        <w:rPr>
          <w:rFonts w:ascii="Times New Roman" w:eastAsia="Times New Roman" w:hAnsi="Times New Roman" w:cs="Times New Roman"/>
          <w:sz w:val="24"/>
          <w:szCs w:val="24"/>
        </w:rPr>
        <w:sym w:font="Symbol" w:char="F0B4"/>
      </w:r>
      <w:r w:rsidR="00E40D21" w:rsidRPr="0013754E">
        <w:rPr>
          <w:rFonts w:ascii="Times New Roman" w:eastAsia="Times New Roman" w:hAnsi="Times New Roman" w:cs="Times New Roman"/>
          <w:sz w:val="24"/>
          <w:szCs w:val="24"/>
        </w:rPr>
        <w:t xml:space="preserve"> 5 </w:t>
      </w:r>
      <w:r w:rsidRPr="0013754E">
        <w:rPr>
          <w:rFonts w:ascii="Times New Roman" w:eastAsia="Times New Roman" w:hAnsi="Times New Roman" w:cs="Times New Roman"/>
          <w:sz w:val="24"/>
          <w:szCs w:val="24"/>
        </w:rPr>
        <w:t>square grid</w:t>
      </w:r>
      <w:r w:rsidR="00E40D21"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r w:rsidR="00F94105" w:rsidRPr="0013754E">
        <w:rPr>
          <w:rFonts w:ascii="Times New Roman" w:eastAsia="Times New Roman" w:hAnsi="Times New Roman" w:cs="Times New Roman"/>
          <w:sz w:val="24"/>
          <w:szCs w:val="24"/>
        </w:rPr>
        <w:t xml:space="preserve">with </w:t>
      </w:r>
      <w:r w:rsidRPr="0013754E">
        <w:rPr>
          <w:rFonts w:ascii="Times New Roman" w:eastAsia="Times New Roman" w:hAnsi="Times New Roman" w:cs="Times New Roman"/>
          <w:sz w:val="24"/>
          <w:szCs w:val="24"/>
        </w:rPr>
        <w:t xml:space="preserve">each </w:t>
      </w:r>
      <w:r w:rsidR="00E40D21" w:rsidRPr="0013754E">
        <w:rPr>
          <w:rFonts w:ascii="Times New Roman" w:eastAsia="Times New Roman" w:hAnsi="Times New Roman" w:cs="Times New Roman"/>
          <w:sz w:val="24"/>
          <w:szCs w:val="24"/>
        </w:rPr>
        <w:t xml:space="preserve">of the 25 </w:t>
      </w:r>
      <w:r w:rsidRPr="0013754E">
        <w:rPr>
          <w:rFonts w:ascii="Times New Roman" w:eastAsia="Times New Roman" w:hAnsi="Times New Roman" w:cs="Times New Roman"/>
          <w:sz w:val="24"/>
          <w:szCs w:val="24"/>
        </w:rPr>
        <w:t>cell</w:t>
      </w:r>
      <w:r w:rsidR="00E40D21"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representing a population. Each population had a maximum carrying capacity of 50</w:t>
      </w:r>
      <w:r w:rsidR="00312DA7"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individuals</w:t>
      </w:r>
      <w:r w:rsidR="006D6A34" w:rsidRPr="0013754E">
        <w:rPr>
          <w:rFonts w:ascii="Times New Roman" w:eastAsia="Times New Roman" w:hAnsi="Times New Roman" w:cs="Times New Roman"/>
          <w:sz w:val="24"/>
          <w:szCs w:val="24"/>
        </w:rPr>
        <w:t>;</w:t>
      </w:r>
      <w:r w:rsidR="00E40D21" w:rsidRPr="0013754E">
        <w:rPr>
          <w:rFonts w:ascii="Times New Roman" w:eastAsia="Times New Roman" w:hAnsi="Times New Roman" w:cs="Times New Roman"/>
          <w:sz w:val="24"/>
          <w:szCs w:val="24"/>
        </w:rPr>
        <w:t xml:space="preserve"> t</w:t>
      </w:r>
      <w:r w:rsidR="00813CD6" w:rsidRPr="0013754E">
        <w:rPr>
          <w:rFonts w:ascii="Times New Roman" w:eastAsia="Times New Roman" w:hAnsi="Times New Roman" w:cs="Times New Roman"/>
          <w:sz w:val="24"/>
          <w:szCs w:val="24"/>
        </w:rPr>
        <w:t>he populated landscape therefore contained a maximum of 1</w:t>
      </w:r>
      <w:r w:rsidR="00F94105" w:rsidRPr="0013754E">
        <w:rPr>
          <w:rFonts w:ascii="Times New Roman" w:eastAsia="Times New Roman" w:hAnsi="Times New Roman" w:cs="Times New Roman"/>
          <w:sz w:val="24"/>
          <w:szCs w:val="24"/>
        </w:rPr>
        <w:t>,</w:t>
      </w:r>
      <w:r w:rsidR="00813CD6" w:rsidRPr="0013754E">
        <w:rPr>
          <w:rFonts w:ascii="Times New Roman" w:eastAsia="Times New Roman" w:hAnsi="Times New Roman" w:cs="Times New Roman"/>
          <w:sz w:val="24"/>
          <w:szCs w:val="24"/>
        </w:rPr>
        <w:t>250</w:t>
      </w:r>
      <w:r w:rsidR="00BD5B94" w:rsidRPr="0013754E">
        <w:rPr>
          <w:rFonts w:ascii="Times New Roman" w:eastAsia="Times New Roman" w:hAnsi="Times New Roman" w:cs="Times New Roman"/>
          <w:sz w:val="24"/>
          <w:szCs w:val="24"/>
        </w:rPr>
        <w:t xml:space="preserve"> </w:t>
      </w:r>
      <w:r w:rsidR="00BD5B94" w:rsidRPr="0013754E">
        <w:rPr>
          <w:rFonts w:ascii="Times New Roman" w:hAnsi="Times New Roman" w:cs="Times New Roman"/>
          <w:sz w:val="24"/>
          <w:szCs w:val="24"/>
        </w:rPr>
        <w:t>(25 × 50</w:t>
      </w:r>
      <w:r w:rsidR="00312DA7" w:rsidRPr="0013754E">
        <w:rPr>
          <w:rFonts w:ascii="Times New Roman" w:hAnsi="Times New Roman" w:cs="Times New Roman"/>
          <w:sz w:val="24"/>
          <w:szCs w:val="24"/>
        </w:rPr>
        <w:t xml:space="preserve">) </w:t>
      </w:r>
      <w:r w:rsidR="00813CD6" w:rsidRPr="0013754E">
        <w:rPr>
          <w:rFonts w:ascii="Times New Roman" w:eastAsia="Times New Roman" w:hAnsi="Times New Roman" w:cs="Times New Roman"/>
          <w:sz w:val="24"/>
          <w:szCs w:val="24"/>
        </w:rPr>
        <w:t xml:space="preserve">individuals. </w:t>
      </w:r>
      <w:r w:rsidRPr="0013754E">
        <w:rPr>
          <w:rFonts w:ascii="Times New Roman" w:eastAsia="Times New Roman" w:hAnsi="Times New Roman" w:cs="Times New Roman"/>
          <w:sz w:val="24"/>
          <w:szCs w:val="24"/>
        </w:rPr>
        <w:t xml:space="preserve">Distance between populations was set as the Euclidean geographic distance. The genotypic information of each </w:t>
      </w:r>
      <w:r w:rsidR="00E40D21" w:rsidRPr="0013754E">
        <w:rPr>
          <w:rFonts w:ascii="Times New Roman" w:eastAsia="Times New Roman" w:hAnsi="Times New Roman" w:cs="Times New Roman"/>
          <w:sz w:val="24"/>
          <w:szCs w:val="24"/>
        </w:rPr>
        <w:t xml:space="preserve">individual </w:t>
      </w:r>
      <w:r w:rsidRPr="0013754E">
        <w:rPr>
          <w:rFonts w:ascii="Times New Roman" w:eastAsia="Times New Roman" w:hAnsi="Times New Roman" w:cs="Times New Roman"/>
          <w:sz w:val="24"/>
          <w:szCs w:val="24"/>
        </w:rPr>
        <w:t xml:space="preserve">consisted of 100 neutral, unlinked, bi-allelic </w:t>
      </w:r>
      <w:r w:rsidR="00F94105" w:rsidRPr="0013754E">
        <w:rPr>
          <w:rFonts w:ascii="Times New Roman" w:eastAsia="Times New Roman" w:hAnsi="Times New Roman" w:cs="Times New Roman"/>
          <w:sz w:val="24"/>
          <w:szCs w:val="24"/>
        </w:rPr>
        <w:t xml:space="preserve">single nucleotide polymorphism (SNP) </w:t>
      </w:r>
      <w:r w:rsidRPr="0013754E">
        <w:rPr>
          <w:rFonts w:ascii="Times New Roman" w:eastAsia="Times New Roman" w:hAnsi="Times New Roman" w:cs="Times New Roman"/>
          <w:sz w:val="24"/>
          <w:szCs w:val="24"/>
        </w:rPr>
        <w:t xml:space="preserve">loci. The </w:t>
      </w:r>
      <w:r w:rsidR="00436FC5" w:rsidRPr="0013754E">
        <w:rPr>
          <w:rFonts w:ascii="Times New Roman" w:eastAsia="Times New Roman" w:hAnsi="Times New Roman" w:cs="Times New Roman"/>
          <w:sz w:val="24"/>
          <w:szCs w:val="24"/>
        </w:rPr>
        <w:t xml:space="preserve">nuclear </w:t>
      </w:r>
      <w:r w:rsidRPr="0013754E">
        <w:rPr>
          <w:rFonts w:ascii="Times New Roman" w:eastAsia="Times New Roman" w:hAnsi="Times New Roman" w:cs="Times New Roman"/>
          <w:sz w:val="24"/>
          <w:szCs w:val="24"/>
        </w:rPr>
        <w:t xml:space="preserve">mutation rate </w:t>
      </w:r>
      <w:r w:rsidR="00436FC5" w:rsidRPr="0013754E">
        <w:rPr>
          <w:rFonts w:ascii="Times New Roman" w:eastAsia="Times New Roman" w:hAnsi="Times New Roman" w:cs="Times New Roman"/>
          <w:sz w:val="24"/>
          <w:szCs w:val="24"/>
        </w:rPr>
        <w:t xml:space="preserve">(per base pair per generation) </w:t>
      </w:r>
      <w:r w:rsidRPr="0013754E">
        <w:rPr>
          <w:rFonts w:ascii="Times New Roman" w:eastAsia="Times New Roman" w:hAnsi="Times New Roman" w:cs="Times New Roman"/>
          <w:sz w:val="24"/>
          <w:szCs w:val="24"/>
        </w:rPr>
        <w:t>was set at 10</w:t>
      </w:r>
      <w:r w:rsidRPr="0013754E">
        <w:rPr>
          <w:rFonts w:ascii="Times New Roman" w:eastAsia="Times New Roman" w:hAnsi="Times New Roman" w:cs="Times New Roman"/>
          <w:sz w:val="24"/>
          <w:szCs w:val="24"/>
          <w:vertAlign w:val="superscript"/>
        </w:rPr>
        <w:t>-8</w:t>
      </w:r>
      <w:r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fldChar w:fldCharType="begin" w:fldLock="1"/>
      </w:r>
      <w:r w:rsidR="00420A57" w:rsidRPr="0013754E">
        <w:rPr>
          <w:rFonts w:ascii="Times New Roman" w:eastAsia="Times New Roman" w:hAnsi="Times New Roman" w:cs="Times New Roman"/>
          <w:sz w:val="24"/>
          <w:szCs w:val="24"/>
        </w:rPr>
        <w:instrText>ADDIN CSL_CITATION {"citationItems":[{"id":"ITEM-1","itemData":{"DOI":"10.1093/molbev/msx197","ISSN":"15371719","PMID":"28981721","abstract":"It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marker","type":"article-journal","volume":"34"},"uris":["http://www.mendeley.com/documents/?uuid=23476454-f5a5-43db-b206-8773c33fbeae"]}],"mendeley":{"formattedCitation":"(Allio, Donega, Galtier, &amp; Nabholz, 2017)","plainTextFormattedCitation":"(Allio, Donega, Galtier, &amp; Nabholz, 2017)","previouslyFormattedCitation":"(Allio, Donega, Galtier, &amp; Nabholz, 2017)"},"properties":{"noteIndex":0},"schema":"https://github.com/citation-style-language/schema/raw/master/csl-citation.json"}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(Allio, Donega, Galtier, &amp; Nabholz, 2017)</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w:t>
      </w:r>
    </w:p>
    <w:p w14:paraId="5A6B797C" w14:textId="77777777" w:rsidR="0097250E" w:rsidRPr="0013754E" w:rsidRDefault="00760250" w:rsidP="00901297">
      <w:pPr>
        <w:autoSpaceDE w:val="0"/>
        <w:autoSpaceDN w:val="0"/>
        <w:adjustRightInd w:val="0"/>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lastRenderedPageBreak/>
        <w:t>Multiple demographic processes affect the spatial apportionment of genetic variation. For this study, we investigate</w:t>
      </w:r>
      <w:r w:rsidR="00F94105" w:rsidRPr="0013754E">
        <w:rPr>
          <w:rFonts w:ascii="Times New Roman" w:eastAsia="Times New Roman" w:hAnsi="Times New Roman" w:cs="Times New Roman"/>
          <w:sz w:val="24"/>
          <w:szCs w:val="24"/>
        </w:rPr>
        <w:t>d</w:t>
      </w:r>
      <w:r w:rsidRPr="0013754E">
        <w:rPr>
          <w:rFonts w:ascii="Times New Roman" w:eastAsia="Times New Roman" w:hAnsi="Times New Roman" w:cs="Times New Roman"/>
          <w:sz w:val="24"/>
          <w:szCs w:val="24"/>
        </w:rPr>
        <w:t xml:space="preserve"> the influence of </w:t>
      </w:r>
      <w:r w:rsidR="00996F04" w:rsidRPr="0013754E">
        <w:rPr>
          <w:rFonts w:ascii="Times New Roman" w:eastAsia="Times New Roman" w:hAnsi="Times New Roman" w:cs="Times New Roman"/>
          <w:sz w:val="24"/>
          <w:szCs w:val="24"/>
        </w:rPr>
        <w:t xml:space="preserve">a single demographic event: </w:t>
      </w:r>
      <w:r w:rsidRPr="0013754E">
        <w:rPr>
          <w:rFonts w:ascii="Times New Roman" w:eastAsia="Times New Roman" w:hAnsi="Times New Roman" w:cs="Times New Roman"/>
          <w:sz w:val="24"/>
          <w:szCs w:val="24"/>
        </w:rPr>
        <w:t xml:space="preserve">immigration from a previously isolated population. </w:t>
      </w:r>
      <w:r w:rsidR="00F94105" w:rsidRPr="0013754E">
        <w:rPr>
          <w:rFonts w:ascii="Times New Roman" w:eastAsia="Times New Roman" w:hAnsi="Times New Roman" w:cs="Times New Roman"/>
          <w:sz w:val="24"/>
          <w:szCs w:val="24"/>
        </w:rPr>
        <w:t>W</w:t>
      </w:r>
      <w:r w:rsidRPr="0013754E">
        <w:rPr>
          <w:rFonts w:ascii="Times New Roman" w:eastAsia="Times New Roman" w:hAnsi="Times New Roman" w:cs="Times New Roman"/>
          <w:sz w:val="24"/>
          <w:szCs w:val="24"/>
        </w:rPr>
        <w:t>e simulated immigration from a population that was separate from our 5</w:t>
      </w:r>
      <w:r w:rsidR="00E40D21"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sym w:font="Symbol" w:char="F0B4"/>
      </w:r>
      <w:r w:rsidR="00E40D21"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5 grid (i.e., population #26</w:t>
      </w:r>
      <w:r w:rsidR="00F94105" w:rsidRPr="0013754E">
        <w:rPr>
          <w:rFonts w:ascii="Times New Roman" w:eastAsia="Times New Roman" w:hAnsi="Times New Roman" w:cs="Times New Roman"/>
          <w:sz w:val="24"/>
          <w:szCs w:val="24"/>
        </w:rPr>
        <w:t>), with the goal of</w:t>
      </w:r>
      <w:r w:rsidRPr="0013754E">
        <w:rPr>
          <w:rFonts w:ascii="Times New Roman" w:eastAsia="Times New Roman" w:hAnsi="Times New Roman" w:cs="Times New Roman"/>
          <w:sz w:val="24"/>
          <w:szCs w:val="24"/>
        </w:rPr>
        <w:t xml:space="preserve"> apply</w:t>
      </w:r>
      <w:r w:rsidR="00F94105" w:rsidRPr="0013754E">
        <w:rPr>
          <w:rFonts w:ascii="Times New Roman" w:eastAsia="Times New Roman" w:hAnsi="Times New Roman" w:cs="Times New Roman"/>
          <w:sz w:val="24"/>
          <w:szCs w:val="24"/>
        </w:rPr>
        <w:t>ing</w:t>
      </w:r>
      <w:r w:rsidRPr="0013754E">
        <w:rPr>
          <w:rFonts w:ascii="Times New Roman" w:eastAsia="Times New Roman" w:hAnsi="Times New Roman" w:cs="Times New Roman"/>
          <w:sz w:val="24"/>
          <w:szCs w:val="24"/>
        </w:rPr>
        <w:t xml:space="preserve"> the TGI approach to detect historical changes in </w:t>
      </w:r>
      <w:r w:rsidR="001B6501" w:rsidRPr="0013754E">
        <w:rPr>
          <w:rFonts w:ascii="Times New Roman" w:eastAsia="Times New Roman" w:hAnsi="Times New Roman" w:cs="Times New Roman"/>
          <w:sz w:val="24"/>
          <w:szCs w:val="24"/>
        </w:rPr>
        <w:t xml:space="preserve">population </w:t>
      </w:r>
      <w:r w:rsidRPr="0013754E">
        <w:rPr>
          <w:rFonts w:ascii="Times New Roman" w:eastAsia="Times New Roman" w:hAnsi="Times New Roman" w:cs="Times New Roman"/>
          <w:sz w:val="24"/>
          <w:szCs w:val="24"/>
        </w:rPr>
        <w:t>genetic data</w:t>
      </w:r>
      <w:r w:rsidRPr="0013754E">
        <w:rPr>
          <w:rFonts w:ascii="Times New Roman" w:hAnsi="Times New Roman" w:cs="Times New Roman"/>
          <w:sz w:val="24"/>
          <w:szCs w:val="24"/>
        </w:rPr>
        <w:t xml:space="preserve"> due to immigration</w:t>
      </w:r>
      <w:r w:rsidRPr="0013754E">
        <w:rPr>
          <w:rFonts w:ascii="Times New Roman" w:eastAsia="Times New Roman" w:hAnsi="Times New Roman" w:cs="Times New Roman"/>
          <w:sz w:val="24"/>
          <w:szCs w:val="24"/>
        </w:rPr>
        <w:t>. This independent source population shared the same attributes as other populations in our simulated landscape</w:t>
      </w:r>
      <w:r w:rsidR="001B6501" w:rsidRPr="0013754E">
        <w:rPr>
          <w:rFonts w:ascii="Times New Roman" w:eastAsia="Times New Roman" w:hAnsi="Times New Roman" w:cs="Times New Roman"/>
          <w:sz w:val="24"/>
          <w:szCs w:val="24"/>
        </w:rPr>
        <w:t xml:space="preserve"> and was only allowed to disperse into the 5</w:t>
      </w:r>
      <w:r w:rsidR="00996F04" w:rsidRPr="0013754E">
        <w:rPr>
          <w:rFonts w:ascii="Times New Roman" w:eastAsia="Times New Roman" w:hAnsi="Times New Roman" w:cs="Times New Roman"/>
          <w:sz w:val="24"/>
          <w:szCs w:val="24"/>
        </w:rPr>
        <w:t xml:space="preserve"> </w:t>
      </w:r>
      <w:r w:rsidR="00996F04" w:rsidRPr="0013754E">
        <w:rPr>
          <w:rFonts w:ascii="Times New Roman" w:eastAsia="Times New Roman" w:hAnsi="Times New Roman" w:cs="Times New Roman"/>
          <w:sz w:val="24"/>
          <w:szCs w:val="24"/>
        </w:rPr>
        <w:sym w:font="Symbol" w:char="F0B4"/>
      </w:r>
      <w:r w:rsidR="00996F04" w:rsidRPr="0013754E">
        <w:rPr>
          <w:rFonts w:ascii="Times New Roman" w:eastAsia="Times New Roman" w:hAnsi="Times New Roman" w:cs="Times New Roman"/>
          <w:sz w:val="24"/>
          <w:szCs w:val="24"/>
        </w:rPr>
        <w:t xml:space="preserve"> </w:t>
      </w:r>
      <w:r w:rsidR="001B6501" w:rsidRPr="0013754E">
        <w:rPr>
          <w:rFonts w:ascii="Times New Roman" w:eastAsia="Times New Roman" w:hAnsi="Times New Roman" w:cs="Times New Roman"/>
          <w:sz w:val="24"/>
          <w:szCs w:val="24"/>
        </w:rPr>
        <w:t xml:space="preserve">5 simulation </w:t>
      </w:r>
      <w:proofErr w:type="gramStart"/>
      <w:r w:rsidR="001B6501" w:rsidRPr="0013754E">
        <w:rPr>
          <w:rFonts w:ascii="Times New Roman" w:eastAsia="Times New Roman" w:hAnsi="Times New Roman" w:cs="Times New Roman"/>
          <w:sz w:val="24"/>
          <w:szCs w:val="24"/>
        </w:rPr>
        <w:t>grid</w:t>
      </w:r>
      <w:proofErr w:type="gramEnd"/>
      <w:r w:rsidR="001B6501"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during simulated demographic events.</w:t>
      </w:r>
    </w:p>
    <w:p w14:paraId="434DE06D" w14:textId="0AEBBD7F" w:rsidR="00760250" w:rsidRPr="0013754E" w:rsidRDefault="00760250" w:rsidP="00901297">
      <w:pPr>
        <w:autoSpaceDE w:val="0"/>
        <w:autoSpaceDN w:val="0"/>
        <w:adjustRightInd w:val="0"/>
        <w:spacing w:after="240" w:line="360" w:lineRule="auto"/>
        <w:rPr>
          <w:rFonts w:ascii="Times New Roman" w:hAnsi="Times New Roman" w:cs="Times New Roman"/>
          <w:sz w:val="24"/>
          <w:szCs w:val="24"/>
        </w:rPr>
      </w:pPr>
      <w:r w:rsidRPr="0013754E">
        <w:rPr>
          <w:rFonts w:ascii="Times New Roman" w:hAnsi="Times New Roman" w:cs="Times New Roman"/>
          <w:sz w:val="24"/>
          <w:szCs w:val="24"/>
        </w:rPr>
        <w:t xml:space="preserve">Using this model, we examined the influence of dispersal </w:t>
      </w:r>
      <w:r w:rsidR="00996F04" w:rsidRPr="0013754E">
        <w:rPr>
          <w:rFonts w:ascii="Times New Roman" w:hAnsi="Times New Roman" w:cs="Times New Roman"/>
          <w:sz w:val="24"/>
          <w:szCs w:val="24"/>
        </w:rPr>
        <w:t xml:space="preserve">(movement among our 25 populations) </w:t>
      </w:r>
      <w:r w:rsidRPr="0013754E">
        <w:rPr>
          <w:rFonts w:ascii="Times New Roman" w:hAnsi="Times New Roman" w:cs="Times New Roman"/>
          <w:sz w:val="24"/>
          <w:szCs w:val="24"/>
        </w:rPr>
        <w:t>and the spatial extent of demographic events (number of populations</w:t>
      </w:r>
      <w:r w:rsidR="00996F04" w:rsidRPr="0013754E">
        <w:rPr>
          <w:rFonts w:ascii="Times New Roman" w:hAnsi="Times New Roman" w:cs="Times New Roman"/>
          <w:sz w:val="24"/>
          <w:szCs w:val="24"/>
        </w:rPr>
        <w:t xml:space="preserve"> that received immigrants from population #26</w:t>
      </w:r>
      <w:r w:rsidRPr="0013754E">
        <w:rPr>
          <w:rFonts w:ascii="Times New Roman" w:hAnsi="Times New Roman" w:cs="Times New Roman"/>
          <w:sz w:val="24"/>
          <w:szCs w:val="24"/>
        </w:rPr>
        <w:t xml:space="preserve">) on the persistence of </w:t>
      </w:r>
      <w:r w:rsidR="001B6501" w:rsidRPr="0013754E">
        <w:rPr>
          <w:rFonts w:ascii="Times New Roman" w:hAnsi="Times New Roman" w:cs="Times New Roman"/>
          <w:sz w:val="24"/>
          <w:szCs w:val="24"/>
        </w:rPr>
        <w:t xml:space="preserve">spatial </w:t>
      </w:r>
      <w:r w:rsidRPr="0013754E">
        <w:rPr>
          <w:rFonts w:ascii="Times New Roman" w:hAnsi="Times New Roman" w:cs="Times New Roman"/>
          <w:sz w:val="24"/>
          <w:szCs w:val="24"/>
        </w:rPr>
        <w:t xml:space="preserve">genetic legacies. We examined three levels of dispersal </w:t>
      </w:r>
      <w:r w:rsidR="00E40D21" w:rsidRPr="0013754E">
        <w:rPr>
          <w:rFonts w:ascii="Times New Roman" w:hAnsi="Times New Roman" w:cs="Times New Roman"/>
          <w:sz w:val="24"/>
          <w:szCs w:val="24"/>
        </w:rPr>
        <w:t xml:space="preserve">capacity </w:t>
      </w:r>
      <w:r w:rsidRPr="0013754E">
        <w:rPr>
          <w:rFonts w:ascii="Times New Roman" w:hAnsi="Times New Roman" w:cs="Times New Roman"/>
          <w:sz w:val="24"/>
          <w:szCs w:val="24"/>
        </w:rPr>
        <w:t>(</w:t>
      </w:r>
      <w:r w:rsidR="00E40D21" w:rsidRPr="0013754E">
        <w:rPr>
          <w:rFonts w:ascii="Times New Roman" w:hAnsi="Times New Roman" w:cs="Times New Roman"/>
          <w:sz w:val="24"/>
          <w:szCs w:val="24"/>
        </w:rPr>
        <w:t xml:space="preserve">described </w:t>
      </w:r>
      <w:r w:rsidRPr="0013754E">
        <w:rPr>
          <w:rFonts w:ascii="Times New Roman" w:hAnsi="Times New Roman" w:cs="Times New Roman"/>
          <w:sz w:val="24"/>
          <w:szCs w:val="24"/>
        </w:rPr>
        <w:t xml:space="preserve">below) and three different numbers of </w:t>
      </w:r>
      <w:r w:rsidR="00E40D21" w:rsidRPr="0013754E">
        <w:rPr>
          <w:rFonts w:ascii="Times New Roman" w:hAnsi="Times New Roman" w:cs="Times New Roman"/>
          <w:sz w:val="24"/>
          <w:szCs w:val="24"/>
        </w:rPr>
        <w:t xml:space="preserve">affected </w:t>
      </w:r>
      <w:r w:rsidRPr="0013754E">
        <w:rPr>
          <w:rFonts w:ascii="Times New Roman" w:hAnsi="Times New Roman" w:cs="Times New Roman"/>
          <w:sz w:val="24"/>
          <w:szCs w:val="24"/>
        </w:rPr>
        <w:t xml:space="preserve">populations (1, 2, </w:t>
      </w:r>
      <w:r w:rsidR="00E40D21" w:rsidRPr="0013754E">
        <w:rPr>
          <w:rFonts w:ascii="Times New Roman" w:hAnsi="Times New Roman" w:cs="Times New Roman"/>
          <w:sz w:val="24"/>
          <w:szCs w:val="24"/>
        </w:rPr>
        <w:t xml:space="preserve">or </w:t>
      </w:r>
      <w:r w:rsidRPr="0013754E">
        <w:rPr>
          <w:rFonts w:ascii="Times New Roman" w:hAnsi="Times New Roman" w:cs="Times New Roman"/>
          <w:sz w:val="24"/>
          <w:szCs w:val="24"/>
        </w:rPr>
        <w:t xml:space="preserve">3) for a total of </w:t>
      </w:r>
      <w:r w:rsidR="00996F04" w:rsidRPr="0013754E">
        <w:rPr>
          <w:rFonts w:ascii="Times New Roman" w:hAnsi="Times New Roman" w:cs="Times New Roman"/>
          <w:sz w:val="24"/>
          <w:szCs w:val="24"/>
        </w:rPr>
        <w:t xml:space="preserve">nine </w:t>
      </w:r>
      <w:r w:rsidRPr="0013754E">
        <w:rPr>
          <w:rFonts w:ascii="Times New Roman" w:hAnsi="Times New Roman" w:cs="Times New Roman"/>
          <w:sz w:val="24"/>
          <w:szCs w:val="24"/>
        </w:rPr>
        <w:t>unique scenarios</w:t>
      </w:r>
      <w:r w:rsidR="004E0547" w:rsidRPr="0013754E">
        <w:rPr>
          <w:rFonts w:ascii="Times New Roman" w:hAnsi="Times New Roman" w:cs="Times New Roman"/>
          <w:sz w:val="24"/>
          <w:szCs w:val="24"/>
        </w:rPr>
        <w:t xml:space="preserve"> (Table 1)</w:t>
      </w:r>
      <w:r w:rsidR="00996F04" w:rsidRPr="0013754E">
        <w:rPr>
          <w:rFonts w:ascii="Times New Roman" w:hAnsi="Times New Roman" w:cs="Times New Roman"/>
          <w:sz w:val="24"/>
          <w:szCs w:val="24"/>
        </w:rPr>
        <w:t>. Each scenario</w:t>
      </w:r>
      <w:r w:rsidRPr="0013754E">
        <w:rPr>
          <w:rFonts w:ascii="Times New Roman" w:hAnsi="Times New Roman" w:cs="Times New Roman"/>
          <w:sz w:val="24"/>
          <w:szCs w:val="24"/>
        </w:rPr>
        <w:t xml:space="preserve"> was </w:t>
      </w:r>
      <w:r w:rsidR="00996F04" w:rsidRPr="0013754E">
        <w:rPr>
          <w:rFonts w:ascii="Times New Roman" w:hAnsi="Times New Roman" w:cs="Times New Roman"/>
          <w:sz w:val="24"/>
          <w:szCs w:val="24"/>
        </w:rPr>
        <w:t xml:space="preserve">then simulated </w:t>
      </w:r>
      <w:r w:rsidRPr="0013754E">
        <w:rPr>
          <w:rFonts w:ascii="Times New Roman" w:hAnsi="Times New Roman" w:cs="Times New Roman"/>
          <w:sz w:val="24"/>
          <w:szCs w:val="24"/>
        </w:rPr>
        <w:t>180 times, for a total of 1</w:t>
      </w:r>
      <w:r w:rsidR="00B2536B" w:rsidRPr="0013754E">
        <w:rPr>
          <w:rFonts w:ascii="Times New Roman" w:hAnsi="Times New Roman" w:cs="Times New Roman"/>
          <w:sz w:val="24"/>
          <w:szCs w:val="24"/>
        </w:rPr>
        <w:t>,</w:t>
      </w:r>
      <w:r w:rsidRPr="0013754E">
        <w:rPr>
          <w:rFonts w:ascii="Times New Roman" w:hAnsi="Times New Roman" w:cs="Times New Roman"/>
          <w:sz w:val="24"/>
          <w:szCs w:val="24"/>
        </w:rPr>
        <w:t xml:space="preserve">620 (9 × 180) unique </w:t>
      </w:r>
      <w:r w:rsidR="00996F04" w:rsidRPr="0013754E">
        <w:rPr>
          <w:rFonts w:ascii="Times New Roman" w:hAnsi="Times New Roman" w:cs="Times New Roman"/>
          <w:sz w:val="24"/>
          <w:szCs w:val="24"/>
        </w:rPr>
        <w:t xml:space="preserve">replicates </w:t>
      </w:r>
      <w:r w:rsidRPr="0013754E">
        <w:rPr>
          <w:rFonts w:ascii="Times New Roman" w:hAnsi="Times New Roman" w:cs="Times New Roman"/>
          <w:sz w:val="24"/>
          <w:szCs w:val="24"/>
        </w:rPr>
        <w:t xml:space="preserve">for this experiment, </w:t>
      </w:r>
      <w:r w:rsidR="00996F04" w:rsidRPr="0013754E">
        <w:rPr>
          <w:rFonts w:ascii="Times New Roman" w:hAnsi="Times New Roman" w:cs="Times New Roman"/>
          <w:sz w:val="24"/>
          <w:szCs w:val="24"/>
        </w:rPr>
        <w:t>excluding</w:t>
      </w:r>
      <w:r w:rsidRPr="0013754E">
        <w:rPr>
          <w:rFonts w:ascii="Times New Roman" w:hAnsi="Times New Roman" w:cs="Times New Roman"/>
          <w:sz w:val="24"/>
          <w:szCs w:val="24"/>
        </w:rPr>
        <w:t xml:space="preserve"> the control simulations (Table 1). In the next sections, we detail how we modeled </w:t>
      </w:r>
      <w:r w:rsidR="00996F04" w:rsidRPr="0013754E">
        <w:rPr>
          <w:rFonts w:ascii="Times New Roman" w:hAnsi="Times New Roman" w:cs="Times New Roman"/>
          <w:sz w:val="24"/>
          <w:szCs w:val="24"/>
        </w:rPr>
        <w:t>dispersal and spatial extent</w:t>
      </w:r>
      <w:r w:rsidRPr="0013754E">
        <w:rPr>
          <w:rFonts w:ascii="Times New Roman" w:hAnsi="Times New Roman" w:cs="Times New Roman"/>
          <w:sz w:val="24"/>
          <w:szCs w:val="24"/>
        </w:rPr>
        <w:t>.</w:t>
      </w:r>
    </w:p>
    <w:p w14:paraId="43AAA457" w14:textId="1F8B9F84" w:rsidR="00996F04" w:rsidRPr="0013754E" w:rsidRDefault="00996F04" w:rsidP="00901297">
      <w:pPr>
        <w:autoSpaceDE w:val="0"/>
        <w:autoSpaceDN w:val="0"/>
        <w:adjustRightInd w:val="0"/>
        <w:spacing w:after="240" w:line="360" w:lineRule="auto"/>
        <w:rPr>
          <w:rFonts w:ascii="Times New Roman" w:hAnsi="Times New Roman" w:cs="Times New Roman"/>
          <w:sz w:val="24"/>
          <w:szCs w:val="24"/>
        </w:rPr>
      </w:pPr>
      <w:r w:rsidRPr="0013754E">
        <w:rPr>
          <w:rFonts w:ascii="Times New Roman" w:eastAsia="Times New Roman" w:hAnsi="Times New Roman" w:cs="Times New Roman"/>
          <w:sz w:val="24"/>
          <w:szCs w:val="24"/>
        </w:rPr>
        <w:t xml:space="preserve">For each replicate, we initialized the simulation </w:t>
      </w:r>
      <w:r w:rsidR="008B7DB3">
        <w:rPr>
          <w:rFonts w:ascii="Times New Roman" w:eastAsia="Times New Roman" w:hAnsi="Times New Roman" w:cs="Times New Roman"/>
          <w:sz w:val="24"/>
          <w:szCs w:val="24"/>
        </w:rPr>
        <w:t>by</w:t>
      </w:r>
      <w:r w:rsidRPr="0013754E">
        <w:rPr>
          <w:rFonts w:ascii="Times New Roman" w:eastAsia="Times New Roman" w:hAnsi="Times New Roman" w:cs="Times New Roman"/>
          <w:sz w:val="24"/>
          <w:szCs w:val="24"/>
        </w:rPr>
        <w:t xml:space="preserve"> random</w:t>
      </w:r>
      <w:r w:rsidR="008B7DB3">
        <w:rPr>
          <w:rFonts w:ascii="Times New Roman" w:eastAsia="Times New Roman" w:hAnsi="Times New Roman" w:cs="Times New Roman"/>
          <w:sz w:val="24"/>
          <w:szCs w:val="24"/>
        </w:rPr>
        <w:t>ly</w:t>
      </w:r>
      <w:r w:rsidRPr="0013754E">
        <w:rPr>
          <w:rFonts w:ascii="Times New Roman" w:eastAsia="Times New Roman" w:hAnsi="Times New Roman" w:cs="Times New Roman"/>
          <w:sz w:val="24"/>
          <w:szCs w:val="24"/>
        </w:rPr>
        <w:t xml:space="preserve"> </w:t>
      </w:r>
      <w:r w:rsidR="008B7DB3">
        <w:rPr>
          <w:rFonts w:ascii="Times New Roman" w:eastAsia="Times New Roman" w:hAnsi="Times New Roman" w:cs="Times New Roman"/>
          <w:sz w:val="24"/>
          <w:szCs w:val="24"/>
        </w:rPr>
        <w:t>distributing</w:t>
      </w:r>
      <w:r w:rsidRPr="0013754E">
        <w:rPr>
          <w:rFonts w:ascii="Times New Roman" w:eastAsia="Times New Roman" w:hAnsi="Times New Roman" w:cs="Times New Roman"/>
          <w:sz w:val="24"/>
          <w:szCs w:val="24"/>
        </w:rPr>
        <w:t xml:space="preserve"> </w:t>
      </w:r>
      <w:r w:rsidR="008B7DB3">
        <w:rPr>
          <w:rFonts w:ascii="Times New Roman" w:eastAsia="Times New Roman" w:hAnsi="Times New Roman" w:cs="Times New Roman"/>
          <w:sz w:val="24"/>
          <w:szCs w:val="24"/>
        </w:rPr>
        <w:t xml:space="preserve">alleles </w:t>
      </w:r>
      <w:r w:rsidRPr="0013754E">
        <w:rPr>
          <w:rFonts w:ascii="Times New Roman" w:eastAsia="Times New Roman" w:hAnsi="Times New Roman" w:cs="Times New Roman"/>
          <w:sz w:val="24"/>
          <w:szCs w:val="24"/>
        </w:rPr>
        <w:t xml:space="preserve">among individuals, therefore approaching </w:t>
      </w:r>
      <w:r w:rsidR="008B7DB3">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 xml:space="preserve">maximum </w:t>
      </w:r>
      <w:r w:rsidR="00FB486D">
        <w:rPr>
          <w:rFonts w:ascii="Times New Roman" w:eastAsia="Times New Roman" w:hAnsi="Times New Roman" w:cs="Times New Roman"/>
          <w:sz w:val="24"/>
          <w:szCs w:val="24"/>
        </w:rPr>
        <w:t>(p=q=0.5 maximizes p*q)</w:t>
      </w:r>
      <w:r w:rsidR="00FB486D" w:rsidRPr="0013754E">
        <w:rPr>
          <w:rFonts w:ascii="Times New Roman" w:eastAsia="Times New Roman" w:hAnsi="Times New Roman" w:cs="Times New Roman"/>
          <w:sz w:val="24"/>
          <w:szCs w:val="24"/>
        </w:rPr>
        <w:t xml:space="preserve"> </w:t>
      </w:r>
      <w:r w:rsidR="00B75611" w:rsidRPr="0013754E">
        <w:rPr>
          <w:rFonts w:ascii="Times New Roman" w:eastAsia="Times New Roman" w:hAnsi="Times New Roman" w:cs="Times New Roman"/>
          <w:sz w:val="24"/>
          <w:szCs w:val="24"/>
        </w:rPr>
        <w:t xml:space="preserve">genetic </w:t>
      </w:r>
      <w:r w:rsidRPr="0013754E">
        <w:rPr>
          <w:rFonts w:ascii="Times New Roman" w:eastAsia="Times New Roman" w:hAnsi="Times New Roman" w:cs="Times New Roman"/>
          <w:sz w:val="24"/>
          <w:szCs w:val="24"/>
        </w:rPr>
        <w:t xml:space="preserve">diversity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(Landguth, Bearlin, Day, &amp; Dunham, 2016)</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Those parameters were chosen as a compromise between realis</w:t>
      </w:r>
      <w:r w:rsidR="00B75611" w:rsidRPr="0013754E">
        <w:rPr>
          <w:rFonts w:ascii="Times New Roman" w:eastAsia="Times New Roman" w:hAnsi="Times New Roman" w:cs="Times New Roman"/>
          <w:sz w:val="24"/>
          <w:szCs w:val="24"/>
        </w:rPr>
        <w:t>tic allele distributions</w:t>
      </w:r>
      <w:r w:rsidRPr="0013754E">
        <w:rPr>
          <w:rFonts w:ascii="Times New Roman" w:eastAsia="Times New Roman" w:hAnsi="Times New Roman" w:cs="Times New Roman"/>
          <w:sz w:val="24"/>
          <w:szCs w:val="24"/>
        </w:rPr>
        <w:t xml:space="preserve"> and computational limitations, and </w:t>
      </w:r>
      <w:r w:rsidR="00B75611" w:rsidRPr="0013754E">
        <w:rPr>
          <w:rFonts w:ascii="Times New Roman" w:hAnsi="Times New Roman" w:cs="Times New Roman"/>
          <w:sz w:val="24"/>
          <w:szCs w:val="24"/>
        </w:rPr>
        <w:t>were</w:t>
      </w:r>
      <w:r w:rsidRPr="0013754E">
        <w:rPr>
          <w:rFonts w:ascii="Times New Roman" w:hAnsi="Times New Roman" w:cs="Times New Roman"/>
          <w:sz w:val="24"/>
          <w:szCs w:val="24"/>
        </w:rPr>
        <w:t xml:space="preserve"> appropriate </w:t>
      </w:r>
      <w:r w:rsidR="00E40D21" w:rsidRPr="0013754E">
        <w:rPr>
          <w:rFonts w:ascii="Times New Roman" w:hAnsi="Times New Roman" w:cs="Times New Roman"/>
          <w:sz w:val="24"/>
          <w:szCs w:val="24"/>
        </w:rPr>
        <w:t>for</w:t>
      </w:r>
      <w:r w:rsidRPr="0013754E">
        <w:rPr>
          <w:rFonts w:ascii="Times New Roman" w:hAnsi="Times New Roman" w:cs="Times New Roman"/>
          <w:sz w:val="24"/>
          <w:szCs w:val="24"/>
        </w:rPr>
        <w:t xml:space="preserve"> produc</w:t>
      </w:r>
      <w:r w:rsidR="00B75611" w:rsidRPr="0013754E">
        <w:rPr>
          <w:rFonts w:ascii="Times New Roman" w:hAnsi="Times New Roman" w:cs="Times New Roman"/>
          <w:sz w:val="24"/>
          <w:szCs w:val="24"/>
        </w:rPr>
        <w:t>ing</w:t>
      </w:r>
      <w:r w:rsidRPr="0013754E">
        <w:rPr>
          <w:rFonts w:ascii="Times New Roman" w:hAnsi="Times New Roman" w:cs="Times New Roman"/>
          <w:sz w:val="24"/>
          <w:szCs w:val="24"/>
        </w:rPr>
        <w:t xml:space="preserve"> </w:t>
      </w:r>
      <w:r w:rsidR="00B75611" w:rsidRPr="0013754E">
        <w:rPr>
          <w:rFonts w:ascii="Times New Roman" w:hAnsi="Times New Roman" w:cs="Times New Roman"/>
          <w:sz w:val="24"/>
          <w:szCs w:val="24"/>
        </w:rPr>
        <w:t xml:space="preserve">simulated genetic data </w:t>
      </w:r>
      <w:r w:rsidRPr="0013754E">
        <w:rPr>
          <w:rFonts w:ascii="Times New Roman" w:hAnsi="Times New Roman" w:cs="Times New Roman"/>
          <w:sz w:val="24"/>
          <w:szCs w:val="24"/>
        </w:rPr>
        <w:t>th</w:t>
      </w:r>
      <w:r w:rsidR="0073615E" w:rsidRPr="0013754E">
        <w:rPr>
          <w:rFonts w:ascii="Times New Roman" w:hAnsi="Times New Roman" w:cs="Times New Roman"/>
          <w:sz w:val="24"/>
          <w:szCs w:val="24"/>
        </w:rPr>
        <w:t>at could reasonably recreate the</w:t>
      </w:r>
      <w:r w:rsidRPr="0013754E">
        <w:rPr>
          <w:rFonts w:ascii="Times New Roman" w:hAnsi="Times New Roman" w:cs="Times New Roman"/>
          <w:sz w:val="24"/>
          <w:szCs w:val="24"/>
        </w:rPr>
        <w:t xml:space="preserve"> complex evolutionary dynamics </w:t>
      </w:r>
      <w:r w:rsidR="0073615E" w:rsidRPr="0013754E">
        <w:rPr>
          <w:rFonts w:ascii="Times New Roman" w:hAnsi="Times New Roman" w:cs="Times New Roman"/>
          <w:sz w:val="24"/>
          <w:szCs w:val="24"/>
        </w:rPr>
        <w:t>in real populations</w:t>
      </w:r>
      <w:r w:rsidRPr="0013754E">
        <w:rPr>
          <w:rFonts w:ascii="Times New Roman" w:hAnsi="Times New Roman" w:cs="Times New Roman"/>
          <w:sz w:val="24"/>
          <w:szCs w:val="24"/>
        </w:rPr>
        <w:t xml:space="preserve">. </w:t>
      </w:r>
      <w:r w:rsidRPr="0013754E">
        <w:rPr>
          <w:rFonts w:ascii="Times New Roman" w:eastAsia="Times New Roman" w:hAnsi="Times New Roman" w:cs="Times New Roman"/>
          <w:sz w:val="24"/>
          <w:szCs w:val="24"/>
        </w:rPr>
        <w:t>Each simulation was run for 100 before the demographic event was imposed on up to three populations in the landscape. Ten additional generations were simulated after th</w:t>
      </w:r>
      <w:r w:rsidR="00E40D21" w:rsidRPr="0013754E">
        <w:rPr>
          <w:rFonts w:ascii="Times New Roman" w:eastAsia="Times New Roman" w:hAnsi="Times New Roman" w:cs="Times New Roman"/>
          <w:sz w:val="24"/>
          <w:szCs w:val="24"/>
        </w:rPr>
        <w:t>e</w:t>
      </w:r>
      <w:r w:rsidRPr="0013754E">
        <w:rPr>
          <w:rFonts w:ascii="Times New Roman" w:eastAsia="Times New Roman" w:hAnsi="Times New Roman" w:cs="Times New Roman"/>
          <w:sz w:val="24"/>
          <w:szCs w:val="24"/>
        </w:rPr>
        <w:t xml:space="preserve"> event. Sampling was performed </w:t>
      </w:r>
      <w:r w:rsidR="00D73EE3">
        <w:rPr>
          <w:rFonts w:ascii="Times New Roman" w:eastAsia="Times New Roman" w:hAnsi="Times New Roman" w:cs="Times New Roman"/>
          <w:sz w:val="24"/>
          <w:szCs w:val="24"/>
        </w:rPr>
        <w:t xml:space="preserve">up to 9 </w:t>
      </w:r>
      <w:r w:rsidR="00195CFD">
        <w:rPr>
          <w:rFonts w:ascii="Times New Roman" w:eastAsia="Times New Roman" w:hAnsi="Times New Roman" w:cs="Times New Roman"/>
          <w:sz w:val="24"/>
          <w:szCs w:val="24"/>
        </w:rPr>
        <w:t>generation</w:t>
      </w:r>
      <w:r w:rsidR="00D73EE3">
        <w:rPr>
          <w:rFonts w:ascii="Times New Roman" w:eastAsia="Times New Roman" w:hAnsi="Times New Roman" w:cs="Times New Roman"/>
          <w:sz w:val="24"/>
          <w:szCs w:val="24"/>
        </w:rPr>
        <w:t xml:space="preserve">s </w:t>
      </w:r>
      <w:r w:rsidRPr="0013754E">
        <w:rPr>
          <w:rFonts w:ascii="Times New Roman" w:eastAsia="Times New Roman" w:hAnsi="Times New Roman" w:cs="Times New Roman"/>
          <w:sz w:val="24"/>
          <w:szCs w:val="24"/>
        </w:rPr>
        <w:t>before and after the event unless otherwise specified.</w:t>
      </w:r>
    </w:p>
    <w:p w14:paraId="408429DE" w14:textId="1F1F9339" w:rsidR="00760250" w:rsidRPr="0013754E" w:rsidRDefault="00760250" w:rsidP="00901297">
      <w:pPr>
        <w:pStyle w:val="Heading2"/>
        <w:spacing w:after="240" w:line="360" w:lineRule="auto"/>
        <w:rPr>
          <w:lang w:val="en-US"/>
        </w:rPr>
      </w:pPr>
      <w:r w:rsidRPr="0013754E">
        <w:rPr>
          <w:lang w:val="en-US"/>
        </w:rPr>
        <w:t>Dispersal</w:t>
      </w:r>
    </w:p>
    <w:p w14:paraId="294706DC" w14:textId="6FD5FB02"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To model dispersal, we weighted the geographic distan</w:t>
      </w:r>
      <w:r w:rsidR="00112BD5" w:rsidRPr="0013754E">
        <w:rPr>
          <w:rFonts w:ascii="Times New Roman" w:eastAsia="Times New Roman" w:hAnsi="Times New Roman" w:cs="Times New Roman"/>
          <w:sz w:val="24"/>
          <w:szCs w:val="24"/>
        </w:rPr>
        <w:t xml:space="preserve">ces between populations using a </w:t>
      </w:r>
      <w:r w:rsidRPr="0013754E">
        <w:rPr>
          <w:rFonts w:ascii="Times New Roman" w:eastAsia="Times New Roman" w:hAnsi="Times New Roman" w:cs="Times New Roman"/>
          <w:sz w:val="24"/>
          <w:szCs w:val="24"/>
        </w:rPr>
        <w:t xml:space="preserve">power law function,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-B * distance</m:t>
            </m:r>
          </m:sup>
        </m:sSup>
      </m:oMath>
      <w:r w:rsidRPr="0013754E">
        <w:rPr>
          <w:rFonts w:ascii="Times New Roman" w:eastAsia="Times New Roman" w:hAnsi="Times New Roman" w:cs="Times New Roman"/>
          <w:sz w:val="24"/>
          <w:szCs w:val="24"/>
        </w:rPr>
        <w:t xml:space="preserve">, where </w:t>
      </w:r>
      <w:r w:rsidRPr="0013754E">
        <w:rPr>
          <w:rFonts w:ascii="Times New Roman" w:eastAsia="Times New Roman" w:hAnsi="Times New Roman" w:cs="Times New Roman"/>
          <w:i/>
          <w:sz w:val="24"/>
          <w:szCs w:val="24"/>
        </w:rPr>
        <w:t xml:space="preserve">B </w:t>
      </w:r>
      <w:r w:rsidRPr="0013754E">
        <w:rPr>
          <w:rFonts w:ascii="Times New Roman" w:eastAsia="Times New Roman" w:hAnsi="Times New Roman" w:cs="Times New Roman"/>
          <w:sz w:val="24"/>
          <w:szCs w:val="24"/>
        </w:rPr>
        <w:t xml:space="preserve">represents </w:t>
      </w:r>
      <w:r w:rsidR="001B6501" w:rsidRPr="0013754E">
        <w:rPr>
          <w:rFonts w:ascii="Times New Roman" w:eastAsia="Times New Roman" w:hAnsi="Times New Roman" w:cs="Times New Roman"/>
          <w:sz w:val="24"/>
          <w:szCs w:val="24"/>
        </w:rPr>
        <w:t>the difficulty of</w:t>
      </w:r>
      <w:r w:rsidRPr="0013754E">
        <w:rPr>
          <w:rFonts w:ascii="Times New Roman" w:eastAsia="Times New Roman" w:hAnsi="Times New Roman" w:cs="Times New Roman"/>
          <w:sz w:val="24"/>
          <w:szCs w:val="24"/>
        </w:rPr>
        <w:t xml:space="preserve"> dispers</w:t>
      </w:r>
      <w:r w:rsidR="001B6501" w:rsidRPr="0013754E">
        <w:rPr>
          <w:rFonts w:ascii="Times New Roman" w:eastAsia="Times New Roman" w:hAnsi="Times New Roman" w:cs="Times New Roman"/>
          <w:sz w:val="24"/>
          <w:szCs w:val="24"/>
        </w:rPr>
        <w:t>al</w:t>
      </w:r>
      <w:r w:rsidR="00545C37" w:rsidRPr="0013754E">
        <w:rPr>
          <w:rFonts w:ascii="Times New Roman" w:eastAsia="Times New Roman" w:hAnsi="Times New Roman" w:cs="Times New Roman"/>
          <w:sz w:val="24"/>
          <w:szCs w:val="24"/>
        </w:rPr>
        <w:t>.</w:t>
      </w:r>
      <w:r w:rsidR="001B6501" w:rsidRPr="0013754E">
        <w:rPr>
          <w:rFonts w:ascii="Times New Roman" w:eastAsia="Times New Roman" w:hAnsi="Times New Roman" w:cs="Times New Roman"/>
          <w:sz w:val="24"/>
          <w:szCs w:val="24"/>
        </w:rPr>
        <w:t xml:space="preserve"> H</w:t>
      </w:r>
      <w:r w:rsidRPr="0013754E">
        <w:rPr>
          <w:rFonts w:ascii="Times New Roman" w:eastAsia="Times New Roman" w:hAnsi="Times New Roman" w:cs="Times New Roman"/>
          <w:sz w:val="24"/>
          <w:szCs w:val="24"/>
        </w:rPr>
        <w:t xml:space="preserve">igh values of </w:t>
      </w:r>
      <w:r w:rsidRPr="0013754E">
        <w:rPr>
          <w:rFonts w:ascii="Times New Roman" w:eastAsia="Times New Roman" w:hAnsi="Times New Roman" w:cs="Times New Roman"/>
          <w:i/>
          <w:sz w:val="24"/>
          <w:szCs w:val="24"/>
        </w:rPr>
        <w:t>B</w:t>
      </w:r>
      <w:r w:rsidRPr="0013754E">
        <w:rPr>
          <w:rFonts w:ascii="Times New Roman" w:eastAsia="Times New Roman" w:hAnsi="Times New Roman" w:cs="Times New Roman"/>
          <w:sz w:val="24"/>
          <w:szCs w:val="24"/>
        </w:rPr>
        <w:t xml:space="preserve"> correspond to low dispersal capacity.</w:t>
      </w:r>
      <w:r w:rsidR="00C500E9" w:rsidRPr="0013754E">
        <w:rPr>
          <w:rFonts w:ascii="Times New Roman" w:eastAsia="Times New Roman" w:hAnsi="Times New Roman" w:cs="Times New Roman"/>
          <w:sz w:val="24"/>
          <w:szCs w:val="24"/>
        </w:rPr>
        <w:t xml:space="preserve"> Within a simulation run, </w:t>
      </w:r>
      <w:r w:rsidR="00C500E9" w:rsidRPr="0013754E">
        <w:rPr>
          <w:rFonts w:ascii="Times New Roman" w:eastAsia="Times New Roman" w:hAnsi="Times New Roman" w:cs="Times New Roman"/>
          <w:i/>
          <w:sz w:val="24"/>
          <w:szCs w:val="24"/>
        </w:rPr>
        <w:t xml:space="preserve">B </w:t>
      </w:r>
      <w:r w:rsidR="00C500E9" w:rsidRPr="0013754E">
        <w:rPr>
          <w:rFonts w:ascii="Times New Roman" w:eastAsia="Times New Roman" w:hAnsi="Times New Roman" w:cs="Times New Roman"/>
          <w:sz w:val="24"/>
          <w:szCs w:val="24"/>
        </w:rPr>
        <w:t>was constant while we randomly picked distances at which individuals dispers</w:t>
      </w:r>
      <w:r w:rsidR="00457855" w:rsidRPr="0013754E">
        <w:rPr>
          <w:rFonts w:ascii="Times New Roman" w:eastAsia="Times New Roman" w:hAnsi="Times New Roman" w:cs="Times New Roman"/>
          <w:sz w:val="24"/>
          <w:szCs w:val="24"/>
        </w:rPr>
        <w:t>ed</w:t>
      </w:r>
      <w:r w:rsidR="00C500E9" w:rsidRPr="0013754E">
        <w:rPr>
          <w:rFonts w:ascii="Times New Roman" w:eastAsia="Times New Roman" w:hAnsi="Times New Roman" w:cs="Times New Roman"/>
          <w:sz w:val="24"/>
          <w:szCs w:val="24"/>
        </w:rPr>
        <w:t xml:space="preserve"> based on the power law function. To do that, w</w:t>
      </w:r>
      <w:r w:rsidRPr="0013754E">
        <w:rPr>
          <w:rFonts w:ascii="Times New Roman" w:eastAsia="Times New Roman" w:hAnsi="Times New Roman" w:cs="Times New Roman"/>
          <w:sz w:val="24"/>
          <w:szCs w:val="24"/>
        </w:rPr>
        <w:t>e rescaled the values</w:t>
      </w:r>
      <w:r w:rsidR="00C500E9" w:rsidRPr="0013754E">
        <w:rPr>
          <w:rFonts w:ascii="Times New Roman" w:eastAsia="Times New Roman" w:hAnsi="Times New Roman" w:cs="Times New Roman"/>
          <w:sz w:val="24"/>
          <w:szCs w:val="24"/>
        </w:rPr>
        <w:t xml:space="preserve"> of all distances in the landscape</w:t>
      </w:r>
      <w:r w:rsidRPr="0013754E">
        <w:rPr>
          <w:rFonts w:ascii="Times New Roman" w:eastAsia="Times New Roman" w:hAnsi="Times New Roman" w:cs="Times New Roman"/>
          <w:sz w:val="24"/>
          <w:szCs w:val="24"/>
        </w:rPr>
        <w:t xml:space="preserve">, using the maximum </w:t>
      </w:r>
      <m:oMath>
        <m:r>
          <w:rPr>
            <w:rFonts w:ascii="Cambria Math" w:eastAsia="Times New Roman" w:hAnsi="Cambria Math" w:cs="Times New Roman"/>
            <w:sz w:val="24"/>
            <w:szCs w:val="24"/>
          </w:rPr>
          <m:t>(4√2)</m:t>
        </m:r>
      </m:oMath>
      <w:r w:rsidRPr="0013754E">
        <w:rPr>
          <w:rFonts w:ascii="Times New Roman" w:eastAsia="Times New Roman" w:hAnsi="Times New Roman" w:cs="Times New Roman"/>
          <w:sz w:val="24"/>
          <w:szCs w:val="24"/>
        </w:rPr>
        <w:t xml:space="preserve"> and </w:t>
      </w:r>
      <w:r w:rsidRPr="0013754E">
        <w:rPr>
          <w:rFonts w:ascii="Times New Roman" w:eastAsia="Times New Roman" w:hAnsi="Times New Roman" w:cs="Times New Roman"/>
          <w:sz w:val="24"/>
          <w:szCs w:val="24"/>
        </w:rPr>
        <w:lastRenderedPageBreak/>
        <w:t xml:space="preserve">the minimum (0) distances possible in this virtual landscape, as described in the </w:t>
      </w:r>
      <w:proofErr w:type="spellStart"/>
      <w:r w:rsidRPr="0013754E">
        <w:rPr>
          <w:rFonts w:ascii="Times New Roman" w:eastAsia="Times New Roman" w:hAnsi="Times New Roman" w:cs="Times New Roman"/>
          <w:i/>
          <w:sz w:val="24"/>
          <w:szCs w:val="24"/>
        </w:rPr>
        <w:t>CDMetaPOP</w:t>
      </w:r>
      <w:proofErr w:type="spellEnd"/>
      <w:r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(Landguth, Bearlin, et al., 2017)</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user</w:t>
      </w:r>
      <w:r w:rsidR="00457855"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manual (p.</w:t>
      </w:r>
      <w:r w:rsidR="00457855"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63). This produced values in the [0,1] range</w:t>
      </w:r>
      <w:r w:rsidR="00FD1A16"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r w:rsidR="0073615E" w:rsidRPr="0013754E">
        <w:rPr>
          <w:rFonts w:ascii="Times New Roman" w:eastAsia="Times New Roman" w:hAnsi="Times New Roman" w:cs="Times New Roman"/>
          <w:sz w:val="24"/>
          <w:szCs w:val="24"/>
        </w:rPr>
        <w:t>R</w:t>
      </w:r>
      <w:r w:rsidR="001B6501" w:rsidRPr="0013754E">
        <w:rPr>
          <w:rFonts w:ascii="Times New Roman" w:eastAsia="Times New Roman" w:hAnsi="Times New Roman" w:cs="Times New Roman"/>
          <w:sz w:val="24"/>
          <w:szCs w:val="24"/>
        </w:rPr>
        <w:t>escaled values were</w:t>
      </w:r>
      <w:r w:rsidRPr="0013754E">
        <w:rPr>
          <w:rFonts w:ascii="Times New Roman" w:eastAsia="Times New Roman" w:hAnsi="Times New Roman" w:cs="Times New Roman"/>
          <w:sz w:val="24"/>
          <w:szCs w:val="24"/>
        </w:rPr>
        <w:t xml:space="preserve"> considered to represent probabilities that an individual disperses to a cell located at that distance (Fig.</w:t>
      </w:r>
      <w:r w:rsidR="00B92DAE"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1).</w:t>
      </w:r>
      <w:r w:rsidRPr="0013754E">
        <w:rPr>
          <w:rFonts w:ascii="Times New Roman" w:eastAsiaTheme="minorEastAsia" w:hAnsi="Times New Roman" w:cs="Times New Roman"/>
          <w:sz w:val="24"/>
          <w:szCs w:val="24"/>
        </w:rPr>
        <w:t xml:space="preserve"> </w:t>
      </w:r>
      <w:r w:rsidRPr="0013754E">
        <w:rPr>
          <w:rFonts w:ascii="Times New Roman" w:eastAsia="Times New Roman" w:hAnsi="Times New Roman" w:cs="Times New Roman"/>
          <w:sz w:val="24"/>
          <w:szCs w:val="24"/>
        </w:rPr>
        <w:t xml:space="preserve">We chose this way of modeling dispersal to allow </w:t>
      </w:r>
      <w:r w:rsidR="007E1BCB" w:rsidRPr="0013754E">
        <w:rPr>
          <w:rFonts w:ascii="Times New Roman" w:eastAsia="Times New Roman" w:hAnsi="Times New Roman" w:cs="Times New Roman"/>
          <w:sz w:val="24"/>
          <w:szCs w:val="24"/>
        </w:rPr>
        <w:t xml:space="preserve">for </w:t>
      </w:r>
      <w:r w:rsidRPr="0013754E">
        <w:rPr>
          <w:rFonts w:ascii="Times New Roman" w:eastAsia="Times New Roman" w:hAnsi="Times New Roman" w:cs="Times New Roman"/>
          <w:sz w:val="24"/>
          <w:szCs w:val="24"/>
        </w:rPr>
        <w:t>both within-popul</w:t>
      </w:r>
      <w:r w:rsidR="006B5C38" w:rsidRPr="0013754E">
        <w:rPr>
          <w:rFonts w:ascii="Times New Roman" w:eastAsia="Times New Roman" w:hAnsi="Times New Roman" w:cs="Times New Roman"/>
          <w:sz w:val="24"/>
          <w:szCs w:val="24"/>
        </w:rPr>
        <w:t>ation movement and landscape-wide</w:t>
      </w:r>
      <w:r w:rsidRPr="0013754E">
        <w:rPr>
          <w:rFonts w:ascii="Times New Roman" w:eastAsia="Times New Roman" w:hAnsi="Times New Roman" w:cs="Times New Roman"/>
          <w:sz w:val="24"/>
          <w:szCs w:val="24"/>
        </w:rPr>
        <w:t xml:space="preserve"> dispersal.</w:t>
      </w:r>
    </w:p>
    <w:p w14:paraId="24DEFE44" w14:textId="59AF6219" w:rsidR="00760250" w:rsidRPr="0013754E" w:rsidRDefault="00760250" w:rsidP="00901297">
      <w:pPr>
        <w:spacing w:after="240" w:line="360" w:lineRule="auto"/>
        <w:rPr>
          <w:rFonts w:ascii="Times New Roman" w:hAnsi="Times New Roman" w:cs="Times New Roman"/>
          <w:sz w:val="24"/>
          <w:szCs w:val="24"/>
        </w:rPr>
      </w:pPr>
      <w:r w:rsidRPr="0013754E">
        <w:rPr>
          <w:rFonts w:ascii="Times New Roman" w:hAnsi="Times New Roman" w:cs="Times New Roman"/>
          <w:sz w:val="24"/>
          <w:szCs w:val="24"/>
        </w:rPr>
        <w:t xml:space="preserve">The population to which an individual </w:t>
      </w:r>
      <w:r w:rsidR="00545C37" w:rsidRPr="0013754E">
        <w:rPr>
          <w:rFonts w:ascii="Times New Roman" w:hAnsi="Times New Roman" w:cs="Times New Roman"/>
          <w:sz w:val="24"/>
          <w:szCs w:val="24"/>
        </w:rPr>
        <w:t xml:space="preserve">dispersed </w:t>
      </w:r>
      <w:r w:rsidRPr="0013754E">
        <w:rPr>
          <w:rFonts w:ascii="Times New Roman" w:hAnsi="Times New Roman" w:cs="Times New Roman"/>
          <w:sz w:val="24"/>
          <w:szCs w:val="24"/>
        </w:rPr>
        <w:t xml:space="preserve">was selected randomly from the set of populations available </w:t>
      </w:r>
      <w:r w:rsidR="00C500E9" w:rsidRPr="0013754E">
        <w:rPr>
          <w:rFonts w:ascii="Times New Roman" w:hAnsi="Times New Roman" w:cs="Times New Roman"/>
          <w:sz w:val="24"/>
          <w:szCs w:val="24"/>
        </w:rPr>
        <w:t>at the distance which was randomly picked following the probability distribution described in the previous paragraph</w:t>
      </w:r>
      <w:r w:rsidRPr="0013754E">
        <w:rPr>
          <w:rFonts w:ascii="Times New Roman" w:eastAsia="Times New Roman" w:hAnsi="Times New Roman" w:cs="Times New Roman"/>
          <w:sz w:val="24"/>
          <w:szCs w:val="24"/>
        </w:rPr>
        <w:t>. Individuals always stay</w:t>
      </w:r>
      <w:r w:rsidR="008B55A9" w:rsidRPr="0013754E">
        <w:rPr>
          <w:rFonts w:ascii="Times New Roman" w:eastAsia="Times New Roman" w:hAnsi="Times New Roman" w:cs="Times New Roman"/>
          <w:sz w:val="24"/>
          <w:szCs w:val="24"/>
        </w:rPr>
        <w:t>ed</w:t>
      </w:r>
      <w:r w:rsidRPr="0013754E">
        <w:rPr>
          <w:rFonts w:ascii="Times New Roman" w:eastAsia="Times New Roman" w:hAnsi="Times New Roman" w:cs="Times New Roman"/>
          <w:sz w:val="24"/>
          <w:szCs w:val="24"/>
        </w:rPr>
        <w:t xml:space="preserve"> within our simulated landscape, and any individual </w:t>
      </w:r>
      <w:r w:rsidR="008B55A9" w:rsidRPr="0013754E">
        <w:rPr>
          <w:rFonts w:ascii="Times New Roman" w:eastAsia="Times New Roman" w:hAnsi="Times New Roman" w:cs="Times New Roman"/>
          <w:sz w:val="24"/>
          <w:szCs w:val="24"/>
        </w:rPr>
        <w:t xml:space="preserve">could </w:t>
      </w:r>
      <w:r w:rsidRPr="0013754E">
        <w:rPr>
          <w:rFonts w:ascii="Times New Roman" w:eastAsia="Times New Roman" w:hAnsi="Times New Roman" w:cs="Times New Roman"/>
          <w:sz w:val="24"/>
          <w:szCs w:val="24"/>
        </w:rPr>
        <w:t xml:space="preserve">disperse </w:t>
      </w:r>
      <w:r w:rsidRPr="0013754E">
        <w:rPr>
          <w:rFonts w:ascii="Times New Roman" w:eastAsiaTheme="minorEastAsia" w:hAnsi="Times New Roman" w:cs="Times New Roman"/>
          <w:sz w:val="24"/>
          <w:szCs w:val="24"/>
        </w:rPr>
        <w:t xml:space="preserve">to </w:t>
      </w:r>
      <w:r w:rsidR="00545C37" w:rsidRPr="0013754E">
        <w:rPr>
          <w:rFonts w:ascii="Times New Roman" w:eastAsiaTheme="minorEastAsia" w:hAnsi="Times New Roman" w:cs="Times New Roman"/>
          <w:sz w:val="24"/>
          <w:szCs w:val="24"/>
        </w:rPr>
        <w:t xml:space="preserve">any </w:t>
      </w:r>
      <w:r w:rsidRPr="0013754E">
        <w:rPr>
          <w:rFonts w:ascii="Times New Roman" w:eastAsiaTheme="minorEastAsia" w:hAnsi="Times New Roman" w:cs="Times New Roman"/>
          <w:sz w:val="24"/>
          <w:szCs w:val="24"/>
        </w:rPr>
        <w:t xml:space="preserve">one of </w:t>
      </w:r>
      <w:r w:rsidR="00545C37" w:rsidRPr="0013754E">
        <w:rPr>
          <w:rFonts w:ascii="Times New Roman" w:eastAsiaTheme="minorEastAsia" w:hAnsi="Times New Roman" w:cs="Times New Roman"/>
          <w:sz w:val="24"/>
          <w:szCs w:val="24"/>
        </w:rPr>
        <w:t xml:space="preserve">the </w:t>
      </w:r>
      <w:r w:rsidRPr="0013754E">
        <w:rPr>
          <w:rFonts w:ascii="Times New Roman" w:eastAsiaTheme="minorEastAsia" w:hAnsi="Times New Roman" w:cs="Times New Roman"/>
          <w:sz w:val="24"/>
          <w:szCs w:val="24"/>
        </w:rPr>
        <w:t xml:space="preserve">25 populations at each generation. </w:t>
      </w:r>
      <w:r w:rsidRPr="0013754E">
        <w:rPr>
          <w:rFonts w:ascii="Times New Roman" w:hAnsi="Times New Roman" w:cs="Times New Roman"/>
          <w:sz w:val="24"/>
          <w:szCs w:val="24"/>
        </w:rPr>
        <w:t xml:space="preserve">To investigate the effect of different levels of dispersal, we </w:t>
      </w:r>
      <w:r w:rsidR="007E1BCB" w:rsidRPr="0013754E">
        <w:rPr>
          <w:rFonts w:ascii="Times New Roman" w:hAnsi="Times New Roman" w:cs="Times New Roman"/>
          <w:sz w:val="24"/>
          <w:szCs w:val="24"/>
        </w:rPr>
        <w:t xml:space="preserve">ran separate simulations using </w:t>
      </w:r>
      <w:r w:rsidRPr="0013754E">
        <w:rPr>
          <w:rFonts w:ascii="Times New Roman" w:hAnsi="Times New Roman" w:cs="Times New Roman"/>
          <w:sz w:val="24"/>
          <w:szCs w:val="24"/>
        </w:rPr>
        <w:t xml:space="preserve">three different values of </w:t>
      </w:r>
      <w:r w:rsidRPr="0013754E">
        <w:rPr>
          <w:rFonts w:ascii="Times New Roman" w:hAnsi="Times New Roman" w:cs="Times New Roman"/>
          <w:i/>
          <w:sz w:val="24"/>
          <w:szCs w:val="24"/>
        </w:rPr>
        <w:t>B</w:t>
      </w:r>
      <w:r w:rsidRPr="0013754E">
        <w:rPr>
          <w:rFonts w:ascii="Times New Roman" w:hAnsi="Times New Roman" w:cs="Times New Roman"/>
          <w:sz w:val="24"/>
          <w:szCs w:val="24"/>
        </w:rPr>
        <w:t>: low (</w:t>
      </w:r>
      <w:r w:rsidRPr="0013754E">
        <w:rPr>
          <w:rFonts w:ascii="Times New Roman" w:hAnsi="Times New Roman" w:cs="Times New Roman"/>
          <w:i/>
          <w:sz w:val="24"/>
          <w:szCs w:val="24"/>
        </w:rPr>
        <w:t>B</w:t>
      </w:r>
      <w:r w:rsidRPr="0013754E">
        <w:rPr>
          <w:rFonts w:ascii="Times New Roman" w:hAnsi="Times New Roman" w:cs="Times New Roman"/>
          <w:sz w:val="24"/>
          <w:szCs w:val="24"/>
        </w:rPr>
        <w:t xml:space="preserve"> = 2), moderate (</w:t>
      </w:r>
      <w:r w:rsidRPr="0013754E">
        <w:rPr>
          <w:rFonts w:ascii="Times New Roman" w:hAnsi="Times New Roman" w:cs="Times New Roman"/>
          <w:i/>
          <w:sz w:val="24"/>
          <w:szCs w:val="24"/>
        </w:rPr>
        <w:t>B</w:t>
      </w:r>
      <w:r w:rsidRPr="0013754E">
        <w:rPr>
          <w:rFonts w:ascii="Times New Roman" w:hAnsi="Times New Roman" w:cs="Times New Roman"/>
          <w:sz w:val="24"/>
          <w:szCs w:val="24"/>
        </w:rPr>
        <w:t xml:space="preserve"> = 1.301) and high (</w:t>
      </w:r>
      <w:r w:rsidRPr="0013754E">
        <w:rPr>
          <w:rFonts w:ascii="Times New Roman" w:hAnsi="Times New Roman" w:cs="Times New Roman"/>
          <w:i/>
          <w:sz w:val="24"/>
          <w:szCs w:val="24"/>
        </w:rPr>
        <w:t>B</w:t>
      </w:r>
      <w:r w:rsidRPr="0013754E">
        <w:rPr>
          <w:rFonts w:ascii="Times New Roman" w:hAnsi="Times New Roman" w:cs="Times New Roman"/>
          <w:sz w:val="24"/>
          <w:szCs w:val="24"/>
        </w:rPr>
        <w:t xml:space="preserve"> = 0.6015) dispersal </w:t>
      </w:r>
      <w:r w:rsidR="007E1BCB" w:rsidRPr="0013754E">
        <w:rPr>
          <w:rFonts w:ascii="Times New Roman" w:hAnsi="Times New Roman" w:cs="Times New Roman"/>
          <w:sz w:val="24"/>
          <w:szCs w:val="24"/>
        </w:rPr>
        <w:t xml:space="preserve">capacity </w:t>
      </w:r>
      <w:r w:rsidRPr="0013754E">
        <w:rPr>
          <w:rFonts w:ascii="Times New Roman" w:hAnsi="Times New Roman" w:cs="Times New Roman"/>
          <w:sz w:val="24"/>
          <w:szCs w:val="24"/>
        </w:rPr>
        <w:t>(Fig.</w:t>
      </w:r>
      <w:r w:rsidR="008314E9" w:rsidRPr="0013754E">
        <w:rPr>
          <w:rFonts w:ascii="Times New Roman" w:hAnsi="Times New Roman" w:cs="Times New Roman"/>
          <w:sz w:val="24"/>
          <w:szCs w:val="24"/>
        </w:rPr>
        <w:t xml:space="preserve"> </w:t>
      </w:r>
      <w:r w:rsidRPr="0013754E">
        <w:rPr>
          <w:rFonts w:ascii="Times New Roman" w:hAnsi="Times New Roman" w:cs="Times New Roman"/>
          <w:sz w:val="24"/>
          <w:szCs w:val="24"/>
        </w:rPr>
        <w:t>1; Table 1).</w:t>
      </w:r>
    </w:p>
    <w:p w14:paraId="6FBB0E2A" w14:textId="7A09F49D" w:rsidR="00760250" w:rsidRPr="0013754E" w:rsidRDefault="00C66A6C" w:rsidP="00901297">
      <w:pPr>
        <w:pStyle w:val="Heading2"/>
        <w:spacing w:after="240" w:line="360" w:lineRule="auto"/>
        <w:rPr>
          <w:lang w:val="en-US"/>
        </w:rPr>
      </w:pPr>
      <w:r w:rsidRPr="0013754E">
        <w:rPr>
          <w:lang w:val="en-US"/>
        </w:rPr>
        <w:t>Spatial extent</w:t>
      </w:r>
      <w:r w:rsidR="008314E9" w:rsidRPr="0013754E">
        <w:rPr>
          <w:i w:val="0"/>
          <w:lang w:val="en-US"/>
        </w:rPr>
        <w:t xml:space="preserve"> </w:t>
      </w:r>
    </w:p>
    <w:p w14:paraId="761B4E5A" w14:textId="3A2DE4DA"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We also wanted to evaluate how the spatial extent of the </w:t>
      </w:r>
      <w:r w:rsidR="005F5B9D" w:rsidRPr="0013754E">
        <w:rPr>
          <w:rFonts w:ascii="Times New Roman" w:eastAsia="Times New Roman" w:hAnsi="Times New Roman" w:cs="Times New Roman"/>
          <w:sz w:val="24"/>
          <w:szCs w:val="24"/>
        </w:rPr>
        <w:t xml:space="preserve">simulated </w:t>
      </w:r>
      <w:r w:rsidR="00545C37" w:rsidRPr="0013754E">
        <w:rPr>
          <w:rFonts w:ascii="Times New Roman" w:eastAsia="Times New Roman" w:hAnsi="Times New Roman" w:cs="Times New Roman"/>
          <w:sz w:val="24"/>
          <w:szCs w:val="24"/>
        </w:rPr>
        <w:t xml:space="preserve">immigration </w:t>
      </w:r>
      <w:r w:rsidRPr="0013754E">
        <w:rPr>
          <w:rFonts w:ascii="Times New Roman" w:eastAsia="Times New Roman" w:hAnsi="Times New Roman" w:cs="Times New Roman"/>
          <w:sz w:val="24"/>
          <w:szCs w:val="24"/>
        </w:rPr>
        <w:t xml:space="preserve">event affected the performance of our </w:t>
      </w:r>
      <w:r w:rsidR="009A5032" w:rsidRPr="0013754E">
        <w:rPr>
          <w:rFonts w:ascii="Times New Roman" w:eastAsia="Times New Roman" w:hAnsi="Times New Roman" w:cs="Times New Roman"/>
          <w:sz w:val="24"/>
          <w:szCs w:val="24"/>
        </w:rPr>
        <w:t xml:space="preserve">TGI </w:t>
      </w:r>
      <w:r w:rsidRPr="0013754E">
        <w:rPr>
          <w:rFonts w:ascii="Times New Roman" w:eastAsia="Times New Roman" w:hAnsi="Times New Roman" w:cs="Times New Roman"/>
          <w:sz w:val="24"/>
          <w:szCs w:val="24"/>
        </w:rPr>
        <w:t xml:space="preserve">method. To </w:t>
      </w:r>
      <w:r w:rsidR="009A5032" w:rsidRPr="0013754E">
        <w:rPr>
          <w:rFonts w:ascii="Times New Roman" w:eastAsia="Times New Roman" w:hAnsi="Times New Roman" w:cs="Times New Roman"/>
          <w:sz w:val="24"/>
          <w:szCs w:val="24"/>
        </w:rPr>
        <w:t xml:space="preserve">do </w:t>
      </w:r>
      <w:r w:rsidRPr="0013754E">
        <w:rPr>
          <w:rFonts w:ascii="Times New Roman" w:eastAsia="Times New Roman" w:hAnsi="Times New Roman" w:cs="Times New Roman"/>
          <w:sz w:val="24"/>
          <w:szCs w:val="24"/>
        </w:rPr>
        <w:t xml:space="preserve">this, we </w:t>
      </w:r>
      <w:r w:rsidR="005F5B9D" w:rsidRPr="0013754E">
        <w:rPr>
          <w:rFonts w:ascii="Times New Roman" w:eastAsia="Times New Roman" w:hAnsi="Times New Roman" w:cs="Times New Roman"/>
          <w:sz w:val="24"/>
          <w:szCs w:val="24"/>
        </w:rPr>
        <w:t xml:space="preserve">allowed individuals from population #26 to immigrate into </w:t>
      </w:r>
      <w:r w:rsidR="009A5032" w:rsidRPr="0013754E">
        <w:rPr>
          <w:rFonts w:ascii="Times New Roman" w:eastAsia="Times New Roman" w:hAnsi="Times New Roman" w:cs="Times New Roman"/>
          <w:sz w:val="24"/>
          <w:szCs w:val="24"/>
        </w:rPr>
        <w:t>one</w:t>
      </w:r>
      <w:r w:rsidR="005F5B9D" w:rsidRPr="0013754E">
        <w:rPr>
          <w:rFonts w:ascii="Times New Roman" w:eastAsia="Times New Roman" w:hAnsi="Times New Roman" w:cs="Times New Roman"/>
          <w:sz w:val="24"/>
          <w:szCs w:val="24"/>
        </w:rPr>
        <w:t>, two, or</w:t>
      </w:r>
      <w:r w:rsidRPr="0013754E">
        <w:rPr>
          <w:rFonts w:ascii="Times New Roman" w:eastAsia="Times New Roman" w:hAnsi="Times New Roman" w:cs="Times New Roman"/>
          <w:sz w:val="24"/>
          <w:szCs w:val="24"/>
        </w:rPr>
        <w:t xml:space="preserve"> </w:t>
      </w:r>
      <w:r w:rsidR="009A5032" w:rsidRPr="0013754E">
        <w:rPr>
          <w:rFonts w:ascii="Times New Roman" w:eastAsia="Times New Roman" w:hAnsi="Times New Roman" w:cs="Times New Roman"/>
          <w:sz w:val="24"/>
          <w:szCs w:val="24"/>
        </w:rPr>
        <w:t xml:space="preserve">three </w:t>
      </w:r>
      <w:r w:rsidRPr="0013754E">
        <w:rPr>
          <w:rFonts w:ascii="Times New Roman" w:eastAsia="Times New Roman" w:hAnsi="Times New Roman" w:cs="Times New Roman"/>
          <w:sz w:val="24"/>
          <w:szCs w:val="24"/>
        </w:rPr>
        <w:t xml:space="preserve">populations </w:t>
      </w:r>
      <w:r w:rsidR="009A5032" w:rsidRPr="0013754E">
        <w:rPr>
          <w:rFonts w:ascii="Times New Roman" w:eastAsia="Times New Roman" w:hAnsi="Times New Roman" w:cs="Times New Roman"/>
          <w:sz w:val="24"/>
          <w:szCs w:val="24"/>
        </w:rPr>
        <w:t xml:space="preserve">that were </w:t>
      </w:r>
      <w:r w:rsidRPr="0013754E">
        <w:rPr>
          <w:rFonts w:ascii="Times New Roman" w:eastAsia="Times New Roman" w:hAnsi="Times New Roman" w:cs="Times New Roman"/>
          <w:sz w:val="24"/>
          <w:szCs w:val="24"/>
        </w:rPr>
        <w:t xml:space="preserve">randomly selected </w:t>
      </w:r>
      <w:r w:rsidR="009A5032" w:rsidRPr="0013754E">
        <w:rPr>
          <w:rFonts w:ascii="Times New Roman" w:eastAsia="Times New Roman" w:hAnsi="Times New Roman" w:cs="Times New Roman"/>
          <w:sz w:val="24"/>
          <w:szCs w:val="24"/>
        </w:rPr>
        <w:t xml:space="preserve">from </w:t>
      </w:r>
      <w:r w:rsidRPr="0013754E">
        <w:rPr>
          <w:rFonts w:ascii="Times New Roman" w:eastAsia="Times New Roman" w:hAnsi="Times New Roman" w:cs="Times New Roman"/>
          <w:sz w:val="24"/>
          <w:szCs w:val="24"/>
        </w:rPr>
        <w:t xml:space="preserve">the </w:t>
      </w:r>
      <w:r w:rsidR="009A5032" w:rsidRPr="0013754E">
        <w:rPr>
          <w:rFonts w:ascii="Times New Roman" w:eastAsia="Times New Roman" w:hAnsi="Times New Roman" w:cs="Times New Roman"/>
          <w:sz w:val="24"/>
          <w:szCs w:val="24"/>
        </w:rPr>
        <w:t xml:space="preserve">original </w:t>
      </w:r>
      <w:r w:rsidRPr="0013754E">
        <w:rPr>
          <w:rFonts w:ascii="Times New Roman" w:eastAsia="Times New Roman" w:hAnsi="Times New Roman" w:cs="Times New Roman"/>
          <w:sz w:val="24"/>
          <w:szCs w:val="24"/>
        </w:rPr>
        <w:t xml:space="preserve">25. </w:t>
      </w:r>
      <w:r w:rsidR="00A2346E" w:rsidRPr="0013754E">
        <w:rPr>
          <w:rFonts w:ascii="Times New Roman" w:eastAsia="Times New Roman" w:hAnsi="Times New Roman" w:cs="Times New Roman"/>
          <w:sz w:val="24"/>
          <w:szCs w:val="24"/>
        </w:rPr>
        <w:t xml:space="preserve">We </w:t>
      </w:r>
      <w:r w:rsidR="000D5772" w:rsidRPr="0013754E">
        <w:rPr>
          <w:rFonts w:ascii="Times New Roman" w:eastAsia="Times New Roman" w:hAnsi="Times New Roman" w:cs="Times New Roman"/>
          <w:sz w:val="24"/>
          <w:szCs w:val="24"/>
        </w:rPr>
        <w:t xml:space="preserve">varied </w:t>
      </w:r>
      <w:r w:rsidR="00A2346E" w:rsidRPr="0013754E">
        <w:rPr>
          <w:rFonts w:ascii="Times New Roman" w:eastAsia="Times New Roman" w:hAnsi="Times New Roman" w:cs="Times New Roman"/>
          <w:sz w:val="24"/>
          <w:szCs w:val="24"/>
        </w:rPr>
        <w:t xml:space="preserve">the position of where the demographic event occurred in the landscape because deme topology may influence the outcomes of population genetic analyses </w:t>
      </w:r>
      <w:r w:rsidR="00A2346E" w:rsidRPr="0013754E">
        <w:rPr>
          <w:rFonts w:ascii="Times New Roman" w:eastAsia="Times New Roman" w:hAnsi="Times New Roman" w:cs="Times New Roman"/>
          <w:sz w:val="24"/>
          <w:szCs w:val="24"/>
        </w:rPr>
        <w:fldChar w:fldCharType="begin" w:fldLock="1"/>
      </w:r>
      <w:r w:rsidR="00F13DFF" w:rsidRPr="0013754E">
        <w:rPr>
          <w:rFonts w:ascii="Times New Roman" w:eastAsia="Times New Roman" w:hAnsi="Times New Roman" w:cs="Times New Roman"/>
          <w:sz w:val="24"/>
          <w:szCs w:val="24"/>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J.","non-dropping-particle":"","parse-names":false,"suffix":""},{"dropping-particle":"","family":"Rousset","given":"François","non-dropping-particle":"","parse-names":false,"suffix":""}],"container-title":"Journal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fluctuations","type":"article-journal","volume":"23"},"uris":["http://www.mendeley.com/documents/?uuid=11b267fd-9ab9-4eed-ac4f-e04e776b6b41"]}],"mendeley":{"formattedCitation":"(Robledo-Arnuncio &amp; Rousset, 2010)","plainTextFormattedCitation":"(Robledo-Arnuncio &amp; Rousset, 2010)","previouslyFormattedCitation":"(Robledo-Arnuncio &amp; Rousset, 2010)"},"properties":{"noteIndex":0},"schema":"https://github.com/citation-style-language/schema/raw/master/csl-citation.json"}</w:instrText>
      </w:r>
      <w:r w:rsidR="00A2346E"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(Robledo-Arnuncio &amp; Rousset, 2010)</w:t>
      </w:r>
      <w:r w:rsidR="00A2346E" w:rsidRPr="0013754E">
        <w:rPr>
          <w:rFonts w:ascii="Times New Roman" w:eastAsia="Times New Roman" w:hAnsi="Times New Roman" w:cs="Times New Roman"/>
          <w:sz w:val="24"/>
          <w:szCs w:val="24"/>
        </w:rPr>
        <w:fldChar w:fldCharType="end"/>
      </w:r>
      <w:r w:rsidR="00A2346E" w:rsidRPr="0013754E">
        <w:rPr>
          <w:rFonts w:ascii="Times New Roman" w:eastAsia="Times New Roman" w:hAnsi="Times New Roman" w:cs="Times New Roman"/>
          <w:sz w:val="24"/>
          <w:szCs w:val="24"/>
        </w:rPr>
        <w:t xml:space="preserve">. </w:t>
      </w:r>
      <w:r w:rsidR="005F5B9D" w:rsidRPr="0013754E">
        <w:rPr>
          <w:rFonts w:ascii="Times New Roman" w:eastAsia="Times New Roman" w:hAnsi="Times New Roman" w:cs="Times New Roman"/>
          <w:sz w:val="24"/>
          <w:szCs w:val="24"/>
        </w:rPr>
        <w:t xml:space="preserve">For scenarios in which </w:t>
      </w:r>
      <w:r w:rsidRPr="0013754E">
        <w:rPr>
          <w:rFonts w:ascii="Times New Roman" w:eastAsia="Times New Roman" w:hAnsi="Times New Roman" w:cs="Times New Roman"/>
          <w:sz w:val="24"/>
          <w:szCs w:val="24"/>
        </w:rPr>
        <w:t xml:space="preserve">only </w:t>
      </w:r>
      <w:r w:rsidR="00FD4CF4" w:rsidRPr="0013754E">
        <w:rPr>
          <w:rFonts w:ascii="Times New Roman" w:eastAsia="Times New Roman" w:hAnsi="Times New Roman" w:cs="Times New Roman"/>
          <w:sz w:val="24"/>
          <w:szCs w:val="24"/>
        </w:rPr>
        <w:t xml:space="preserve">one </w:t>
      </w:r>
      <w:r w:rsidRPr="0013754E">
        <w:rPr>
          <w:rFonts w:ascii="Times New Roman" w:eastAsia="Times New Roman" w:hAnsi="Times New Roman" w:cs="Times New Roman"/>
          <w:sz w:val="24"/>
          <w:szCs w:val="24"/>
        </w:rPr>
        <w:t xml:space="preserve">population was affected, we partitioned the 180 </w:t>
      </w:r>
      <w:r w:rsidR="005F5B9D" w:rsidRPr="0013754E">
        <w:rPr>
          <w:rFonts w:ascii="Times New Roman" w:eastAsia="Times New Roman" w:hAnsi="Times New Roman" w:cs="Times New Roman"/>
          <w:sz w:val="24"/>
          <w:szCs w:val="24"/>
        </w:rPr>
        <w:t xml:space="preserve">simulations </w:t>
      </w:r>
      <w:r w:rsidRPr="0013754E">
        <w:rPr>
          <w:rFonts w:ascii="Times New Roman" w:eastAsia="Times New Roman" w:hAnsi="Times New Roman" w:cs="Times New Roman"/>
          <w:sz w:val="24"/>
          <w:szCs w:val="24"/>
        </w:rPr>
        <w:t xml:space="preserve">equally among six populations in the landscape. </w:t>
      </w:r>
      <w:r w:rsidR="00661D0F" w:rsidRPr="0013754E">
        <w:rPr>
          <w:rFonts w:ascii="Times New Roman" w:eastAsia="Times New Roman" w:hAnsi="Times New Roman" w:cs="Times New Roman"/>
          <w:sz w:val="24"/>
          <w:szCs w:val="24"/>
        </w:rPr>
        <w:t>B</w:t>
      </w:r>
      <w:r w:rsidRPr="0013754E">
        <w:rPr>
          <w:rFonts w:ascii="Times New Roman" w:eastAsia="Times New Roman" w:hAnsi="Times New Roman" w:cs="Times New Roman"/>
          <w:sz w:val="24"/>
          <w:szCs w:val="24"/>
        </w:rPr>
        <w:t xml:space="preserve">ecause our landscape is square and homogeneously resistant to movement, </w:t>
      </w:r>
      <w:r w:rsidR="00661D0F" w:rsidRPr="0013754E">
        <w:rPr>
          <w:rFonts w:ascii="Times New Roman" w:eastAsia="Times New Roman" w:hAnsi="Times New Roman" w:cs="Times New Roman"/>
          <w:sz w:val="24"/>
          <w:szCs w:val="24"/>
        </w:rPr>
        <w:t>it is symmetric and there are only six unique positions. Systematically choosing those six positions</w:t>
      </w:r>
      <w:r w:rsidR="00B90E47" w:rsidRPr="0013754E">
        <w:rPr>
          <w:rFonts w:ascii="Times New Roman" w:eastAsia="Times New Roman" w:hAnsi="Times New Roman" w:cs="Times New Roman"/>
          <w:sz w:val="24"/>
          <w:szCs w:val="24"/>
        </w:rPr>
        <w:t xml:space="preserve"> as a pool of potential targets for our demographic event</w:t>
      </w:r>
      <w:r w:rsidR="00661D0F" w:rsidRPr="0013754E">
        <w:rPr>
          <w:rFonts w:ascii="Times New Roman" w:eastAsia="Times New Roman" w:hAnsi="Times New Roman" w:cs="Times New Roman"/>
          <w:sz w:val="24"/>
          <w:szCs w:val="24"/>
        </w:rPr>
        <w:t xml:space="preserve"> therefore covered all possible spatial patterns in our simulations</w:t>
      </w:r>
      <w:r w:rsidRPr="0013754E">
        <w:rPr>
          <w:rFonts w:ascii="Times New Roman" w:eastAsia="Times New Roman" w:hAnsi="Times New Roman" w:cs="Times New Roman"/>
          <w:sz w:val="24"/>
          <w:szCs w:val="24"/>
        </w:rPr>
        <w:t xml:space="preserve">. </w:t>
      </w:r>
      <w:r w:rsidR="00661D0F" w:rsidRPr="0013754E">
        <w:rPr>
          <w:rFonts w:ascii="Times New Roman" w:eastAsia="Times New Roman" w:hAnsi="Times New Roman" w:cs="Times New Roman"/>
          <w:sz w:val="24"/>
          <w:szCs w:val="24"/>
        </w:rPr>
        <w:t xml:space="preserve"> </w:t>
      </w:r>
      <w:r w:rsidR="00EC4F00" w:rsidRPr="0013754E">
        <w:rPr>
          <w:rFonts w:ascii="Times New Roman" w:eastAsia="Times New Roman" w:hAnsi="Times New Roman" w:cs="Times New Roman"/>
          <w:sz w:val="24"/>
          <w:szCs w:val="24"/>
        </w:rPr>
        <w:t>One or more populations among these</w:t>
      </w:r>
      <w:r w:rsidR="00661D0F" w:rsidRPr="0013754E">
        <w:rPr>
          <w:rFonts w:ascii="Times New Roman" w:eastAsia="Times New Roman" w:hAnsi="Times New Roman" w:cs="Times New Roman"/>
          <w:sz w:val="24"/>
          <w:szCs w:val="24"/>
        </w:rPr>
        <w:t xml:space="preserve"> six populations were randomly selected once</w:t>
      </w:r>
      <w:r w:rsidR="009A3FF7" w:rsidRPr="0013754E">
        <w:rPr>
          <w:rFonts w:ascii="Times New Roman" w:eastAsia="Times New Roman" w:hAnsi="Times New Roman" w:cs="Times New Roman"/>
          <w:sz w:val="24"/>
          <w:szCs w:val="24"/>
        </w:rPr>
        <w:t>,</w:t>
      </w:r>
      <w:r w:rsidR="00661D0F" w:rsidRPr="0013754E">
        <w:rPr>
          <w:rFonts w:ascii="Times New Roman" w:eastAsia="Times New Roman" w:hAnsi="Times New Roman" w:cs="Times New Roman"/>
          <w:sz w:val="24"/>
          <w:szCs w:val="24"/>
        </w:rPr>
        <w:t xml:space="preserve"> and were identical across runs. </w:t>
      </w:r>
      <w:r w:rsidRPr="0013754E">
        <w:rPr>
          <w:rFonts w:ascii="Times New Roman" w:eastAsia="Times New Roman" w:hAnsi="Times New Roman" w:cs="Times New Roman"/>
          <w:sz w:val="24"/>
          <w:szCs w:val="24"/>
        </w:rPr>
        <w:t xml:space="preserve">When </w:t>
      </w:r>
      <w:r w:rsidR="005F5B9D" w:rsidRPr="0013754E">
        <w:rPr>
          <w:rFonts w:ascii="Times New Roman" w:eastAsia="Times New Roman" w:hAnsi="Times New Roman" w:cs="Times New Roman"/>
          <w:sz w:val="24"/>
          <w:szCs w:val="24"/>
        </w:rPr>
        <w:t xml:space="preserve">multiple </w:t>
      </w:r>
      <w:r w:rsidRPr="0013754E">
        <w:rPr>
          <w:rFonts w:ascii="Times New Roman" w:eastAsia="Times New Roman" w:hAnsi="Times New Roman" w:cs="Times New Roman"/>
          <w:sz w:val="24"/>
          <w:szCs w:val="24"/>
        </w:rPr>
        <w:t>(</w:t>
      </w:r>
      <w:r w:rsidR="005F5B9D" w:rsidRPr="0013754E">
        <w:rPr>
          <w:rFonts w:ascii="Times New Roman" w:eastAsia="Times New Roman" w:hAnsi="Times New Roman" w:cs="Times New Roman"/>
          <w:sz w:val="24"/>
          <w:szCs w:val="24"/>
        </w:rPr>
        <w:t xml:space="preserve">two </w:t>
      </w:r>
      <w:r w:rsidRPr="0013754E">
        <w:rPr>
          <w:rFonts w:ascii="Times New Roman" w:eastAsia="Times New Roman" w:hAnsi="Times New Roman" w:cs="Times New Roman"/>
          <w:sz w:val="24"/>
          <w:szCs w:val="24"/>
        </w:rPr>
        <w:t xml:space="preserve">or </w:t>
      </w:r>
      <w:r w:rsidR="005F5B9D" w:rsidRPr="0013754E">
        <w:rPr>
          <w:rFonts w:ascii="Times New Roman" w:eastAsia="Times New Roman" w:hAnsi="Times New Roman" w:cs="Times New Roman"/>
          <w:sz w:val="24"/>
          <w:szCs w:val="24"/>
        </w:rPr>
        <w:t>three</w:t>
      </w:r>
      <w:r w:rsidRPr="0013754E">
        <w:rPr>
          <w:rFonts w:ascii="Times New Roman" w:eastAsia="Times New Roman" w:hAnsi="Times New Roman" w:cs="Times New Roman"/>
          <w:sz w:val="24"/>
          <w:szCs w:val="24"/>
        </w:rPr>
        <w:t xml:space="preserve">) populations underwent a demographic event, we randomly </w:t>
      </w:r>
      <w:r w:rsidR="00EA200B" w:rsidRPr="0013754E">
        <w:rPr>
          <w:rFonts w:ascii="Times New Roman" w:eastAsia="Times New Roman" w:hAnsi="Times New Roman" w:cs="Times New Roman"/>
          <w:sz w:val="24"/>
          <w:szCs w:val="24"/>
        </w:rPr>
        <w:t xml:space="preserve">chose </w:t>
      </w:r>
      <w:r w:rsidR="005F5B9D" w:rsidRPr="0013754E">
        <w:rPr>
          <w:rFonts w:ascii="Times New Roman" w:eastAsia="Times New Roman" w:hAnsi="Times New Roman" w:cs="Times New Roman"/>
          <w:sz w:val="24"/>
          <w:szCs w:val="24"/>
        </w:rPr>
        <w:t xml:space="preserve">one </w:t>
      </w:r>
      <w:r w:rsidR="00EA200B" w:rsidRPr="0013754E">
        <w:rPr>
          <w:rFonts w:ascii="Times New Roman" w:eastAsia="Times New Roman" w:hAnsi="Times New Roman" w:cs="Times New Roman"/>
          <w:sz w:val="24"/>
          <w:szCs w:val="24"/>
        </w:rPr>
        <w:t>of</w:t>
      </w:r>
      <w:r w:rsidRPr="0013754E">
        <w:rPr>
          <w:rFonts w:ascii="Times New Roman" w:eastAsia="Times New Roman" w:hAnsi="Times New Roman" w:cs="Times New Roman"/>
          <w:sz w:val="24"/>
          <w:szCs w:val="24"/>
        </w:rPr>
        <w:t xml:space="preserve"> the</w:t>
      </w:r>
      <w:r w:rsidR="00EA200B" w:rsidRPr="0013754E">
        <w:rPr>
          <w:rFonts w:ascii="Times New Roman" w:eastAsia="Times New Roman" w:hAnsi="Times New Roman" w:cs="Times New Roman"/>
          <w:sz w:val="24"/>
          <w:szCs w:val="24"/>
        </w:rPr>
        <w:t>se</w:t>
      </w:r>
      <w:r w:rsidRPr="0013754E">
        <w:rPr>
          <w:rFonts w:ascii="Times New Roman" w:eastAsia="Times New Roman" w:hAnsi="Times New Roman" w:cs="Times New Roman"/>
          <w:sz w:val="24"/>
          <w:szCs w:val="24"/>
        </w:rPr>
        <w:t xml:space="preserve"> six </w:t>
      </w:r>
      <w:r w:rsidR="00EA200B" w:rsidRPr="0013754E">
        <w:rPr>
          <w:rFonts w:ascii="Times New Roman" w:eastAsia="Times New Roman" w:hAnsi="Times New Roman" w:cs="Times New Roman"/>
          <w:sz w:val="24"/>
          <w:szCs w:val="24"/>
        </w:rPr>
        <w:t>geographically unique populations</w:t>
      </w:r>
      <w:r w:rsidRPr="0013754E">
        <w:rPr>
          <w:rFonts w:ascii="Times New Roman" w:eastAsia="Times New Roman" w:hAnsi="Times New Roman" w:cs="Times New Roman"/>
          <w:sz w:val="24"/>
          <w:szCs w:val="24"/>
        </w:rPr>
        <w:t xml:space="preserve"> and randomly picked </w:t>
      </w:r>
      <w:r w:rsidR="005F5B9D" w:rsidRPr="0013754E">
        <w:rPr>
          <w:rFonts w:ascii="Times New Roman" w:eastAsia="Times New Roman" w:hAnsi="Times New Roman" w:cs="Times New Roman"/>
          <w:sz w:val="24"/>
          <w:szCs w:val="24"/>
        </w:rPr>
        <w:t xml:space="preserve">one </w:t>
      </w:r>
      <w:r w:rsidRPr="0013754E">
        <w:rPr>
          <w:rFonts w:ascii="Times New Roman" w:eastAsia="Times New Roman" w:hAnsi="Times New Roman" w:cs="Times New Roman"/>
          <w:sz w:val="24"/>
          <w:szCs w:val="24"/>
        </w:rPr>
        <w:t xml:space="preserve">or </w:t>
      </w:r>
      <w:r w:rsidR="005F5B9D" w:rsidRPr="0013754E">
        <w:rPr>
          <w:rFonts w:ascii="Times New Roman" w:eastAsia="Times New Roman" w:hAnsi="Times New Roman" w:cs="Times New Roman"/>
          <w:sz w:val="24"/>
          <w:szCs w:val="24"/>
        </w:rPr>
        <w:t xml:space="preserve">two </w:t>
      </w:r>
      <w:r w:rsidRPr="0013754E">
        <w:rPr>
          <w:rFonts w:ascii="Times New Roman" w:eastAsia="Times New Roman" w:hAnsi="Times New Roman" w:cs="Times New Roman"/>
          <w:sz w:val="24"/>
          <w:szCs w:val="24"/>
        </w:rPr>
        <w:t xml:space="preserve">additional populations directly adjacent to it. </w:t>
      </w:r>
      <w:r w:rsidR="00A2346E" w:rsidRPr="0013754E">
        <w:rPr>
          <w:rFonts w:ascii="Times New Roman" w:eastAsia="Times New Roman" w:hAnsi="Times New Roman" w:cs="Times New Roman"/>
          <w:sz w:val="24"/>
          <w:szCs w:val="24"/>
        </w:rPr>
        <w:t xml:space="preserve">We chose to pick adjacent populations to respect the spatial autocorrelation often exhibited in demographic events. </w:t>
      </w:r>
      <w:r w:rsidR="00330557" w:rsidRPr="0013754E">
        <w:rPr>
          <w:rFonts w:ascii="Times New Roman" w:eastAsia="Times New Roman" w:hAnsi="Times New Roman" w:cs="Times New Roman"/>
          <w:sz w:val="24"/>
          <w:szCs w:val="24"/>
        </w:rPr>
        <w:t xml:space="preserve">For each of the two- and three-population </w:t>
      </w:r>
      <w:r w:rsidR="00330557" w:rsidRPr="0013754E">
        <w:rPr>
          <w:rFonts w:ascii="Times New Roman" w:eastAsia="Times New Roman" w:hAnsi="Times New Roman" w:cs="Times New Roman"/>
          <w:sz w:val="24"/>
          <w:szCs w:val="24"/>
        </w:rPr>
        <w:lastRenderedPageBreak/>
        <w:t xml:space="preserve">simulations, we </w:t>
      </w:r>
      <w:r w:rsidR="00EA200B" w:rsidRPr="0013754E">
        <w:rPr>
          <w:rFonts w:ascii="Times New Roman" w:eastAsia="Times New Roman" w:hAnsi="Times New Roman" w:cs="Times New Roman"/>
          <w:sz w:val="24"/>
          <w:szCs w:val="24"/>
        </w:rPr>
        <w:t xml:space="preserve">repeated </w:t>
      </w:r>
      <w:r w:rsidRPr="0013754E">
        <w:rPr>
          <w:rFonts w:ascii="Times New Roman" w:eastAsia="Times New Roman" w:hAnsi="Times New Roman" w:cs="Times New Roman"/>
          <w:sz w:val="24"/>
          <w:szCs w:val="24"/>
        </w:rPr>
        <w:t xml:space="preserve">this </w:t>
      </w:r>
      <w:r w:rsidR="00EA200B" w:rsidRPr="0013754E">
        <w:rPr>
          <w:rFonts w:ascii="Times New Roman" w:eastAsia="Times New Roman" w:hAnsi="Times New Roman" w:cs="Times New Roman"/>
          <w:sz w:val="24"/>
          <w:szCs w:val="24"/>
        </w:rPr>
        <w:t xml:space="preserve">population selection procedure </w:t>
      </w:r>
      <w:r w:rsidRPr="0013754E">
        <w:rPr>
          <w:rFonts w:ascii="Times New Roman" w:eastAsia="Times New Roman" w:hAnsi="Times New Roman" w:cs="Times New Roman"/>
          <w:sz w:val="24"/>
          <w:szCs w:val="24"/>
        </w:rPr>
        <w:t xml:space="preserve">six times </w:t>
      </w:r>
      <w:r w:rsidR="00EA200B" w:rsidRPr="0013754E">
        <w:rPr>
          <w:rFonts w:ascii="Times New Roman" w:eastAsia="Times New Roman" w:hAnsi="Times New Roman" w:cs="Times New Roman"/>
          <w:sz w:val="24"/>
          <w:szCs w:val="24"/>
        </w:rPr>
        <w:t xml:space="preserve">and ran </w:t>
      </w:r>
      <w:r w:rsidRPr="0013754E">
        <w:rPr>
          <w:rFonts w:ascii="Times New Roman" w:eastAsia="Times New Roman" w:hAnsi="Times New Roman" w:cs="Times New Roman"/>
          <w:sz w:val="24"/>
          <w:szCs w:val="24"/>
        </w:rPr>
        <w:t>30 replicate</w:t>
      </w:r>
      <w:r w:rsidR="00EA200B" w:rsidRPr="0013754E">
        <w:rPr>
          <w:rFonts w:ascii="Times New Roman" w:eastAsia="Times New Roman" w:hAnsi="Times New Roman" w:cs="Times New Roman"/>
          <w:sz w:val="24"/>
          <w:szCs w:val="24"/>
        </w:rPr>
        <w:t xml:space="preserve"> simulations</w:t>
      </w:r>
      <w:r w:rsidRPr="0013754E">
        <w:rPr>
          <w:rFonts w:ascii="Times New Roman" w:eastAsia="Times New Roman" w:hAnsi="Times New Roman" w:cs="Times New Roman"/>
          <w:sz w:val="24"/>
          <w:szCs w:val="24"/>
        </w:rPr>
        <w:t xml:space="preserve"> for each set of populations. </w:t>
      </w:r>
    </w:p>
    <w:p w14:paraId="69F1420C" w14:textId="77777777" w:rsidR="00760250" w:rsidRPr="0013754E" w:rsidRDefault="00760250" w:rsidP="00901297">
      <w:pPr>
        <w:pStyle w:val="Heading2"/>
        <w:spacing w:after="240" w:line="360" w:lineRule="auto"/>
        <w:rPr>
          <w:lang w:val="en-US"/>
        </w:rPr>
      </w:pPr>
      <w:r w:rsidRPr="0013754E">
        <w:rPr>
          <w:lang w:val="en-US"/>
        </w:rPr>
        <w:t>Statistical performance</w:t>
      </w:r>
    </w:p>
    <w:p w14:paraId="1AA3B59C" w14:textId="56C1F1B3" w:rsidR="009A5032" w:rsidRPr="0013754E" w:rsidRDefault="00760250" w:rsidP="00901297">
      <w:pPr>
        <w:spacing w:after="240" w:line="360" w:lineRule="auto"/>
        <w:rPr>
          <w:rFonts w:ascii="Times New Roman" w:eastAsia="Times New Roman" w:hAnsi="Times New Roman" w:cs="Times New Roman"/>
          <w:iCs/>
          <w:sz w:val="24"/>
          <w:szCs w:val="24"/>
        </w:rPr>
      </w:pPr>
      <w:r w:rsidRPr="0013754E">
        <w:rPr>
          <w:rFonts w:ascii="Times New Roman" w:eastAsia="Times New Roman" w:hAnsi="Times New Roman" w:cs="Times New Roman"/>
          <w:iCs/>
          <w:sz w:val="24"/>
          <w:szCs w:val="24"/>
        </w:rPr>
        <w:t xml:space="preserve">We </w:t>
      </w:r>
      <w:r w:rsidR="0093724D" w:rsidRPr="0013754E">
        <w:rPr>
          <w:rFonts w:ascii="Times New Roman" w:eastAsia="Times New Roman" w:hAnsi="Times New Roman" w:cs="Times New Roman"/>
          <w:iCs/>
          <w:sz w:val="24"/>
          <w:szCs w:val="24"/>
        </w:rPr>
        <w:t>assess</w:t>
      </w:r>
      <w:r w:rsidR="00330557" w:rsidRPr="0013754E">
        <w:rPr>
          <w:rFonts w:ascii="Times New Roman" w:eastAsia="Times New Roman" w:hAnsi="Times New Roman" w:cs="Times New Roman"/>
          <w:iCs/>
          <w:sz w:val="24"/>
          <w:szCs w:val="24"/>
        </w:rPr>
        <w:t>ed</w:t>
      </w:r>
      <w:r w:rsidR="0093724D" w:rsidRPr="0013754E">
        <w:rPr>
          <w:rFonts w:ascii="Times New Roman" w:eastAsia="Times New Roman" w:hAnsi="Times New Roman" w:cs="Times New Roman"/>
          <w:iCs/>
          <w:sz w:val="24"/>
          <w:szCs w:val="24"/>
        </w:rPr>
        <w:t xml:space="preserve"> the statistical performance of our TGI testing procedure using </w:t>
      </w:r>
      <w:r w:rsidRPr="0013754E">
        <w:rPr>
          <w:rFonts w:ascii="Times New Roman" w:eastAsia="Times New Roman" w:hAnsi="Times New Roman" w:cs="Times New Roman"/>
          <w:iCs/>
          <w:sz w:val="24"/>
          <w:szCs w:val="24"/>
        </w:rPr>
        <w:t xml:space="preserve">the </w:t>
      </w:r>
      <w:r w:rsidR="00545C37" w:rsidRPr="0013754E">
        <w:rPr>
          <w:rFonts w:ascii="Times New Roman" w:eastAsia="Times New Roman" w:hAnsi="Times New Roman" w:cs="Times New Roman"/>
          <w:iCs/>
          <w:sz w:val="24"/>
          <w:szCs w:val="24"/>
        </w:rPr>
        <w:t xml:space="preserve">false positive rate </w:t>
      </w:r>
      <w:r w:rsidRPr="0013754E">
        <w:rPr>
          <w:rFonts w:ascii="Times New Roman" w:eastAsia="Times New Roman" w:hAnsi="Times New Roman" w:cs="Times New Roman"/>
          <w:iCs/>
          <w:sz w:val="24"/>
          <w:szCs w:val="24"/>
        </w:rPr>
        <w:t xml:space="preserve">(FPR) and </w:t>
      </w:r>
      <w:r w:rsidR="00545C37" w:rsidRPr="0013754E">
        <w:rPr>
          <w:rFonts w:ascii="Times New Roman" w:eastAsia="Times New Roman" w:hAnsi="Times New Roman" w:cs="Times New Roman"/>
          <w:iCs/>
          <w:sz w:val="24"/>
          <w:szCs w:val="24"/>
        </w:rPr>
        <w:t xml:space="preserve">false negative rate </w:t>
      </w:r>
      <w:r w:rsidRPr="0013754E">
        <w:rPr>
          <w:rFonts w:ascii="Times New Roman" w:eastAsia="Times New Roman" w:hAnsi="Times New Roman" w:cs="Times New Roman"/>
          <w:iCs/>
          <w:sz w:val="24"/>
          <w:szCs w:val="24"/>
        </w:rPr>
        <w:t xml:space="preserve">(FNR). </w:t>
      </w:r>
      <w:r w:rsidR="009A5032" w:rsidRPr="0013754E">
        <w:rPr>
          <w:rFonts w:ascii="Times New Roman" w:eastAsia="Times New Roman" w:hAnsi="Times New Roman" w:cs="Times New Roman"/>
          <w:iCs/>
          <w:sz w:val="24"/>
          <w:szCs w:val="24"/>
        </w:rPr>
        <w:t xml:space="preserve">In our study, a </w:t>
      </w:r>
      <w:r w:rsidRPr="0013754E">
        <w:rPr>
          <w:rFonts w:ascii="Times New Roman" w:eastAsia="Times New Roman" w:hAnsi="Times New Roman" w:cs="Times New Roman"/>
          <w:iCs/>
          <w:sz w:val="24"/>
          <w:szCs w:val="24"/>
        </w:rPr>
        <w:t xml:space="preserve">false positive </w:t>
      </w:r>
      <w:r w:rsidR="009A5032" w:rsidRPr="0013754E">
        <w:rPr>
          <w:rFonts w:ascii="Times New Roman" w:eastAsia="Times New Roman" w:hAnsi="Times New Roman" w:cs="Times New Roman"/>
          <w:iCs/>
          <w:sz w:val="24"/>
          <w:szCs w:val="24"/>
        </w:rPr>
        <w:t xml:space="preserve">was </w:t>
      </w:r>
      <w:r w:rsidRPr="0013754E">
        <w:rPr>
          <w:rFonts w:ascii="Times New Roman" w:eastAsia="Times New Roman" w:hAnsi="Times New Roman" w:cs="Times New Roman"/>
          <w:iCs/>
          <w:sz w:val="24"/>
          <w:szCs w:val="24"/>
        </w:rPr>
        <w:t xml:space="preserve">a population that we </w:t>
      </w:r>
      <w:r w:rsidR="009A5032" w:rsidRPr="0013754E">
        <w:rPr>
          <w:rFonts w:ascii="Times New Roman" w:eastAsia="Times New Roman" w:hAnsi="Times New Roman" w:cs="Times New Roman"/>
          <w:iCs/>
          <w:sz w:val="24"/>
          <w:szCs w:val="24"/>
        </w:rPr>
        <w:t xml:space="preserve">knew </w:t>
      </w:r>
      <w:r w:rsidRPr="0013754E">
        <w:rPr>
          <w:rFonts w:ascii="Times New Roman" w:eastAsia="Times New Roman" w:hAnsi="Times New Roman" w:cs="Times New Roman"/>
          <w:iCs/>
          <w:sz w:val="24"/>
          <w:szCs w:val="24"/>
        </w:rPr>
        <w:t xml:space="preserve">did not undergo the demographic change we imposed but </w:t>
      </w:r>
      <w:r w:rsidR="009A5032" w:rsidRPr="0013754E">
        <w:rPr>
          <w:rFonts w:ascii="Times New Roman" w:eastAsia="Times New Roman" w:hAnsi="Times New Roman" w:cs="Times New Roman"/>
          <w:iCs/>
          <w:sz w:val="24"/>
          <w:szCs w:val="24"/>
        </w:rPr>
        <w:t xml:space="preserve">was </w:t>
      </w:r>
      <w:r w:rsidRPr="0013754E">
        <w:rPr>
          <w:rFonts w:ascii="Times New Roman" w:eastAsia="Times New Roman" w:hAnsi="Times New Roman" w:cs="Times New Roman"/>
          <w:iCs/>
          <w:sz w:val="24"/>
          <w:szCs w:val="24"/>
        </w:rPr>
        <w:t xml:space="preserve">found to have done so </w:t>
      </w:r>
      <w:r w:rsidR="009A5032" w:rsidRPr="0013754E">
        <w:rPr>
          <w:rFonts w:ascii="Times New Roman" w:eastAsia="Times New Roman" w:hAnsi="Times New Roman" w:cs="Times New Roman"/>
          <w:iCs/>
          <w:sz w:val="24"/>
          <w:szCs w:val="24"/>
        </w:rPr>
        <w:t xml:space="preserve">using </w:t>
      </w:r>
      <w:r w:rsidRPr="0013754E">
        <w:rPr>
          <w:rFonts w:ascii="Times New Roman" w:eastAsia="Times New Roman" w:hAnsi="Times New Roman" w:cs="Times New Roman"/>
          <w:iCs/>
          <w:sz w:val="24"/>
          <w:szCs w:val="24"/>
        </w:rPr>
        <w:t>the TGI test</w:t>
      </w:r>
      <w:r w:rsidR="00330557" w:rsidRPr="0013754E">
        <w:rPr>
          <w:rFonts w:ascii="Times New Roman" w:eastAsia="Times New Roman" w:hAnsi="Times New Roman" w:cs="Times New Roman"/>
          <w:iCs/>
          <w:sz w:val="24"/>
          <w:szCs w:val="24"/>
        </w:rPr>
        <w:t xml:space="preserve">, whereas a </w:t>
      </w:r>
      <w:r w:rsidRPr="0013754E">
        <w:rPr>
          <w:rFonts w:ascii="Times New Roman" w:eastAsia="Times New Roman" w:hAnsi="Times New Roman" w:cs="Times New Roman"/>
          <w:iCs/>
          <w:sz w:val="24"/>
          <w:szCs w:val="24"/>
        </w:rPr>
        <w:t xml:space="preserve">false negative </w:t>
      </w:r>
      <w:r w:rsidR="00545C37" w:rsidRPr="0013754E">
        <w:rPr>
          <w:rFonts w:ascii="Times New Roman" w:eastAsia="Times New Roman" w:hAnsi="Times New Roman" w:cs="Times New Roman"/>
          <w:iCs/>
          <w:sz w:val="24"/>
          <w:szCs w:val="24"/>
        </w:rPr>
        <w:t xml:space="preserve">was </w:t>
      </w:r>
      <w:r w:rsidRPr="0013754E">
        <w:rPr>
          <w:rFonts w:ascii="Times New Roman" w:eastAsia="Times New Roman" w:hAnsi="Times New Roman" w:cs="Times New Roman"/>
          <w:iCs/>
          <w:sz w:val="24"/>
          <w:szCs w:val="24"/>
        </w:rPr>
        <w:t>a population that experience</w:t>
      </w:r>
      <w:r w:rsidR="009A5032" w:rsidRPr="0013754E">
        <w:rPr>
          <w:rFonts w:ascii="Times New Roman" w:eastAsia="Times New Roman" w:hAnsi="Times New Roman" w:cs="Times New Roman"/>
          <w:iCs/>
          <w:sz w:val="24"/>
          <w:szCs w:val="24"/>
        </w:rPr>
        <w:t>d</w:t>
      </w:r>
      <w:r w:rsidRPr="0013754E">
        <w:rPr>
          <w:rFonts w:ascii="Times New Roman" w:eastAsia="Times New Roman" w:hAnsi="Times New Roman" w:cs="Times New Roman"/>
          <w:iCs/>
          <w:sz w:val="24"/>
          <w:szCs w:val="24"/>
        </w:rPr>
        <w:t xml:space="preserve"> </w:t>
      </w:r>
      <w:r w:rsidR="00545C37" w:rsidRPr="0013754E">
        <w:rPr>
          <w:rFonts w:ascii="Times New Roman" w:eastAsia="Times New Roman" w:hAnsi="Times New Roman" w:cs="Times New Roman"/>
          <w:iCs/>
          <w:sz w:val="24"/>
          <w:szCs w:val="24"/>
        </w:rPr>
        <w:t xml:space="preserve">the </w:t>
      </w:r>
      <w:r w:rsidRPr="0013754E">
        <w:rPr>
          <w:rFonts w:ascii="Times New Roman" w:eastAsia="Times New Roman" w:hAnsi="Times New Roman" w:cs="Times New Roman"/>
          <w:iCs/>
          <w:sz w:val="24"/>
          <w:szCs w:val="24"/>
        </w:rPr>
        <w:t xml:space="preserve">demographic event </w:t>
      </w:r>
      <w:r w:rsidR="00330557" w:rsidRPr="0013754E">
        <w:rPr>
          <w:rFonts w:ascii="Times New Roman" w:eastAsia="Times New Roman" w:hAnsi="Times New Roman" w:cs="Times New Roman"/>
          <w:iCs/>
          <w:sz w:val="24"/>
          <w:szCs w:val="24"/>
        </w:rPr>
        <w:t>but exhibited no significant change</w:t>
      </w:r>
      <w:r w:rsidR="009A5032" w:rsidRPr="0013754E">
        <w:rPr>
          <w:rFonts w:ascii="Times New Roman" w:eastAsia="Times New Roman" w:hAnsi="Times New Roman" w:cs="Times New Roman"/>
          <w:iCs/>
          <w:sz w:val="24"/>
          <w:szCs w:val="24"/>
        </w:rPr>
        <w:t xml:space="preserve"> </w:t>
      </w:r>
      <w:r w:rsidR="00330557" w:rsidRPr="0013754E">
        <w:rPr>
          <w:rFonts w:ascii="Times New Roman" w:eastAsia="Times New Roman" w:hAnsi="Times New Roman" w:cs="Times New Roman"/>
          <w:iCs/>
          <w:sz w:val="24"/>
          <w:szCs w:val="24"/>
        </w:rPr>
        <w:t>in</w:t>
      </w:r>
      <w:r w:rsidR="009A5032" w:rsidRPr="0013754E">
        <w:rPr>
          <w:rFonts w:ascii="Times New Roman" w:eastAsia="Times New Roman" w:hAnsi="Times New Roman" w:cs="Times New Roman"/>
          <w:iCs/>
          <w:sz w:val="24"/>
          <w:szCs w:val="24"/>
        </w:rPr>
        <w:t xml:space="preserve"> the TGI test</w:t>
      </w:r>
      <w:r w:rsidRPr="0013754E">
        <w:rPr>
          <w:rFonts w:ascii="Times New Roman" w:eastAsia="Times New Roman" w:hAnsi="Times New Roman" w:cs="Times New Roman"/>
          <w:iCs/>
          <w:sz w:val="24"/>
          <w:szCs w:val="24"/>
        </w:rPr>
        <w:t xml:space="preserve">. </w:t>
      </w:r>
      <w:r w:rsidR="009A5032" w:rsidRPr="0013754E">
        <w:rPr>
          <w:rFonts w:ascii="Times New Roman" w:eastAsia="Times New Roman" w:hAnsi="Times New Roman" w:cs="Times New Roman"/>
          <w:iCs/>
          <w:sz w:val="24"/>
          <w:szCs w:val="24"/>
        </w:rPr>
        <w:t xml:space="preserve">The </w:t>
      </w:r>
      <w:r w:rsidRPr="0013754E">
        <w:rPr>
          <w:rFonts w:ascii="Times New Roman" w:eastAsia="Times New Roman" w:hAnsi="Times New Roman" w:cs="Times New Roman"/>
          <w:iCs/>
          <w:sz w:val="24"/>
          <w:szCs w:val="24"/>
        </w:rPr>
        <w:t xml:space="preserve">FPR </w:t>
      </w:r>
      <w:r w:rsidR="009A5032" w:rsidRPr="0013754E">
        <w:rPr>
          <w:rFonts w:ascii="Times New Roman" w:eastAsia="Times New Roman" w:hAnsi="Times New Roman" w:cs="Times New Roman"/>
          <w:iCs/>
          <w:sz w:val="24"/>
          <w:szCs w:val="24"/>
        </w:rPr>
        <w:t xml:space="preserve">is expressed as the ratio of </w:t>
      </w:r>
      <w:r w:rsidRPr="0013754E">
        <w:rPr>
          <w:rFonts w:ascii="Times New Roman" w:eastAsia="Times New Roman" w:hAnsi="Times New Roman" w:cs="Times New Roman"/>
          <w:iCs/>
          <w:sz w:val="24"/>
          <w:szCs w:val="24"/>
        </w:rPr>
        <w:t xml:space="preserve">false positives </w:t>
      </w:r>
      <w:r w:rsidR="009A5032" w:rsidRPr="0013754E">
        <w:rPr>
          <w:rFonts w:ascii="Times New Roman" w:eastAsia="Times New Roman" w:hAnsi="Times New Roman" w:cs="Times New Roman"/>
          <w:iCs/>
          <w:sz w:val="24"/>
          <w:szCs w:val="24"/>
        </w:rPr>
        <w:t xml:space="preserve">to </w:t>
      </w:r>
      <w:r w:rsidRPr="0013754E">
        <w:rPr>
          <w:rFonts w:ascii="Times New Roman" w:eastAsia="Times New Roman" w:hAnsi="Times New Roman" w:cs="Times New Roman"/>
          <w:iCs/>
          <w:sz w:val="24"/>
          <w:szCs w:val="24"/>
        </w:rPr>
        <w:t>the total number of negative tests (i.e., true negatives and false positives</w:t>
      </w:r>
      <w:r w:rsidR="009A5032" w:rsidRPr="0013754E">
        <w:rPr>
          <w:rFonts w:ascii="Times New Roman" w:eastAsia="Times New Roman" w:hAnsi="Times New Roman" w:cs="Times New Roman"/>
          <w:iCs/>
          <w:sz w:val="24"/>
          <w:szCs w:val="24"/>
        </w:rPr>
        <w:t xml:space="preserve">), and the </w:t>
      </w:r>
      <w:r w:rsidRPr="0013754E">
        <w:rPr>
          <w:rFonts w:ascii="Times New Roman" w:eastAsia="Times New Roman" w:hAnsi="Times New Roman" w:cs="Times New Roman"/>
          <w:iCs/>
          <w:sz w:val="24"/>
          <w:szCs w:val="24"/>
        </w:rPr>
        <w:t xml:space="preserve">FNR </w:t>
      </w:r>
      <w:r w:rsidR="009A5032" w:rsidRPr="0013754E">
        <w:rPr>
          <w:rFonts w:ascii="Times New Roman" w:eastAsia="Times New Roman" w:hAnsi="Times New Roman" w:cs="Times New Roman"/>
          <w:iCs/>
          <w:sz w:val="24"/>
          <w:szCs w:val="24"/>
        </w:rPr>
        <w:t xml:space="preserve">is expressed as the ratio of </w:t>
      </w:r>
      <w:r w:rsidRPr="0013754E">
        <w:rPr>
          <w:rFonts w:ascii="Times New Roman" w:eastAsia="Times New Roman" w:hAnsi="Times New Roman" w:cs="Times New Roman"/>
          <w:iCs/>
          <w:sz w:val="24"/>
          <w:szCs w:val="24"/>
        </w:rPr>
        <w:t xml:space="preserve">false negatives </w:t>
      </w:r>
      <w:r w:rsidR="009A5032" w:rsidRPr="0013754E">
        <w:rPr>
          <w:rFonts w:ascii="Times New Roman" w:eastAsia="Times New Roman" w:hAnsi="Times New Roman" w:cs="Times New Roman"/>
          <w:iCs/>
          <w:sz w:val="24"/>
          <w:szCs w:val="24"/>
        </w:rPr>
        <w:t xml:space="preserve">to </w:t>
      </w:r>
      <w:r w:rsidRPr="0013754E">
        <w:rPr>
          <w:rFonts w:ascii="Times New Roman" w:eastAsia="Times New Roman" w:hAnsi="Times New Roman" w:cs="Times New Roman"/>
          <w:iCs/>
          <w:sz w:val="24"/>
          <w:szCs w:val="24"/>
        </w:rPr>
        <w:t>the total number of positive tests (i.e., true positives and</w:t>
      </w:r>
      <w:r w:rsidR="003237FC" w:rsidRPr="0013754E">
        <w:rPr>
          <w:rFonts w:ascii="Times New Roman" w:eastAsia="Times New Roman" w:hAnsi="Times New Roman" w:cs="Times New Roman"/>
          <w:iCs/>
          <w:sz w:val="24"/>
          <w:szCs w:val="24"/>
        </w:rPr>
        <w:t xml:space="preserve"> false negatives).</w:t>
      </w:r>
    </w:p>
    <w:p w14:paraId="677FB088" w14:textId="6A7064B9"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iCs/>
          <w:sz w:val="24"/>
          <w:szCs w:val="24"/>
        </w:rPr>
        <w:t xml:space="preserve">A high FPR </w:t>
      </w:r>
      <w:r w:rsidR="00BD0358" w:rsidRPr="0013754E">
        <w:rPr>
          <w:rFonts w:ascii="Times New Roman" w:eastAsia="Times New Roman" w:hAnsi="Times New Roman" w:cs="Times New Roman"/>
          <w:iCs/>
          <w:sz w:val="24"/>
          <w:szCs w:val="24"/>
        </w:rPr>
        <w:t xml:space="preserve">would </w:t>
      </w:r>
      <w:r w:rsidR="009A5032" w:rsidRPr="0013754E">
        <w:rPr>
          <w:rFonts w:ascii="Times New Roman" w:eastAsia="Times New Roman" w:hAnsi="Times New Roman" w:cs="Times New Roman"/>
          <w:iCs/>
          <w:sz w:val="24"/>
          <w:szCs w:val="24"/>
        </w:rPr>
        <w:t xml:space="preserve">indicate that our TGI measure </w:t>
      </w:r>
      <w:r w:rsidRPr="0013754E">
        <w:rPr>
          <w:rFonts w:ascii="Times New Roman" w:eastAsia="Times New Roman" w:hAnsi="Times New Roman" w:cs="Times New Roman"/>
          <w:iCs/>
          <w:sz w:val="24"/>
          <w:szCs w:val="24"/>
        </w:rPr>
        <w:t>often select</w:t>
      </w:r>
      <w:r w:rsidR="002C09F6" w:rsidRPr="0013754E">
        <w:rPr>
          <w:rFonts w:ascii="Times New Roman" w:eastAsia="Times New Roman" w:hAnsi="Times New Roman" w:cs="Times New Roman"/>
          <w:iCs/>
          <w:sz w:val="24"/>
          <w:szCs w:val="24"/>
        </w:rPr>
        <w:t>ed</w:t>
      </w:r>
      <w:r w:rsidRPr="0013754E">
        <w:rPr>
          <w:rFonts w:ascii="Times New Roman" w:eastAsia="Times New Roman" w:hAnsi="Times New Roman" w:cs="Times New Roman"/>
          <w:iCs/>
          <w:sz w:val="24"/>
          <w:szCs w:val="24"/>
        </w:rPr>
        <w:t xml:space="preserve"> the wrong population(s) as having changed substantially </w:t>
      </w:r>
      <w:r w:rsidR="00BD0358" w:rsidRPr="0013754E">
        <w:rPr>
          <w:rFonts w:ascii="Times New Roman" w:eastAsia="Times New Roman" w:hAnsi="Times New Roman" w:cs="Times New Roman"/>
          <w:iCs/>
          <w:sz w:val="24"/>
          <w:szCs w:val="24"/>
        </w:rPr>
        <w:t xml:space="preserve">and that our testing procedure </w:t>
      </w:r>
      <w:r w:rsidR="002C09F6" w:rsidRPr="0013754E">
        <w:rPr>
          <w:rFonts w:ascii="Times New Roman" w:eastAsia="Times New Roman" w:hAnsi="Times New Roman" w:cs="Times New Roman"/>
          <w:iCs/>
          <w:sz w:val="24"/>
          <w:szCs w:val="24"/>
        </w:rPr>
        <w:t>was</w:t>
      </w:r>
      <w:r w:rsidR="00BD0358" w:rsidRPr="0013754E">
        <w:rPr>
          <w:rFonts w:ascii="Times New Roman" w:eastAsia="Times New Roman" w:hAnsi="Times New Roman" w:cs="Times New Roman"/>
          <w:iCs/>
          <w:sz w:val="24"/>
          <w:szCs w:val="24"/>
        </w:rPr>
        <w:t xml:space="preserve"> less selective. Researchers generally want to minimize the FPR when there are, for example, limited resources available for conservation efforts. In contrast, a high FNR would mean that we often fail</w:t>
      </w:r>
      <w:r w:rsidR="002C09F6" w:rsidRPr="0013754E">
        <w:rPr>
          <w:rFonts w:ascii="Times New Roman" w:eastAsia="Times New Roman" w:hAnsi="Times New Roman" w:cs="Times New Roman"/>
          <w:iCs/>
          <w:sz w:val="24"/>
          <w:szCs w:val="24"/>
        </w:rPr>
        <w:t>ed</w:t>
      </w:r>
      <w:r w:rsidR="00BD0358" w:rsidRPr="0013754E">
        <w:rPr>
          <w:rFonts w:ascii="Times New Roman" w:eastAsia="Times New Roman" w:hAnsi="Times New Roman" w:cs="Times New Roman"/>
          <w:iCs/>
          <w:sz w:val="24"/>
          <w:szCs w:val="24"/>
        </w:rPr>
        <w:t xml:space="preserve"> to identify the population(s) that were </w:t>
      </w:r>
      <w:proofErr w:type="gramStart"/>
      <w:r w:rsidR="00BD0358" w:rsidRPr="0013754E">
        <w:rPr>
          <w:rFonts w:ascii="Times New Roman" w:eastAsia="Times New Roman" w:hAnsi="Times New Roman" w:cs="Times New Roman"/>
          <w:iCs/>
          <w:sz w:val="24"/>
          <w:szCs w:val="24"/>
        </w:rPr>
        <w:t>actually affected</w:t>
      </w:r>
      <w:proofErr w:type="gramEnd"/>
      <w:r w:rsidR="00BD0358" w:rsidRPr="0013754E">
        <w:rPr>
          <w:rFonts w:ascii="Times New Roman" w:eastAsia="Times New Roman" w:hAnsi="Times New Roman" w:cs="Times New Roman"/>
          <w:iCs/>
          <w:sz w:val="24"/>
          <w:szCs w:val="24"/>
        </w:rPr>
        <w:t xml:space="preserve"> and that our testing procedure ha</w:t>
      </w:r>
      <w:r w:rsidR="002C09F6" w:rsidRPr="0013754E">
        <w:rPr>
          <w:rFonts w:ascii="Times New Roman" w:eastAsia="Times New Roman" w:hAnsi="Times New Roman" w:cs="Times New Roman"/>
          <w:iCs/>
          <w:sz w:val="24"/>
          <w:szCs w:val="24"/>
        </w:rPr>
        <w:t>d</w:t>
      </w:r>
      <w:r w:rsidR="00BD0358" w:rsidRPr="0013754E">
        <w:rPr>
          <w:rFonts w:ascii="Times New Roman" w:eastAsia="Times New Roman" w:hAnsi="Times New Roman" w:cs="Times New Roman"/>
          <w:iCs/>
          <w:sz w:val="24"/>
          <w:szCs w:val="24"/>
        </w:rPr>
        <w:t xml:space="preserve"> </w:t>
      </w:r>
      <w:r w:rsidR="00D80A7F" w:rsidRPr="0013754E">
        <w:rPr>
          <w:rFonts w:ascii="Times New Roman" w:eastAsia="Times New Roman" w:hAnsi="Times New Roman" w:cs="Times New Roman"/>
          <w:iCs/>
          <w:sz w:val="24"/>
          <w:szCs w:val="24"/>
        </w:rPr>
        <w:t xml:space="preserve">low </w:t>
      </w:r>
      <w:r w:rsidR="00BD0358" w:rsidRPr="0013754E">
        <w:rPr>
          <w:rFonts w:ascii="Times New Roman" w:eastAsia="Times New Roman" w:hAnsi="Times New Roman" w:cs="Times New Roman"/>
          <w:iCs/>
          <w:sz w:val="24"/>
          <w:szCs w:val="24"/>
        </w:rPr>
        <w:t xml:space="preserve">discriminatory power. </w:t>
      </w:r>
      <w:r w:rsidRPr="0013754E">
        <w:rPr>
          <w:rFonts w:ascii="Times New Roman" w:eastAsia="Times New Roman" w:hAnsi="Times New Roman" w:cs="Times New Roman"/>
          <w:iCs/>
          <w:sz w:val="24"/>
          <w:szCs w:val="24"/>
        </w:rPr>
        <w:t xml:space="preserve">Researchers may want to minimize the FNR in situations where finding </w:t>
      </w:r>
      <w:r w:rsidR="0042387A" w:rsidRPr="0013754E">
        <w:rPr>
          <w:rFonts w:ascii="Times New Roman" w:eastAsia="Times New Roman" w:hAnsi="Times New Roman" w:cs="Times New Roman"/>
          <w:iCs/>
          <w:sz w:val="24"/>
          <w:szCs w:val="24"/>
        </w:rPr>
        <w:t>all affected</w:t>
      </w:r>
      <w:r w:rsidRPr="0013754E">
        <w:rPr>
          <w:rFonts w:ascii="Times New Roman" w:eastAsia="Times New Roman" w:hAnsi="Times New Roman" w:cs="Times New Roman"/>
          <w:iCs/>
          <w:sz w:val="24"/>
          <w:szCs w:val="24"/>
        </w:rPr>
        <w:t xml:space="preserve"> population</w:t>
      </w:r>
      <w:r w:rsidR="00EA50A6" w:rsidRPr="0013754E">
        <w:rPr>
          <w:rFonts w:ascii="Times New Roman" w:eastAsia="Times New Roman" w:hAnsi="Times New Roman" w:cs="Times New Roman"/>
          <w:iCs/>
          <w:sz w:val="24"/>
          <w:szCs w:val="24"/>
        </w:rPr>
        <w:t>s</w:t>
      </w:r>
      <w:r w:rsidRPr="0013754E">
        <w:rPr>
          <w:rFonts w:ascii="Times New Roman" w:eastAsia="Times New Roman" w:hAnsi="Times New Roman" w:cs="Times New Roman"/>
          <w:iCs/>
          <w:sz w:val="24"/>
          <w:szCs w:val="24"/>
        </w:rPr>
        <w:t xml:space="preserve"> is the most important aspect, for example, if there is limited time to take conservation action. </w:t>
      </w:r>
      <w:r w:rsidR="000D5772" w:rsidRPr="0013754E">
        <w:rPr>
          <w:rFonts w:ascii="Times New Roman" w:eastAsia="Times New Roman" w:hAnsi="Times New Roman" w:cs="Times New Roman"/>
          <w:iCs/>
          <w:sz w:val="24"/>
          <w:szCs w:val="24"/>
        </w:rPr>
        <w:t>S</w:t>
      </w:r>
      <w:r w:rsidR="00E244CD" w:rsidRPr="0013754E">
        <w:rPr>
          <w:rFonts w:ascii="Times New Roman" w:eastAsia="Times New Roman" w:hAnsi="Times New Roman" w:cs="Times New Roman"/>
          <w:sz w:val="24"/>
          <w:szCs w:val="24"/>
        </w:rPr>
        <w:t xml:space="preserve">electing </w:t>
      </w:r>
      <w:r w:rsidRPr="0013754E">
        <w:rPr>
          <w:rFonts w:ascii="Times New Roman" w:eastAsia="Times New Roman" w:hAnsi="Times New Roman" w:cs="Times New Roman"/>
          <w:sz w:val="24"/>
          <w:szCs w:val="24"/>
        </w:rPr>
        <w:t xml:space="preserve">a proper </w:t>
      </w:r>
      <w:r w:rsidR="00E244CD" w:rsidRPr="0013754E">
        <w:rPr>
          <w:rFonts w:ascii="Times New Roman" w:eastAsia="Times New Roman" w:hAnsi="Times New Roman" w:cs="Times New Roman"/>
          <w:sz w:val="24"/>
          <w:szCs w:val="24"/>
        </w:rPr>
        <w:t xml:space="preserve">significance </w:t>
      </w:r>
      <w:r w:rsidRPr="0013754E">
        <w:rPr>
          <w:rFonts w:ascii="Times New Roman" w:eastAsia="Times New Roman" w:hAnsi="Times New Roman" w:cs="Times New Roman"/>
          <w:sz w:val="24"/>
          <w:szCs w:val="24"/>
        </w:rPr>
        <w:t xml:space="preserve">threshold </w:t>
      </w:r>
      <w:r w:rsidR="00E244CD" w:rsidRPr="0013754E">
        <w:rPr>
          <w:rFonts w:ascii="Times New Roman" w:eastAsia="Times New Roman" w:hAnsi="Times New Roman" w:cs="Times New Roman"/>
          <w:sz w:val="24"/>
          <w:szCs w:val="24"/>
        </w:rPr>
        <w:t>for</w:t>
      </w:r>
      <w:r w:rsidRPr="0013754E">
        <w:rPr>
          <w:rFonts w:ascii="Times New Roman" w:eastAsia="Times New Roman" w:hAnsi="Times New Roman" w:cs="Times New Roman"/>
          <w:sz w:val="24"/>
          <w:szCs w:val="24"/>
        </w:rPr>
        <w:t xml:space="preserve"> the p-value calculated </w:t>
      </w:r>
      <w:r w:rsidR="00E244CD" w:rsidRPr="0013754E">
        <w:rPr>
          <w:rFonts w:ascii="Times New Roman" w:eastAsia="Times New Roman" w:hAnsi="Times New Roman" w:cs="Times New Roman"/>
          <w:sz w:val="24"/>
          <w:szCs w:val="24"/>
        </w:rPr>
        <w:t xml:space="preserve">from </w:t>
      </w:r>
      <w:r w:rsidRPr="0013754E">
        <w:rPr>
          <w:rFonts w:ascii="Times New Roman" w:eastAsia="Times New Roman" w:hAnsi="Times New Roman" w:cs="Times New Roman"/>
          <w:sz w:val="24"/>
          <w:szCs w:val="24"/>
        </w:rPr>
        <w:t xml:space="preserve">the TGI test permutations, and therefore defining </w:t>
      </w:r>
      <w:r w:rsidR="00E244CD" w:rsidRPr="0013754E">
        <w:rPr>
          <w:rFonts w:ascii="Times New Roman" w:eastAsia="Times New Roman" w:hAnsi="Times New Roman" w:cs="Times New Roman"/>
          <w:sz w:val="24"/>
          <w:szCs w:val="24"/>
        </w:rPr>
        <w:t>which changes in genetic diversity are significant or not</w:t>
      </w:r>
      <w:r w:rsidRPr="0013754E">
        <w:rPr>
          <w:rFonts w:ascii="Times New Roman" w:eastAsia="Times New Roman" w:hAnsi="Times New Roman" w:cs="Times New Roman"/>
          <w:sz w:val="24"/>
          <w:szCs w:val="24"/>
        </w:rPr>
        <w:t xml:space="preserve">, is important </w:t>
      </w:r>
      <w:r w:rsidR="00E244CD" w:rsidRPr="0013754E">
        <w:rPr>
          <w:rFonts w:ascii="Times New Roman" w:eastAsia="Times New Roman" w:hAnsi="Times New Roman" w:cs="Times New Roman"/>
          <w:sz w:val="24"/>
          <w:szCs w:val="24"/>
        </w:rPr>
        <w:t>for balancing</w:t>
      </w:r>
      <w:r w:rsidRPr="0013754E">
        <w:rPr>
          <w:rFonts w:ascii="Times New Roman" w:eastAsia="Times New Roman" w:hAnsi="Times New Roman" w:cs="Times New Roman"/>
          <w:sz w:val="24"/>
          <w:szCs w:val="24"/>
        </w:rPr>
        <w:t xml:space="preserve"> </w:t>
      </w:r>
      <w:r w:rsidR="00BD0358" w:rsidRPr="0013754E">
        <w:rPr>
          <w:rFonts w:ascii="Times New Roman" w:eastAsia="Times New Roman" w:hAnsi="Times New Roman" w:cs="Times New Roman"/>
          <w:sz w:val="24"/>
          <w:szCs w:val="24"/>
        </w:rPr>
        <w:t xml:space="preserve">selectivity (1 – FPR) and </w:t>
      </w:r>
      <w:r w:rsidRPr="0013754E">
        <w:rPr>
          <w:rFonts w:ascii="Times New Roman" w:eastAsia="Times New Roman" w:hAnsi="Times New Roman" w:cs="Times New Roman"/>
          <w:sz w:val="24"/>
          <w:szCs w:val="24"/>
        </w:rPr>
        <w:t>power (1 – FNR). To characteri</w:t>
      </w:r>
      <w:r w:rsidR="00E244CD" w:rsidRPr="0013754E">
        <w:rPr>
          <w:rFonts w:ascii="Times New Roman" w:eastAsia="Times New Roman" w:hAnsi="Times New Roman" w:cs="Times New Roman"/>
          <w:sz w:val="24"/>
          <w:szCs w:val="24"/>
        </w:rPr>
        <w:t>z</w:t>
      </w:r>
      <w:r w:rsidRPr="0013754E">
        <w:rPr>
          <w:rFonts w:ascii="Times New Roman" w:eastAsia="Times New Roman" w:hAnsi="Times New Roman" w:cs="Times New Roman"/>
          <w:sz w:val="24"/>
          <w:szCs w:val="24"/>
        </w:rPr>
        <w:t xml:space="preserve">e this compromise, we evaluated the statistical performance of TGI using a range of </w:t>
      </w:r>
      <w:r w:rsidR="00E244CD" w:rsidRPr="0013754E">
        <w:rPr>
          <w:rFonts w:ascii="Times New Roman" w:eastAsia="Times New Roman" w:hAnsi="Times New Roman" w:cs="Times New Roman"/>
          <w:sz w:val="24"/>
          <w:szCs w:val="24"/>
        </w:rPr>
        <w:t xml:space="preserve">significance </w:t>
      </w:r>
      <w:r w:rsidRPr="0013754E">
        <w:rPr>
          <w:rFonts w:ascii="Times New Roman" w:eastAsia="Times New Roman" w:hAnsi="Times New Roman" w:cs="Times New Roman"/>
          <w:sz w:val="24"/>
          <w:szCs w:val="24"/>
        </w:rPr>
        <w:t xml:space="preserve">thresholds for </w:t>
      </w:r>
      <w:r w:rsidR="00E244CD" w:rsidRPr="0013754E">
        <w:rPr>
          <w:rFonts w:ascii="Times New Roman" w:eastAsia="Times New Roman" w:hAnsi="Times New Roman" w:cs="Times New Roman"/>
          <w:sz w:val="24"/>
          <w:szCs w:val="24"/>
        </w:rPr>
        <w:t xml:space="preserve">calculating </w:t>
      </w:r>
      <w:r w:rsidRPr="0013754E">
        <w:rPr>
          <w:rFonts w:ascii="Times New Roman" w:eastAsia="Times New Roman" w:hAnsi="Times New Roman" w:cs="Times New Roman"/>
          <w:sz w:val="24"/>
          <w:szCs w:val="24"/>
        </w:rPr>
        <w:t>FPR and FNR: 0.0001, 0.001, 0.005, 0.01, 0.015, 0.020, 0.025, 0.030, 0.035, 0.040, 0.045, 0.050, 0.055, 0.060, 0.065, 0.070, 0.075, 0.080, 0.085, 0.090, 0.095, and 0.1</w:t>
      </w:r>
      <w:r w:rsidR="000D5772" w:rsidRPr="0013754E">
        <w:rPr>
          <w:rFonts w:ascii="Times New Roman" w:eastAsia="Times New Roman" w:hAnsi="Times New Roman" w:cs="Times New Roman"/>
          <w:sz w:val="24"/>
          <w:szCs w:val="24"/>
        </w:rPr>
        <w:t>.</w:t>
      </w:r>
      <w:r w:rsidR="00760A6F">
        <w:rPr>
          <w:rFonts w:ascii="Times New Roman" w:eastAsia="Times New Roman" w:hAnsi="Times New Roman" w:cs="Times New Roman"/>
          <w:sz w:val="24"/>
          <w:szCs w:val="24"/>
        </w:rPr>
        <w:t xml:space="preserve"> </w:t>
      </w:r>
      <w:r w:rsidR="00760A6F">
        <w:rPr>
          <w:rFonts w:ascii="Times New Roman" w:eastAsia="Times New Roman" w:hAnsi="Times New Roman" w:cs="Times New Roman"/>
          <w:iCs/>
          <w:sz w:val="24"/>
          <w:szCs w:val="24"/>
        </w:rPr>
        <w:t xml:space="preserve">We did not conduct </w:t>
      </w:r>
      <w:r w:rsidR="00760A6F" w:rsidRPr="00760A6F">
        <w:rPr>
          <w:rFonts w:ascii="Times New Roman" w:eastAsia="Times New Roman" w:hAnsi="Times New Roman" w:cs="Times New Roman"/>
          <w:iCs/>
          <w:sz w:val="24"/>
          <w:szCs w:val="24"/>
        </w:rPr>
        <w:t>corrections for multiple tests</w:t>
      </w:r>
      <w:r w:rsidR="00760A6F">
        <w:rPr>
          <w:rFonts w:ascii="Times New Roman" w:eastAsia="Times New Roman" w:hAnsi="Times New Roman" w:cs="Times New Roman"/>
          <w:iCs/>
          <w:sz w:val="24"/>
          <w:szCs w:val="24"/>
        </w:rPr>
        <w:t xml:space="preserve"> (</w:t>
      </w:r>
      <w:proofErr w:type="gramStart"/>
      <w:r w:rsidR="00760A6F">
        <w:rPr>
          <w:rFonts w:ascii="Times New Roman" w:eastAsia="Times New Roman" w:hAnsi="Times New Roman" w:cs="Times New Roman"/>
          <w:iCs/>
          <w:sz w:val="24"/>
          <w:szCs w:val="24"/>
        </w:rPr>
        <w:t>e.g.</w:t>
      </w:r>
      <w:proofErr w:type="gramEnd"/>
      <w:r w:rsidR="00760A6F">
        <w:rPr>
          <w:rFonts w:ascii="Times New Roman" w:eastAsia="Times New Roman" w:hAnsi="Times New Roman" w:cs="Times New Roman"/>
          <w:iCs/>
          <w:sz w:val="24"/>
          <w:szCs w:val="24"/>
        </w:rPr>
        <w:t xml:space="preserve"> Bonferroni) because in our simulation experiment, that would simply translate to choosing another range of thresholds. However, choosing to correct for multiple tests is possible in our function.</w:t>
      </w:r>
    </w:p>
    <w:p w14:paraId="74F5A1F3" w14:textId="77777777" w:rsidR="00D50D33" w:rsidRPr="0013754E" w:rsidRDefault="00D50D33" w:rsidP="00901297">
      <w:pPr>
        <w:pStyle w:val="Heading2"/>
        <w:spacing w:after="240" w:line="360" w:lineRule="auto"/>
        <w:rPr>
          <w:lang w:val="en-US"/>
        </w:rPr>
      </w:pPr>
      <w:r w:rsidRPr="0013754E">
        <w:rPr>
          <w:lang w:val="en-US"/>
        </w:rPr>
        <w:t>Time</w:t>
      </w:r>
    </w:p>
    <w:p w14:paraId="0E52D5A6" w14:textId="45B3EC46" w:rsidR="00D50D33" w:rsidRPr="0013754E" w:rsidRDefault="00D50D33" w:rsidP="00901297">
      <w:pPr>
        <w:spacing w:after="240" w:line="360" w:lineRule="auto"/>
        <w:rPr>
          <w:rFonts w:ascii="Times New Roman" w:eastAsia="Times New Roman" w:hAnsi="Times New Roman" w:cs="Times New Roman"/>
          <w:i/>
          <w:iCs/>
          <w:sz w:val="24"/>
          <w:szCs w:val="24"/>
        </w:rPr>
      </w:pPr>
      <w:r w:rsidRPr="0013754E">
        <w:rPr>
          <w:rFonts w:ascii="Times New Roman" w:eastAsia="Times New Roman" w:hAnsi="Times New Roman" w:cs="Times New Roman"/>
          <w:iCs/>
          <w:sz w:val="24"/>
          <w:szCs w:val="24"/>
        </w:rPr>
        <w:lastRenderedPageBreak/>
        <w:t xml:space="preserve">To assess how the time since the simulated demographic event affected our ability to detect genetic changes in each </w:t>
      </w:r>
      <w:r w:rsidR="00E244CD" w:rsidRPr="0013754E">
        <w:rPr>
          <w:rFonts w:ascii="Times New Roman" w:eastAsia="Times New Roman" w:hAnsi="Times New Roman" w:cs="Times New Roman"/>
          <w:iCs/>
          <w:sz w:val="24"/>
          <w:szCs w:val="24"/>
        </w:rPr>
        <w:t xml:space="preserve">of the nine </w:t>
      </w:r>
      <w:r w:rsidRPr="0013754E">
        <w:rPr>
          <w:rFonts w:ascii="Times New Roman" w:eastAsia="Times New Roman" w:hAnsi="Times New Roman" w:cs="Times New Roman"/>
          <w:iCs/>
          <w:sz w:val="24"/>
          <w:szCs w:val="24"/>
        </w:rPr>
        <w:t>dispersal/spatial extent scenario</w:t>
      </w:r>
      <w:r w:rsidR="00E244CD" w:rsidRPr="0013754E">
        <w:rPr>
          <w:rFonts w:ascii="Times New Roman" w:eastAsia="Times New Roman" w:hAnsi="Times New Roman" w:cs="Times New Roman"/>
          <w:iCs/>
          <w:sz w:val="24"/>
          <w:szCs w:val="24"/>
        </w:rPr>
        <w:t>s</w:t>
      </w:r>
      <w:r w:rsidRPr="0013754E">
        <w:rPr>
          <w:rFonts w:ascii="Times New Roman" w:eastAsia="Times New Roman" w:hAnsi="Times New Roman" w:cs="Times New Roman"/>
          <w:iCs/>
          <w:sz w:val="24"/>
          <w:szCs w:val="24"/>
        </w:rPr>
        <w:t>, we calculated the TGI for simu</w:t>
      </w:r>
      <w:r w:rsidR="00CB44DC" w:rsidRPr="0013754E">
        <w:rPr>
          <w:rFonts w:ascii="Times New Roman" w:eastAsia="Times New Roman" w:hAnsi="Times New Roman" w:cs="Times New Roman"/>
          <w:iCs/>
          <w:sz w:val="24"/>
          <w:szCs w:val="24"/>
        </w:rPr>
        <w:t>lated data collected up to nine generations</w:t>
      </w:r>
      <w:r w:rsidRPr="0013754E">
        <w:rPr>
          <w:rFonts w:ascii="Times New Roman" w:eastAsia="Times New Roman" w:hAnsi="Times New Roman" w:cs="Times New Roman"/>
          <w:iCs/>
          <w:sz w:val="24"/>
          <w:szCs w:val="24"/>
        </w:rPr>
        <w:t xml:space="preserve"> before and after the event and compared it to the TGI calculated from data collected immediately before and after the event </w:t>
      </w:r>
      <w:r w:rsidR="00195CFD">
        <w:rPr>
          <w:rFonts w:ascii="Times New Roman" w:eastAsia="Times New Roman" w:hAnsi="Times New Roman" w:cs="Times New Roman"/>
          <w:iCs/>
          <w:sz w:val="24"/>
          <w:szCs w:val="24"/>
        </w:rPr>
        <w:t>generation</w:t>
      </w:r>
      <w:r w:rsidRPr="0013754E">
        <w:rPr>
          <w:rFonts w:ascii="Times New Roman" w:eastAsia="Times New Roman" w:hAnsi="Times New Roman" w:cs="Times New Roman"/>
          <w:iCs/>
          <w:sz w:val="24"/>
          <w:szCs w:val="24"/>
        </w:rPr>
        <w:t xml:space="preserve">. We chose nine </w:t>
      </w:r>
      <w:r w:rsidR="00195CFD">
        <w:rPr>
          <w:rFonts w:ascii="Times New Roman" w:eastAsia="Times New Roman" w:hAnsi="Times New Roman" w:cs="Times New Roman"/>
          <w:iCs/>
          <w:sz w:val="24"/>
          <w:szCs w:val="24"/>
        </w:rPr>
        <w:t>generation</w:t>
      </w:r>
      <w:r w:rsidRPr="0013754E">
        <w:rPr>
          <w:rFonts w:ascii="Times New Roman" w:eastAsia="Times New Roman" w:hAnsi="Times New Roman" w:cs="Times New Roman"/>
          <w:iCs/>
          <w:sz w:val="24"/>
          <w:szCs w:val="24"/>
        </w:rPr>
        <w:t xml:space="preserve">s as the maximum time between samplings </w:t>
      </w:r>
      <w:r w:rsidR="00790332" w:rsidRPr="0013754E">
        <w:rPr>
          <w:rFonts w:ascii="Times New Roman" w:eastAsia="Times New Roman" w:hAnsi="Times New Roman" w:cs="Times New Roman"/>
          <w:iCs/>
          <w:sz w:val="24"/>
          <w:szCs w:val="24"/>
        </w:rPr>
        <w:t xml:space="preserve">(nine </w:t>
      </w:r>
      <w:r w:rsidR="00195CFD">
        <w:rPr>
          <w:rFonts w:ascii="Times New Roman" w:eastAsia="Times New Roman" w:hAnsi="Times New Roman" w:cs="Times New Roman"/>
          <w:iCs/>
          <w:sz w:val="24"/>
          <w:szCs w:val="24"/>
        </w:rPr>
        <w:t>generation</w:t>
      </w:r>
      <w:r w:rsidR="00790332" w:rsidRPr="0013754E">
        <w:rPr>
          <w:rFonts w:ascii="Times New Roman" w:eastAsia="Times New Roman" w:hAnsi="Times New Roman" w:cs="Times New Roman"/>
          <w:iCs/>
          <w:sz w:val="24"/>
          <w:szCs w:val="24"/>
        </w:rPr>
        <w:t>s before the event,</w:t>
      </w:r>
      <w:r w:rsidR="004C6358" w:rsidRPr="0013754E">
        <w:rPr>
          <w:rFonts w:ascii="Times New Roman" w:eastAsia="Times New Roman" w:hAnsi="Times New Roman" w:cs="Times New Roman"/>
          <w:iCs/>
          <w:sz w:val="24"/>
          <w:szCs w:val="24"/>
        </w:rPr>
        <w:t xml:space="preserve"> </w:t>
      </w:r>
      <w:r w:rsidR="00790332" w:rsidRPr="0013754E">
        <w:rPr>
          <w:rFonts w:ascii="Times New Roman" w:eastAsia="Times New Roman" w:hAnsi="Times New Roman" w:cs="Times New Roman"/>
          <w:iCs/>
          <w:sz w:val="24"/>
          <w:szCs w:val="24"/>
        </w:rPr>
        <w:t xml:space="preserve">or nine </w:t>
      </w:r>
      <w:r w:rsidR="00195CFD">
        <w:rPr>
          <w:rFonts w:ascii="Times New Roman" w:eastAsia="Times New Roman" w:hAnsi="Times New Roman" w:cs="Times New Roman"/>
          <w:iCs/>
          <w:sz w:val="24"/>
          <w:szCs w:val="24"/>
        </w:rPr>
        <w:t>generation</w:t>
      </w:r>
      <w:r w:rsidR="00790332" w:rsidRPr="0013754E">
        <w:rPr>
          <w:rFonts w:ascii="Times New Roman" w:eastAsia="Times New Roman" w:hAnsi="Times New Roman" w:cs="Times New Roman"/>
          <w:iCs/>
          <w:sz w:val="24"/>
          <w:szCs w:val="24"/>
        </w:rPr>
        <w:t xml:space="preserve">s after the event) </w:t>
      </w:r>
      <w:r w:rsidRPr="0013754E">
        <w:rPr>
          <w:rFonts w:ascii="Times New Roman" w:eastAsia="Times New Roman" w:hAnsi="Times New Roman" w:cs="Times New Roman"/>
          <w:iCs/>
          <w:sz w:val="24"/>
          <w:szCs w:val="24"/>
        </w:rPr>
        <w:t xml:space="preserve">because this timeline is longer than most “before/after” population genetic studies in the literature and most long-term ecological research programs monitor at a shorter time interval. Comparisons </w:t>
      </w:r>
      <w:r w:rsidR="00E244CD" w:rsidRPr="0013754E">
        <w:rPr>
          <w:rFonts w:ascii="Times New Roman" w:eastAsia="Times New Roman" w:hAnsi="Times New Roman" w:cs="Times New Roman"/>
          <w:iCs/>
          <w:sz w:val="24"/>
          <w:szCs w:val="24"/>
        </w:rPr>
        <w:t xml:space="preserve">between TGI results </w:t>
      </w:r>
      <w:r w:rsidRPr="0013754E">
        <w:rPr>
          <w:rFonts w:ascii="Times New Roman" w:eastAsia="Times New Roman" w:hAnsi="Times New Roman" w:cs="Times New Roman"/>
          <w:iCs/>
          <w:sz w:val="24"/>
          <w:szCs w:val="24"/>
        </w:rPr>
        <w:t xml:space="preserve">were based on the </w:t>
      </w:r>
      <w:r w:rsidR="00E244CD" w:rsidRPr="0013754E">
        <w:rPr>
          <w:rFonts w:ascii="Times New Roman" w:eastAsia="Times New Roman" w:hAnsi="Times New Roman" w:cs="Times New Roman"/>
          <w:iCs/>
          <w:sz w:val="24"/>
          <w:szCs w:val="24"/>
        </w:rPr>
        <w:t>FPR</w:t>
      </w:r>
      <w:r w:rsidRPr="0013754E">
        <w:rPr>
          <w:rFonts w:ascii="Times New Roman" w:eastAsia="Times New Roman" w:hAnsi="Times New Roman" w:cs="Times New Roman"/>
          <w:iCs/>
          <w:sz w:val="24"/>
          <w:szCs w:val="24"/>
        </w:rPr>
        <w:t xml:space="preserve"> and </w:t>
      </w:r>
      <w:r w:rsidR="00E244CD" w:rsidRPr="0013754E">
        <w:rPr>
          <w:rFonts w:ascii="Times New Roman" w:eastAsia="Times New Roman" w:hAnsi="Times New Roman" w:cs="Times New Roman"/>
          <w:iCs/>
          <w:sz w:val="24"/>
          <w:szCs w:val="24"/>
        </w:rPr>
        <w:t>FNR</w:t>
      </w:r>
      <w:r w:rsidRPr="0013754E">
        <w:rPr>
          <w:rFonts w:ascii="Times New Roman" w:eastAsia="Times New Roman" w:hAnsi="Times New Roman" w:cs="Times New Roman"/>
          <w:iCs/>
          <w:sz w:val="24"/>
          <w:szCs w:val="24"/>
        </w:rPr>
        <w:t xml:space="preserve"> calculated </w:t>
      </w:r>
      <w:r w:rsidR="00E244CD" w:rsidRPr="0013754E">
        <w:rPr>
          <w:rFonts w:ascii="Times New Roman" w:eastAsia="Times New Roman" w:hAnsi="Times New Roman" w:cs="Times New Roman"/>
          <w:iCs/>
          <w:sz w:val="24"/>
          <w:szCs w:val="24"/>
        </w:rPr>
        <w:t>at a</w:t>
      </w:r>
      <w:r w:rsidRPr="0013754E">
        <w:rPr>
          <w:rFonts w:ascii="Times New Roman" w:eastAsia="Times New Roman" w:hAnsi="Times New Roman" w:cs="Times New Roman"/>
          <w:iCs/>
          <w:sz w:val="24"/>
          <w:szCs w:val="24"/>
        </w:rPr>
        <w:t xml:space="preserve"> significance threshold of p </w:t>
      </w:r>
      <w:r w:rsidR="004F4B95" w:rsidRPr="0013754E">
        <w:rPr>
          <w:rFonts w:ascii="Times New Roman" w:eastAsia="Times New Roman" w:hAnsi="Times New Roman" w:cs="Times New Roman"/>
          <w:iCs/>
          <w:sz w:val="24"/>
          <w:szCs w:val="24"/>
        </w:rPr>
        <w:t>≤</w:t>
      </w:r>
      <w:r w:rsidRPr="0013754E">
        <w:rPr>
          <w:rFonts w:ascii="Times New Roman" w:eastAsia="Times New Roman" w:hAnsi="Times New Roman" w:cs="Times New Roman"/>
          <w:iCs/>
          <w:sz w:val="24"/>
          <w:szCs w:val="24"/>
        </w:rPr>
        <w:t xml:space="preserve"> 0.05, as this threshold was a good compromise between different performance metrics in our earlier results.</w:t>
      </w:r>
    </w:p>
    <w:p w14:paraId="3F522815" w14:textId="28DEBE89" w:rsidR="00760250" w:rsidRPr="0013754E" w:rsidRDefault="00760250" w:rsidP="00901297">
      <w:pPr>
        <w:pStyle w:val="Heading2"/>
        <w:spacing w:after="240" w:line="360" w:lineRule="auto"/>
        <w:rPr>
          <w:lang w:val="en-US"/>
        </w:rPr>
      </w:pPr>
      <w:r w:rsidRPr="0013754E">
        <w:rPr>
          <w:lang w:val="en-US"/>
        </w:rPr>
        <w:t>Controls</w:t>
      </w:r>
      <w:r w:rsidR="00606D80" w:rsidRPr="0013754E">
        <w:rPr>
          <w:lang w:val="en-US"/>
        </w:rPr>
        <w:t xml:space="preserve"> </w:t>
      </w:r>
    </w:p>
    <w:p w14:paraId="4DD880CC" w14:textId="6153C3B7" w:rsidR="00760250" w:rsidRPr="0013754E" w:rsidRDefault="002C09F6"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We additionally ran control </w:t>
      </w:r>
      <w:r w:rsidR="00760250" w:rsidRPr="0013754E">
        <w:rPr>
          <w:rFonts w:ascii="Times New Roman" w:eastAsia="Times New Roman" w:hAnsi="Times New Roman" w:cs="Times New Roman"/>
          <w:sz w:val="24"/>
          <w:szCs w:val="24"/>
        </w:rPr>
        <w:t xml:space="preserve">simulations in which populations were </w:t>
      </w:r>
      <w:r w:rsidRPr="0013754E">
        <w:rPr>
          <w:rFonts w:ascii="Times New Roman" w:eastAsia="Times New Roman" w:hAnsi="Times New Roman" w:cs="Times New Roman"/>
          <w:sz w:val="24"/>
          <w:szCs w:val="24"/>
        </w:rPr>
        <w:t xml:space="preserve">not </w:t>
      </w:r>
      <w:r w:rsidR="00760250" w:rsidRPr="0013754E">
        <w:rPr>
          <w:rFonts w:ascii="Times New Roman" w:eastAsia="Times New Roman" w:hAnsi="Times New Roman" w:cs="Times New Roman"/>
          <w:sz w:val="24"/>
          <w:szCs w:val="24"/>
        </w:rPr>
        <w:t xml:space="preserve">affected by demographic events and were therefore only subject to the processes of gene flow, drift, and mutation. Dispersal was the only parameter that varied among the control simulations, resulting in three control scenarios (Table 1). We </w:t>
      </w:r>
      <w:r w:rsidR="0075022C" w:rsidRPr="0013754E">
        <w:rPr>
          <w:rFonts w:ascii="Times New Roman" w:eastAsia="Times New Roman" w:hAnsi="Times New Roman" w:cs="Times New Roman"/>
          <w:sz w:val="24"/>
          <w:szCs w:val="24"/>
        </w:rPr>
        <w:t xml:space="preserve">only </w:t>
      </w:r>
      <w:r w:rsidR="00760250" w:rsidRPr="0013754E">
        <w:rPr>
          <w:rFonts w:ascii="Times New Roman" w:eastAsia="Times New Roman" w:hAnsi="Times New Roman" w:cs="Times New Roman"/>
          <w:sz w:val="24"/>
          <w:szCs w:val="24"/>
        </w:rPr>
        <w:t xml:space="preserve">evaluated the </w:t>
      </w:r>
      <w:r w:rsidR="00760250" w:rsidRPr="0013754E">
        <w:rPr>
          <w:rFonts w:ascii="Times New Roman" w:eastAsia="Times New Roman" w:hAnsi="Times New Roman" w:cs="Times New Roman"/>
          <w:iCs/>
          <w:sz w:val="24"/>
          <w:szCs w:val="24"/>
        </w:rPr>
        <w:t>FPR</w:t>
      </w:r>
      <w:r w:rsidR="00760250" w:rsidRPr="0013754E">
        <w:rPr>
          <w:rFonts w:ascii="Times New Roman" w:eastAsia="Times New Roman" w:hAnsi="Times New Roman" w:cs="Times New Roman"/>
          <w:sz w:val="24"/>
          <w:szCs w:val="24"/>
        </w:rPr>
        <w:t xml:space="preserve"> of these control scenarios</w:t>
      </w:r>
      <w:r w:rsidR="00B75611" w:rsidRPr="0013754E">
        <w:rPr>
          <w:rFonts w:ascii="Times New Roman" w:eastAsia="Times New Roman" w:hAnsi="Times New Roman" w:cs="Times New Roman"/>
          <w:sz w:val="24"/>
          <w:szCs w:val="24"/>
        </w:rPr>
        <w:t>;</w:t>
      </w:r>
      <w:r w:rsidR="0075022C" w:rsidRPr="0013754E">
        <w:rPr>
          <w:rFonts w:ascii="Times New Roman" w:eastAsia="Times New Roman" w:hAnsi="Times New Roman" w:cs="Times New Roman"/>
          <w:sz w:val="24"/>
          <w:szCs w:val="24"/>
        </w:rPr>
        <w:t xml:space="preserve"> </w:t>
      </w:r>
      <w:r w:rsidR="00B75611" w:rsidRPr="0013754E">
        <w:rPr>
          <w:rFonts w:ascii="Times New Roman" w:eastAsia="Times New Roman" w:hAnsi="Times New Roman" w:cs="Times New Roman"/>
          <w:sz w:val="24"/>
          <w:szCs w:val="24"/>
        </w:rPr>
        <w:t xml:space="preserve">because there were no true positives or false negatives for populations affected by the demographic event, </w:t>
      </w:r>
      <w:r w:rsidR="0075022C" w:rsidRPr="0013754E">
        <w:rPr>
          <w:rFonts w:ascii="Times New Roman" w:eastAsia="Times New Roman" w:hAnsi="Times New Roman" w:cs="Times New Roman"/>
          <w:sz w:val="24"/>
          <w:szCs w:val="24"/>
        </w:rPr>
        <w:t xml:space="preserve">the </w:t>
      </w:r>
      <w:r w:rsidR="00760250" w:rsidRPr="0013754E">
        <w:rPr>
          <w:rFonts w:ascii="Times New Roman" w:eastAsia="Times New Roman" w:hAnsi="Times New Roman" w:cs="Times New Roman"/>
          <w:sz w:val="24"/>
          <w:szCs w:val="24"/>
        </w:rPr>
        <w:t xml:space="preserve">FNR </w:t>
      </w:r>
      <w:r w:rsidR="0075022C" w:rsidRPr="0013754E">
        <w:rPr>
          <w:rFonts w:ascii="Times New Roman" w:eastAsia="Times New Roman" w:hAnsi="Times New Roman" w:cs="Times New Roman"/>
          <w:sz w:val="24"/>
          <w:szCs w:val="24"/>
        </w:rPr>
        <w:t>was always equal to 0</w:t>
      </w:r>
      <w:r w:rsidR="00760250" w:rsidRPr="0013754E">
        <w:rPr>
          <w:rFonts w:ascii="Times New Roman" w:eastAsia="Times New Roman" w:hAnsi="Times New Roman" w:cs="Times New Roman"/>
          <w:sz w:val="24"/>
          <w:szCs w:val="24"/>
        </w:rPr>
        <w:t xml:space="preserve">. </w:t>
      </w:r>
      <w:r w:rsidR="0075022C" w:rsidRPr="0013754E">
        <w:rPr>
          <w:rFonts w:ascii="Times New Roman" w:eastAsia="Times New Roman" w:hAnsi="Times New Roman" w:cs="Times New Roman"/>
          <w:sz w:val="24"/>
          <w:szCs w:val="24"/>
        </w:rPr>
        <w:t>T</w:t>
      </w:r>
      <w:r w:rsidR="00760250" w:rsidRPr="0013754E">
        <w:rPr>
          <w:rFonts w:ascii="Times New Roman" w:eastAsia="Times New Roman" w:hAnsi="Times New Roman" w:cs="Times New Roman"/>
          <w:sz w:val="24"/>
          <w:szCs w:val="24"/>
        </w:rPr>
        <w:t xml:space="preserve">he performance of </w:t>
      </w:r>
      <w:r w:rsidR="00B75611" w:rsidRPr="0013754E">
        <w:rPr>
          <w:rFonts w:ascii="Times New Roman" w:eastAsia="Times New Roman" w:hAnsi="Times New Roman" w:cs="Times New Roman"/>
          <w:sz w:val="24"/>
          <w:szCs w:val="24"/>
        </w:rPr>
        <w:t xml:space="preserve">experimental </w:t>
      </w:r>
      <w:r w:rsidR="00760250" w:rsidRPr="0013754E">
        <w:rPr>
          <w:rFonts w:ascii="Times New Roman" w:eastAsia="Times New Roman" w:hAnsi="Times New Roman" w:cs="Times New Roman"/>
          <w:sz w:val="24"/>
          <w:szCs w:val="24"/>
        </w:rPr>
        <w:t xml:space="preserve">scenarios </w:t>
      </w:r>
      <w:r w:rsidR="00B75611" w:rsidRPr="0013754E">
        <w:rPr>
          <w:rFonts w:ascii="Times New Roman" w:eastAsia="Times New Roman" w:hAnsi="Times New Roman" w:cs="Times New Roman"/>
          <w:sz w:val="24"/>
          <w:szCs w:val="24"/>
        </w:rPr>
        <w:t>was</w:t>
      </w:r>
      <w:r w:rsidR="00760250" w:rsidRPr="0013754E">
        <w:rPr>
          <w:rFonts w:ascii="Times New Roman" w:eastAsia="Times New Roman" w:hAnsi="Times New Roman" w:cs="Times New Roman"/>
          <w:sz w:val="24"/>
          <w:szCs w:val="24"/>
        </w:rPr>
        <w:t xml:space="preserve"> always </w:t>
      </w:r>
      <w:r w:rsidR="0075022C" w:rsidRPr="0013754E">
        <w:rPr>
          <w:rFonts w:ascii="Times New Roman" w:eastAsia="Times New Roman" w:hAnsi="Times New Roman" w:cs="Times New Roman"/>
          <w:sz w:val="24"/>
          <w:szCs w:val="24"/>
        </w:rPr>
        <w:t xml:space="preserve">compared to </w:t>
      </w:r>
      <w:r w:rsidR="00760250" w:rsidRPr="0013754E">
        <w:rPr>
          <w:rFonts w:ascii="Times New Roman" w:eastAsia="Times New Roman" w:hAnsi="Times New Roman" w:cs="Times New Roman"/>
          <w:sz w:val="24"/>
          <w:szCs w:val="24"/>
        </w:rPr>
        <w:t xml:space="preserve">the control </w:t>
      </w:r>
      <w:r w:rsidR="00B75611" w:rsidRPr="0013754E">
        <w:rPr>
          <w:rFonts w:ascii="Times New Roman" w:eastAsia="Times New Roman" w:hAnsi="Times New Roman" w:cs="Times New Roman"/>
          <w:sz w:val="24"/>
          <w:szCs w:val="24"/>
        </w:rPr>
        <w:t>scenario with the same dispersal capacity</w:t>
      </w:r>
      <w:r w:rsidR="00760250" w:rsidRPr="0013754E">
        <w:rPr>
          <w:rFonts w:ascii="Times New Roman" w:eastAsia="Times New Roman" w:hAnsi="Times New Roman" w:cs="Times New Roman"/>
          <w:sz w:val="24"/>
          <w:szCs w:val="24"/>
        </w:rPr>
        <w:t>.</w:t>
      </w:r>
    </w:p>
    <w:p w14:paraId="5C2ECABF" w14:textId="40107FBB" w:rsidR="001C7C1F" w:rsidRPr="0013754E" w:rsidRDefault="00760250" w:rsidP="00901297">
      <w:pPr>
        <w:pStyle w:val="Heading2"/>
        <w:spacing w:after="240" w:line="360" w:lineRule="auto"/>
        <w:rPr>
          <w:lang w:val="en-US"/>
        </w:rPr>
      </w:pPr>
      <w:r w:rsidRPr="0013754E">
        <w:rPr>
          <w:lang w:val="en-US"/>
        </w:rPr>
        <w:t>Software</w:t>
      </w:r>
    </w:p>
    <w:p w14:paraId="64E7B1D2" w14:textId="231E4E7D" w:rsidR="00760250" w:rsidRPr="004E5259" w:rsidRDefault="00760250" w:rsidP="00901297">
      <w:pPr>
        <w:spacing w:after="240" w:line="360" w:lineRule="auto"/>
        <w:rPr>
          <w:rFonts w:ascii="Times New Roman" w:eastAsia="Times New Roman" w:hAnsi="Times New Roman" w:cs="Times New Roman"/>
          <w:sz w:val="24"/>
          <w:szCs w:val="24"/>
        </w:rPr>
      </w:pPr>
      <w:proofErr w:type="spellStart"/>
      <w:r w:rsidRPr="0013754E">
        <w:rPr>
          <w:rFonts w:ascii="Times New Roman" w:eastAsia="Times New Roman" w:hAnsi="Times New Roman" w:cs="Times New Roman"/>
          <w:i/>
          <w:sz w:val="24"/>
          <w:szCs w:val="24"/>
        </w:rPr>
        <w:t>CDMetaPOP</w:t>
      </w:r>
      <w:proofErr w:type="spellEnd"/>
      <w:r w:rsidRPr="0013754E">
        <w:rPr>
          <w:rFonts w:ascii="Times New Roman" w:eastAsia="Times New Roman" w:hAnsi="Times New Roman" w:cs="Times New Roman"/>
          <w:sz w:val="24"/>
          <w:szCs w:val="24"/>
        </w:rPr>
        <w:t xml:space="preserve"> runs on </w:t>
      </w:r>
      <w:r w:rsidRPr="0013754E">
        <w:rPr>
          <w:rFonts w:ascii="Times New Roman" w:eastAsia="Times New Roman" w:hAnsi="Times New Roman" w:cs="Times New Roman"/>
          <w:i/>
          <w:sz w:val="24"/>
          <w:szCs w:val="24"/>
        </w:rPr>
        <w:t>Python 2.7</w:t>
      </w:r>
      <w:r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(Landguth, Bearlin, et al., 2017)</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We used the </w:t>
      </w:r>
      <w:r w:rsidRPr="0013754E">
        <w:rPr>
          <w:rFonts w:ascii="Times New Roman" w:eastAsia="Times New Roman" w:hAnsi="Times New Roman" w:cs="Times New Roman"/>
          <w:i/>
          <w:sz w:val="24"/>
          <w:szCs w:val="24"/>
        </w:rPr>
        <w:t>R</w:t>
      </w:r>
      <w:r w:rsidRPr="0013754E">
        <w:rPr>
          <w:rFonts w:ascii="Times New Roman" w:eastAsia="Times New Roman" w:hAnsi="Times New Roman" w:cs="Times New Roman"/>
          <w:sz w:val="24"/>
          <w:szCs w:val="24"/>
        </w:rPr>
        <w:t xml:space="preserve"> software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(R Core Team, 2019)</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in the </w:t>
      </w:r>
      <w:r w:rsidRPr="0013754E">
        <w:rPr>
          <w:rFonts w:ascii="Times New Roman" w:eastAsia="Times New Roman" w:hAnsi="Times New Roman" w:cs="Times New Roman"/>
          <w:i/>
          <w:sz w:val="24"/>
          <w:szCs w:val="24"/>
        </w:rPr>
        <w:t>RStudio</w:t>
      </w:r>
      <w:r w:rsidRPr="0013754E">
        <w:rPr>
          <w:rFonts w:ascii="Times New Roman" w:eastAsia="Times New Roman" w:hAnsi="Times New Roman" w:cs="Times New Roman"/>
          <w:sz w:val="24"/>
          <w:szCs w:val="24"/>
        </w:rPr>
        <w:t xml:space="preserve"> IDE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(RStudio Team, 2018)</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for all analyses and illustration</w:t>
      </w:r>
      <w:r w:rsidR="0075022C"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We used the </w:t>
      </w:r>
      <w:proofErr w:type="spellStart"/>
      <w:r w:rsidRPr="0013754E">
        <w:rPr>
          <w:rFonts w:ascii="Times New Roman" w:eastAsia="Times New Roman" w:hAnsi="Times New Roman" w:cs="Times New Roman"/>
          <w:i/>
          <w:sz w:val="24"/>
          <w:szCs w:val="24"/>
        </w:rPr>
        <w:t>adegenet</w:t>
      </w:r>
      <w:proofErr w:type="spellEnd"/>
      <w:r w:rsidRPr="0013754E">
        <w:rPr>
          <w:rFonts w:ascii="Times New Roman" w:eastAsia="Times New Roman" w:hAnsi="Times New Roman" w:cs="Times New Roman"/>
          <w:i/>
          <w:sz w:val="24"/>
          <w:szCs w:val="24"/>
        </w:rPr>
        <w:t xml:space="preserve"> </w:t>
      </w:r>
      <w:r w:rsidRPr="0013754E">
        <w:rPr>
          <w:rFonts w:ascii="Times New Roman" w:eastAsia="Times New Roman" w:hAnsi="Times New Roman" w:cs="Times New Roman"/>
          <w:i/>
          <w:sz w:val="24"/>
          <w:szCs w:val="24"/>
        </w:rPr>
        <w:fldChar w:fldCharType="begin" w:fldLock="1"/>
      </w:r>
      <w:r w:rsidR="0062227C" w:rsidRPr="0013754E">
        <w:rPr>
          <w:rFonts w:ascii="Times New Roman" w:eastAsia="Times New Roman" w:hAnsi="Times New Roman" w:cs="Times New Roman"/>
          <w:i/>
          <w:sz w:val="24"/>
          <w:szCs w:val="24"/>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Pr="0013754E">
        <w:rPr>
          <w:rFonts w:ascii="Times New Roman" w:eastAsia="Times New Roman" w:hAnsi="Times New Roman" w:cs="Times New Roman"/>
          <w:i/>
          <w:sz w:val="24"/>
          <w:szCs w:val="24"/>
        </w:rPr>
        <w:fldChar w:fldCharType="separate"/>
      </w:r>
      <w:r w:rsidR="0062227C" w:rsidRPr="0013754E">
        <w:rPr>
          <w:rFonts w:ascii="Times New Roman" w:eastAsia="Times New Roman" w:hAnsi="Times New Roman" w:cs="Times New Roman"/>
          <w:noProof/>
          <w:sz w:val="24"/>
          <w:szCs w:val="24"/>
        </w:rPr>
        <w:t>(Jombart, 2008; Jombart &amp; Ahmed, 2011)</w:t>
      </w:r>
      <w:r w:rsidRPr="0013754E">
        <w:rPr>
          <w:rFonts w:ascii="Times New Roman" w:eastAsia="Times New Roman" w:hAnsi="Times New Roman" w:cs="Times New Roman"/>
          <w:i/>
          <w:sz w:val="24"/>
          <w:szCs w:val="24"/>
        </w:rPr>
        <w:fldChar w:fldCharType="end"/>
      </w:r>
      <w:r w:rsidRPr="0013754E">
        <w:rPr>
          <w:rFonts w:ascii="Times New Roman" w:eastAsia="Times New Roman" w:hAnsi="Times New Roman" w:cs="Times New Roman"/>
          <w:sz w:val="24"/>
          <w:szCs w:val="24"/>
        </w:rPr>
        <w:t xml:space="preserve">, </w:t>
      </w:r>
      <w:proofErr w:type="spellStart"/>
      <w:r w:rsidRPr="0013754E">
        <w:rPr>
          <w:rFonts w:ascii="Times New Roman" w:eastAsia="Times New Roman" w:hAnsi="Times New Roman" w:cs="Times New Roman"/>
          <w:i/>
          <w:sz w:val="24"/>
          <w:szCs w:val="24"/>
        </w:rPr>
        <w:t>pegas</w:t>
      </w:r>
      <w:proofErr w:type="spellEnd"/>
      <w:r w:rsidRPr="0013754E">
        <w:rPr>
          <w:rFonts w:ascii="Times New Roman" w:eastAsia="Times New Roman" w:hAnsi="Times New Roman" w:cs="Times New Roman"/>
          <w:i/>
          <w:sz w:val="24"/>
          <w:szCs w:val="24"/>
        </w:rPr>
        <w:t xml:space="preserve"> </w:t>
      </w:r>
      <w:r w:rsidRPr="0013754E">
        <w:rPr>
          <w:rFonts w:ascii="Times New Roman" w:eastAsia="Times New Roman" w:hAnsi="Times New Roman" w:cs="Times New Roman"/>
          <w:i/>
          <w:sz w:val="24"/>
          <w:szCs w:val="24"/>
        </w:rPr>
        <w:fldChar w:fldCharType="begin" w:fldLock="1"/>
      </w:r>
      <w:r w:rsidR="0062227C" w:rsidRPr="0013754E">
        <w:rPr>
          <w:rFonts w:ascii="Times New Roman" w:eastAsia="Times New Roman" w:hAnsi="Times New Roman" w:cs="Times New Roman"/>
          <w:i/>
          <w:sz w:val="24"/>
          <w:szCs w:val="24"/>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Pr="0013754E">
        <w:rPr>
          <w:rFonts w:ascii="Times New Roman" w:eastAsia="Times New Roman" w:hAnsi="Times New Roman" w:cs="Times New Roman"/>
          <w:i/>
          <w:sz w:val="24"/>
          <w:szCs w:val="24"/>
        </w:rPr>
        <w:fldChar w:fldCharType="separate"/>
      </w:r>
      <w:r w:rsidR="0062227C" w:rsidRPr="0013754E">
        <w:rPr>
          <w:rFonts w:ascii="Times New Roman" w:eastAsia="Times New Roman" w:hAnsi="Times New Roman" w:cs="Times New Roman"/>
          <w:noProof/>
          <w:sz w:val="24"/>
          <w:szCs w:val="24"/>
        </w:rPr>
        <w:t>(Paradis, 2010)</w:t>
      </w:r>
      <w:r w:rsidRPr="0013754E">
        <w:rPr>
          <w:rFonts w:ascii="Times New Roman" w:eastAsia="Times New Roman" w:hAnsi="Times New Roman" w:cs="Times New Roman"/>
          <w:i/>
          <w:sz w:val="24"/>
          <w:szCs w:val="24"/>
        </w:rPr>
        <w:fldChar w:fldCharType="end"/>
      </w:r>
      <w:r w:rsidRPr="0013754E">
        <w:rPr>
          <w:rFonts w:ascii="Times New Roman" w:eastAsia="Times New Roman" w:hAnsi="Times New Roman" w:cs="Times New Roman"/>
          <w:sz w:val="24"/>
          <w:szCs w:val="24"/>
        </w:rPr>
        <w:t xml:space="preserve">, </w:t>
      </w:r>
      <w:proofErr w:type="spellStart"/>
      <w:r w:rsidRPr="0013754E">
        <w:rPr>
          <w:rFonts w:ascii="Times New Roman" w:eastAsia="Times New Roman" w:hAnsi="Times New Roman" w:cs="Times New Roman"/>
          <w:i/>
          <w:sz w:val="24"/>
          <w:szCs w:val="24"/>
        </w:rPr>
        <w:t>poppr</w:t>
      </w:r>
      <w:proofErr w:type="spellEnd"/>
      <w:r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clonality","type":"article-journal","volume":"6"},"uris":["http://www.mendeley.com/documents/?uuid=b8c0397a-7640-4639-8d1d-3e032ec6fbd0"]}],"mendeley":{"formattedCitation":"(Kamvar, Brooks, &amp; Grünwald, 2015; Kamvar, Tabima, &amp; Gr̈unwald, 2014)","plainTextFormattedCitation":"(Kamvar, Brooks, &amp; Grünwald, 2015; Kamvar, Tabima, &amp; Gr̈unwald, 2014)","previouslyFormattedCitation":"(Kamvar, Brooks, &amp; Grünwald, 2015; Kamvar, Tabima, &amp; Gr̈unwald, 2014)"},"properties":{"noteIndex":0},"schema":"https://github.com/citation-style-language/schema/raw/master/csl-citation.json"}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(Kamvar, Brooks, &amp; Grünwald, 2015; Kamvar, Tabima, &amp; Gr̈unwald, 2014)</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and </w:t>
      </w:r>
      <w:proofErr w:type="spellStart"/>
      <w:r w:rsidRPr="0013754E">
        <w:rPr>
          <w:rFonts w:ascii="Times New Roman" w:eastAsia="Times New Roman" w:hAnsi="Times New Roman" w:cs="Times New Roman"/>
          <w:i/>
          <w:sz w:val="24"/>
          <w:szCs w:val="24"/>
        </w:rPr>
        <w:t>adespatial</w:t>
      </w:r>
      <w:proofErr w:type="spellEnd"/>
      <w:r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(Dray et al., 2019)</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i/>
          <w:sz w:val="24"/>
          <w:szCs w:val="24"/>
        </w:rPr>
        <w:t>R</w:t>
      </w:r>
      <w:r w:rsidRPr="0013754E">
        <w:rPr>
          <w:rFonts w:ascii="Times New Roman" w:eastAsia="Times New Roman" w:hAnsi="Times New Roman" w:cs="Times New Roman"/>
          <w:sz w:val="24"/>
          <w:szCs w:val="24"/>
        </w:rPr>
        <w:t xml:space="preserve"> packages for calculations. Our </w:t>
      </w:r>
      <w:r w:rsidRPr="0013754E">
        <w:rPr>
          <w:rFonts w:ascii="Times New Roman" w:eastAsia="Times New Roman" w:hAnsi="Times New Roman" w:cs="Times New Roman"/>
          <w:i/>
          <w:sz w:val="24"/>
          <w:szCs w:val="24"/>
        </w:rPr>
        <w:t xml:space="preserve">TGI </w:t>
      </w:r>
      <w:r w:rsidRPr="0013754E">
        <w:rPr>
          <w:rFonts w:ascii="Times New Roman" w:eastAsia="Times New Roman" w:hAnsi="Times New Roman" w:cs="Times New Roman"/>
          <w:sz w:val="24"/>
          <w:szCs w:val="24"/>
        </w:rPr>
        <w:t>function is available in the appendix</w:t>
      </w:r>
      <w:r w:rsidR="0075022C" w:rsidRPr="0013754E">
        <w:rPr>
          <w:rFonts w:ascii="Times New Roman" w:eastAsia="Times New Roman" w:hAnsi="Times New Roman" w:cs="Times New Roman"/>
          <w:sz w:val="24"/>
          <w:szCs w:val="24"/>
        </w:rPr>
        <w:t xml:space="preserve"> as an </w:t>
      </w:r>
      <w:r w:rsidR="0075022C" w:rsidRPr="0013754E">
        <w:rPr>
          <w:rFonts w:ascii="Times New Roman" w:eastAsia="Times New Roman" w:hAnsi="Times New Roman" w:cs="Times New Roman"/>
          <w:i/>
          <w:iCs/>
          <w:sz w:val="24"/>
          <w:szCs w:val="24"/>
        </w:rPr>
        <w:t xml:space="preserve">R </w:t>
      </w:r>
      <w:r w:rsidR="00B75611" w:rsidRPr="0013754E">
        <w:rPr>
          <w:rFonts w:ascii="Times New Roman" w:eastAsia="Times New Roman" w:hAnsi="Times New Roman" w:cs="Times New Roman"/>
          <w:sz w:val="24"/>
          <w:szCs w:val="24"/>
        </w:rPr>
        <w:t>script</w:t>
      </w:r>
      <w:r w:rsidRPr="0013754E">
        <w:rPr>
          <w:rFonts w:ascii="Times New Roman" w:eastAsia="Times New Roman" w:hAnsi="Times New Roman" w:cs="Times New Roman"/>
          <w:sz w:val="24"/>
          <w:szCs w:val="24"/>
        </w:rPr>
        <w:t>.</w:t>
      </w:r>
      <w:r w:rsidR="004E5259">
        <w:rPr>
          <w:rFonts w:ascii="Times New Roman" w:eastAsia="Times New Roman" w:hAnsi="Times New Roman" w:cs="Times New Roman"/>
          <w:sz w:val="24"/>
          <w:szCs w:val="24"/>
        </w:rPr>
        <w:t xml:space="preserve"> </w:t>
      </w:r>
      <w:r w:rsidR="00B759D8">
        <w:rPr>
          <w:rFonts w:ascii="Times New Roman" w:eastAsia="Times New Roman" w:hAnsi="Times New Roman" w:cs="Times New Roman"/>
          <w:sz w:val="24"/>
          <w:szCs w:val="24"/>
        </w:rPr>
        <w:t>The function</w:t>
      </w:r>
      <w:r w:rsidR="004E5259" w:rsidRPr="004E5259">
        <w:rPr>
          <w:rFonts w:ascii="Times New Roman" w:eastAsia="Times New Roman" w:hAnsi="Times New Roman" w:cs="Times New Roman"/>
          <w:sz w:val="24"/>
          <w:szCs w:val="24"/>
        </w:rPr>
        <w:t xml:space="preserve"> enables th</w:t>
      </w:r>
      <w:r w:rsidR="004E5259">
        <w:rPr>
          <w:rFonts w:ascii="Times New Roman" w:eastAsia="Times New Roman" w:hAnsi="Times New Roman" w:cs="Times New Roman"/>
          <w:sz w:val="24"/>
          <w:szCs w:val="24"/>
        </w:rPr>
        <w:t>e user to choose among five</w:t>
      </w:r>
      <w:r w:rsidR="004E5259" w:rsidRPr="004E5259">
        <w:rPr>
          <w:rFonts w:ascii="Times New Roman" w:eastAsia="Times New Roman" w:hAnsi="Times New Roman" w:cs="Times New Roman"/>
          <w:sz w:val="24"/>
          <w:szCs w:val="24"/>
        </w:rPr>
        <w:t xml:space="preserve"> different genetic distance</w:t>
      </w:r>
      <w:r w:rsidR="004E5259">
        <w:rPr>
          <w:rFonts w:ascii="Times New Roman" w:eastAsia="Times New Roman" w:hAnsi="Times New Roman" w:cs="Times New Roman"/>
          <w:sz w:val="24"/>
          <w:szCs w:val="24"/>
        </w:rPr>
        <w:t xml:space="preserve"> metrics for the calculations of TGI indices via the “</w:t>
      </w:r>
      <w:r w:rsidR="004E5259">
        <w:rPr>
          <w:rFonts w:ascii="Times New Roman" w:eastAsia="Times New Roman" w:hAnsi="Times New Roman" w:cs="Times New Roman"/>
          <w:i/>
          <w:iCs/>
          <w:sz w:val="24"/>
          <w:szCs w:val="24"/>
        </w:rPr>
        <w:t xml:space="preserve">method” </w:t>
      </w:r>
      <w:r w:rsidR="004E5259">
        <w:rPr>
          <w:rFonts w:ascii="Times New Roman" w:eastAsia="Times New Roman" w:hAnsi="Times New Roman" w:cs="Times New Roman"/>
          <w:sz w:val="24"/>
          <w:szCs w:val="24"/>
        </w:rPr>
        <w:t>argument.</w:t>
      </w:r>
    </w:p>
    <w:p w14:paraId="69B14FD3" w14:textId="3A98AC0F" w:rsidR="00760250" w:rsidRPr="0013754E" w:rsidRDefault="00372E64" w:rsidP="00901297">
      <w:pPr>
        <w:pStyle w:val="Heading2"/>
        <w:spacing w:after="240" w:line="360" w:lineRule="auto"/>
        <w:rPr>
          <w:lang w:val="en-US"/>
        </w:rPr>
      </w:pPr>
      <w:r w:rsidRPr="0013754E">
        <w:rPr>
          <w:lang w:val="en-US"/>
        </w:rPr>
        <w:t xml:space="preserve">Applied </w:t>
      </w:r>
      <w:r w:rsidR="00760250" w:rsidRPr="0013754E">
        <w:rPr>
          <w:lang w:val="en-US"/>
        </w:rPr>
        <w:t>example</w:t>
      </w:r>
      <w:r w:rsidR="00372656" w:rsidRPr="0013754E">
        <w:rPr>
          <w:lang w:val="en-US"/>
        </w:rPr>
        <w:t>: an endangered fish</w:t>
      </w:r>
    </w:p>
    <w:p w14:paraId="52503C6D" w14:textId="3633C38A"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lastRenderedPageBreak/>
        <w:t xml:space="preserve">To </w:t>
      </w:r>
      <w:r w:rsidR="0075022C" w:rsidRPr="0013754E">
        <w:rPr>
          <w:rFonts w:ascii="Times New Roman" w:eastAsia="Times New Roman" w:hAnsi="Times New Roman" w:cs="Times New Roman"/>
          <w:sz w:val="24"/>
          <w:szCs w:val="24"/>
        </w:rPr>
        <w:t xml:space="preserve">demonstrate that our TGI measure </w:t>
      </w:r>
      <w:r w:rsidRPr="0013754E">
        <w:rPr>
          <w:rFonts w:ascii="Times New Roman" w:eastAsia="Times New Roman" w:hAnsi="Times New Roman" w:cs="Times New Roman"/>
          <w:sz w:val="24"/>
          <w:szCs w:val="24"/>
        </w:rPr>
        <w:t>provide</w:t>
      </w:r>
      <w:r w:rsidR="0093724D"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w:t>
      </w:r>
      <w:r w:rsidR="0093724D" w:rsidRPr="0013754E">
        <w:rPr>
          <w:rFonts w:ascii="Times New Roman" w:eastAsia="Times New Roman" w:hAnsi="Times New Roman" w:cs="Times New Roman"/>
          <w:sz w:val="24"/>
          <w:szCs w:val="24"/>
        </w:rPr>
        <w:t xml:space="preserve">valuable </w:t>
      </w:r>
      <w:r w:rsidRPr="0013754E">
        <w:rPr>
          <w:rFonts w:ascii="Times New Roman" w:eastAsia="Times New Roman" w:hAnsi="Times New Roman" w:cs="Times New Roman"/>
          <w:sz w:val="24"/>
          <w:szCs w:val="24"/>
        </w:rPr>
        <w:t>information about temporal change in a real system with conservation implications, we appl</w:t>
      </w:r>
      <w:r w:rsidR="0075022C" w:rsidRPr="0013754E">
        <w:rPr>
          <w:rFonts w:ascii="Times New Roman" w:eastAsia="Times New Roman" w:hAnsi="Times New Roman" w:cs="Times New Roman"/>
          <w:sz w:val="24"/>
          <w:szCs w:val="24"/>
        </w:rPr>
        <w:t>ied</w:t>
      </w:r>
      <w:r w:rsidRPr="0013754E">
        <w:rPr>
          <w:rFonts w:ascii="Times New Roman" w:eastAsia="Times New Roman" w:hAnsi="Times New Roman" w:cs="Times New Roman"/>
          <w:sz w:val="24"/>
          <w:szCs w:val="24"/>
        </w:rPr>
        <w:t xml:space="preserve"> it to </w:t>
      </w:r>
      <w:r w:rsidR="0093724D" w:rsidRPr="0013754E">
        <w:rPr>
          <w:rFonts w:ascii="Times New Roman" w:eastAsia="Times New Roman" w:hAnsi="Times New Roman" w:cs="Times New Roman"/>
          <w:sz w:val="24"/>
          <w:szCs w:val="24"/>
        </w:rPr>
        <w:t xml:space="preserve">real </w:t>
      </w:r>
      <w:r w:rsidR="0075022C" w:rsidRPr="0013754E">
        <w:rPr>
          <w:rFonts w:ascii="Times New Roman" w:eastAsia="Times New Roman" w:hAnsi="Times New Roman" w:cs="Times New Roman"/>
          <w:sz w:val="24"/>
          <w:szCs w:val="24"/>
        </w:rPr>
        <w:t xml:space="preserve">genetic data from a study of a </w:t>
      </w:r>
      <w:r w:rsidRPr="0013754E">
        <w:rPr>
          <w:rFonts w:ascii="Times New Roman" w:eastAsia="Times New Roman" w:hAnsi="Times New Roman" w:cs="Times New Roman"/>
          <w:sz w:val="24"/>
          <w:szCs w:val="24"/>
        </w:rPr>
        <w:t>threatened vertebrate</w:t>
      </w:r>
      <w:r w:rsidR="0075022C"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the Northern tidewater goby</w:t>
      </w:r>
      <w:r w:rsidR="00B751B5" w:rsidRPr="0013754E">
        <w:rPr>
          <w:rFonts w:ascii="Times New Roman" w:eastAsia="Times New Roman" w:hAnsi="Times New Roman" w:cs="Times New Roman"/>
          <w:sz w:val="24"/>
          <w:szCs w:val="24"/>
        </w:rPr>
        <w:t xml:space="preserve"> </w:t>
      </w:r>
      <w:r w:rsidR="00B751B5"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Hellmair, McCraney, Jacobs, &amp; Goldsmith, 2015)","plainTextFormattedCitation":"(Kinziger, Hellmair, McCraney, Jacobs, &amp; Goldsmith, 2015)","previouslyFormattedCitation":"(Kinziger, Hellmair, McCraney, Jacobs, &amp; Goldsmith, 2015)"},"properties":{"noteIndex":0},"schema":"https://github.com/citation-style-language/schema/raw/master/csl-citation.json"}</w:instrText>
      </w:r>
      <w:r w:rsidR="00B751B5"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(Kinziger, Hellmair, McCraney, Jacobs, &amp; Goldsmith, 2015)</w:t>
      </w:r>
      <w:r w:rsidR="00B751B5"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We chose this example because it uses a different </w:t>
      </w:r>
      <w:r w:rsidR="0075022C" w:rsidRPr="0013754E">
        <w:rPr>
          <w:rFonts w:ascii="Times New Roman" w:eastAsia="Times New Roman" w:hAnsi="Times New Roman" w:cs="Times New Roman"/>
          <w:sz w:val="24"/>
          <w:szCs w:val="24"/>
        </w:rPr>
        <w:t xml:space="preserve">type of </w:t>
      </w:r>
      <w:r w:rsidRPr="0013754E">
        <w:rPr>
          <w:rFonts w:ascii="Times New Roman" w:eastAsia="Times New Roman" w:hAnsi="Times New Roman" w:cs="Times New Roman"/>
          <w:sz w:val="24"/>
          <w:szCs w:val="24"/>
        </w:rPr>
        <w:t xml:space="preserve">genetic data than we </w:t>
      </w:r>
      <w:r w:rsidR="0075022C" w:rsidRPr="0013754E">
        <w:rPr>
          <w:rFonts w:ascii="Times New Roman" w:eastAsia="Times New Roman" w:hAnsi="Times New Roman" w:cs="Times New Roman"/>
          <w:sz w:val="24"/>
          <w:szCs w:val="24"/>
        </w:rPr>
        <w:t>used for our</w:t>
      </w:r>
      <w:r w:rsidRPr="0013754E">
        <w:rPr>
          <w:rFonts w:ascii="Times New Roman" w:eastAsia="Times New Roman" w:hAnsi="Times New Roman" w:cs="Times New Roman"/>
          <w:sz w:val="24"/>
          <w:szCs w:val="24"/>
        </w:rPr>
        <w:t xml:space="preserve"> </w:t>
      </w:r>
      <w:r w:rsidR="0075022C" w:rsidRPr="0013754E">
        <w:rPr>
          <w:rFonts w:ascii="Times New Roman" w:eastAsia="Times New Roman" w:hAnsi="Times New Roman" w:cs="Times New Roman"/>
          <w:sz w:val="24"/>
          <w:szCs w:val="24"/>
        </w:rPr>
        <w:t>simulations</w:t>
      </w:r>
      <w:r w:rsidRPr="0013754E">
        <w:rPr>
          <w:rFonts w:ascii="Times New Roman" w:eastAsia="Times New Roman" w:hAnsi="Times New Roman" w:cs="Times New Roman"/>
          <w:sz w:val="24"/>
          <w:szCs w:val="24"/>
        </w:rPr>
        <w:t xml:space="preserve">, </w:t>
      </w:r>
      <w:r w:rsidR="0075022C" w:rsidRPr="0013754E">
        <w:rPr>
          <w:rFonts w:ascii="Times New Roman" w:eastAsia="Times New Roman" w:hAnsi="Times New Roman" w:cs="Times New Roman"/>
          <w:sz w:val="24"/>
          <w:szCs w:val="24"/>
        </w:rPr>
        <w:t>thus demonstrating that</w:t>
      </w:r>
      <w:r w:rsidRPr="0013754E">
        <w:rPr>
          <w:rFonts w:ascii="Times New Roman" w:eastAsia="Times New Roman" w:hAnsi="Times New Roman" w:cs="Times New Roman"/>
          <w:sz w:val="24"/>
          <w:szCs w:val="24"/>
        </w:rPr>
        <w:t xml:space="preserve"> TGI is </w:t>
      </w:r>
      <w:r w:rsidR="0075022C" w:rsidRPr="0013754E">
        <w:rPr>
          <w:rFonts w:ascii="Times New Roman" w:eastAsia="Times New Roman" w:hAnsi="Times New Roman" w:cs="Times New Roman"/>
          <w:sz w:val="24"/>
          <w:szCs w:val="24"/>
        </w:rPr>
        <w:t>applicable to</w:t>
      </w:r>
      <w:r w:rsidRPr="0013754E">
        <w:rPr>
          <w:rFonts w:ascii="Times New Roman" w:eastAsia="Times New Roman" w:hAnsi="Times New Roman" w:cs="Times New Roman"/>
          <w:sz w:val="24"/>
          <w:szCs w:val="24"/>
        </w:rPr>
        <w:t xml:space="preserve"> a </w:t>
      </w:r>
      <w:r w:rsidR="0075022C" w:rsidRPr="0013754E">
        <w:rPr>
          <w:rFonts w:ascii="Times New Roman" w:eastAsia="Times New Roman" w:hAnsi="Times New Roman" w:cs="Times New Roman"/>
          <w:sz w:val="24"/>
          <w:szCs w:val="24"/>
        </w:rPr>
        <w:t xml:space="preserve">variety </w:t>
      </w:r>
      <w:r w:rsidRPr="0013754E">
        <w:rPr>
          <w:rFonts w:ascii="Times New Roman" w:eastAsia="Times New Roman" w:hAnsi="Times New Roman" w:cs="Times New Roman"/>
          <w:sz w:val="24"/>
          <w:szCs w:val="24"/>
        </w:rPr>
        <w:t xml:space="preserve">of </w:t>
      </w:r>
      <w:r w:rsidR="0075022C" w:rsidRPr="0013754E">
        <w:rPr>
          <w:rFonts w:ascii="Times New Roman" w:eastAsia="Times New Roman" w:hAnsi="Times New Roman" w:cs="Times New Roman"/>
          <w:sz w:val="24"/>
          <w:szCs w:val="24"/>
        </w:rPr>
        <w:t xml:space="preserve">genetic </w:t>
      </w:r>
      <w:r w:rsidRPr="0013754E">
        <w:rPr>
          <w:rFonts w:ascii="Times New Roman" w:eastAsia="Times New Roman" w:hAnsi="Times New Roman" w:cs="Times New Roman"/>
          <w:sz w:val="24"/>
          <w:szCs w:val="24"/>
        </w:rPr>
        <w:t>markers</w:t>
      </w:r>
      <w:r w:rsidR="0093724D"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r w:rsidR="0093724D" w:rsidRPr="0013754E">
        <w:rPr>
          <w:rFonts w:ascii="Times New Roman" w:eastAsia="Times New Roman" w:hAnsi="Times New Roman" w:cs="Times New Roman"/>
          <w:sz w:val="24"/>
          <w:szCs w:val="24"/>
        </w:rPr>
        <w:t xml:space="preserve">In addition, </w:t>
      </w:r>
      <w:r w:rsidRPr="0013754E">
        <w:rPr>
          <w:rFonts w:ascii="Times New Roman" w:eastAsia="Times New Roman" w:hAnsi="Times New Roman" w:cs="Times New Roman"/>
          <w:sz w:val="24"/>
          <w:szCs w:val="24"/>
        </w:rPr>
        <w:t xml:space="preserve">the </w:t>
      </w:r>
      <w:r w:rsidR="0093724D" w:rsidRPr="0013754E">
        <w:rPr>
          <w:rFonts w:ascii="Times New Roman" w:eastAsia="Times New Roman" w:hAnsi="Times New Roman" w:cs="Times New Roman"/>
          <w:sz w:val="24"/>
          <w:szCs w:val="24"/>
        </w:rPr>
        <w:t xml:space="preserve">study </w:t>
      </w:r>
      <w:r w:rsidRPr="0013754E">
        <w:rPr>
          <w:rFonts w:ascii="Times New Roman" w:eastAsia="Times New Roman" w:hAnsi="Times New Roman" w:cs="Times New Roman"/>
          <w:sz w:val="24"/>
          <w:szCs w:val="24"/>
        </w:rPr>
        <w:t xml:space="preserve">authors suggested that one </w:t>
      </w:r>
      <w:r w:rsidR="0093724D" w:rsidRPr="0013754E">
        <w:rPr>
          <w:rFonts w:ascii="Times New Roman" w:eastAsia="Times New Roman" w:hAnsi="Times New Roman" w:cs="Times New Roman"/>
          <w:sz w:val="24"/>
          <w:szCs w:val="24"/>
        </w:rPr>
        <w:t xml:space="preserve">goby </w:t>
      </w:r>
      <w:r w:rsidRPr="0013754E">
        <w:rPr>
          <w:rFonts w:ascii="Times New Roman" w:eastAsia="Times New Roman" w:hAnsi="Times New Roman" w:cs="Times New Roman"/>
          <w:sz w:val="24"/>
          <w:szCs w:val="24"/>
        </w:rPr>
        <w:t xml:space="preserve">population had undergone </w:t>
      </w:r>
      <w:r w:rsidR="0093724D" w:rsidRPr="0013754E">
        <w:rPr>
          <w:rFonts w:ascii="Times New Roman" w:eastAsia="Times New Roman" w:hAnsi="Times New Roman" w:cs="Times New Roman"/>
          <w:sz w:val="24"/>
          <w:szCs w:val="24"/>
        </w:rPr>
        <w:t xml:space="preserve">more genetic </w:t>
      </w:r>
      <w:r w:rsidRPr="0013754E">
        <w:rPr>
          <w:rFonts w:ascii="Times New Roman" w:eastAsia="Times New Roman" w:hAnsi="Times New Roman" w:cs="Times New Roman"/>
          <w:sz w:val="24"/>
          <w:szCs w:val="24"/>
        </w:rPr>
        <w:t xml:space="preserve">change </w:t>
      </w:r>
      <w:r w:rsidR="0093724D" w:rsidRPr="0013754E">
        <w:rPr>
          <w:rFonts w:ascii="Times New Roman" w:eastAsia="Times New Roman" w:hAnsi="Times New Roman" w:cs="Times New Roman"/>
          <w:sz w:val="24"/>
          <w:szCs w:val="24"/>
        </w:rPr>
        <w:t>than</w:t>
      </w:r>
      <w:r w:rsidR="0075022C" w:rsidRPr="0013754E">
        <w:rPr>
          <w:rFonts w:ascii="Times New Roman" w:eastAsia="Times New Roman" w:hAnsi="Times New Roman" w:cs="Times New Roman"/>
          <w:sz w:val="24"/>
          <w:szCs w:val="24"/>
        </w:rPr>
        <w:t xml:space="preserve"> </w:t>
      </w:r>
      <w:r w:rsidR="002C09F6"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other</w:t>
      </w:r>
      <w:r w:rsidR="0093724D"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more stable local populations, allow</w:t>
      </w:r>
      <w:r w:rsidR="0075022C" w:rsidRPr="0013754E">
        <w:rPr>
          <w:rFonts w:ascii="Times New Roman" w:eastAsia="Times New Roman" w:hAnsi="Times New Roman" w:cs="Times New Roman"/>
          <w:sz w:val="24"/>
          <w:szCs w:val="24"/>
        </w:rPr>
        <w:t>ing us</w:t>
      </w:r>
      <w:r w:rsidRPr="0013754E">
        <w:rPr>
          <w:rFonts w:ascii="Times New Roman" w:eastAsia="Times New Roman" w:hAnsi="Times New Roman" w:cs="Times New Roman"/>
          <w:sz w:val="24"/>
          <w:szCs w:val="24"/>
        </w:rPr>
        <w:t xml:space="preserve"> to test a real hypothesis and go beyond a simple illustration of our method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(Kinziger et al., 2015)</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The dataset was </w:t>
      </w:r>
      <w:r w:rsidR="0093724D" w:rsidRPr="0013754E">
        <w:rPr>
          <w:rFonts w:ascii="Times New Roman" w:eastAsia="Times New Roman" w:hAnsi="Times New Roman" w:cs="Times New Roman"/>
          <w:sz w:val="24"/>
          <w:szCs w:val="24"/>
        </w:rPr>
        <w:t>downloaded from</w:t>
      </w:r>
      <w:r w:rsidRPr="0013754E">
        <w:rPr>
          <w:rFonts w:ascii="Times New Roman" w:eastAsia="Times New Roman" w:hAnsi="Times New Roman" w:cs="Times New Roman"/>
          <w:sz w:val="24"/>
          <w:szCs w:val="24"/>
        </w:rPr>
        <w:t xml:space="preserve"> DRYAD (</w:t>
      </w:r>
      <w:proofErr w:type="spellStart"/>
      <w:r w:rsidRPr="0013754E">
        <w:rPr>
          <w:rFonts w:ascii="Times New Roman" w:eastAsia="Times New Roman" w:hAnsi="Times New Roman" w:cs="Times New Roman"/>
          <w:sz w:val="24"/>
          <w:szCs w:val="24"/>
        </w:rPr>
        <w:t>doi</w:t>
      </w:r>
      <w:proofErr w:type="spellEnd"/>
      <w:r w:rsidRPr="0013754E">
        <w:rPr>
          <w:rFonts w:ascii="Times New Roman" w:eastAsia="Times New Roman" w:hAnsi="Times New Roman" w:cs="Times New Roman"/>
          <w:sz w:val="24"/>
          <w:szCs w:val="24"/>
        </w:rPr>
        <w:t>:</w:t>
      </w:r>
      <w:r w:rsidR="002C09F6"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10.5061/dryad.871db)</w:t>
      </w:r>
      <w:r w:rsidR="0093724D" w:rsidRPr="0013754E">
        <w:rPr>
          <w:rFonts w:ascii="Times New Roman" w:eastAsia="Times New Roman" w:hAnsi="Times New Roman" w:cs="Times New Roman"/>
          <w:sz w:val="24"/>
          <w:szCs w:val="24"/>
        </w:rPr>
        <w:t>, and</w:t>
      </w:r>
      <w:r w:rsidRPr="0013754E">
        <w:rPr>
          <w:rFonts w:ascii="Times New Roman" w:eastAsia="Times New Roman" w:hAnsi="Times New Roman" w:cs="Times New Roman"/>
          <w:sz w:val="24"/>
          <w:szCs w:val="24"/>
        </w:rPr>
        <w:t xml:space="preserve"> </w:t>
      </w:r>
      <w:r w:rsidR="0093724D" w:rsidRPr="0013754E">
        <w:rPr>
          <w:rFonts w:ascii="Times New Roman" w:eastAsia="Times New Roman" w:hAnsi="Times New Roman" w:cs="Times New Roman"/>
          <w:sz w:val="24"/>
          <w:szCs w:val="24"/>
        </w:rPr>
        <w:t xml:space="preserve">we </w:t>
      </w:r>
      <w:r w:rsidRPr="0013754E">
        <w:rPr>
          <w:rFonts w:ascii="Times New Roman" w:eastAsia="Times New Roman" w:hAnsi="Times New Roman" w:cs="Times New Roman"/>
          <w:sz w:val="24"/>
          <w:szCs w:val="24"/>
        </w:rPr>
        <w:t>used 9</w:t>
      </w:r>
      <w:r w:rsidR="002C09F6"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999 permutations for this </w:t>
      </w:r>
      <w:r w:rsidR="002C09F6" w:rsidRPr="0013754E">
        <w:rPr>
          <w:rFonts w:ascii="Times New Roman" w:eastAsia="Times New Roman" w:hAnsi="Times New Roman" w:cs="Times New Roman"/>
          <w:sz w:val="24"/>
          <w:szCs w:val="24"/>
        </w:rPr>
        <w:t>analysis</w:t>
      </w:r>
      <w:r w:rsidRPr="0013754E">
        <w:rPr>
          <w:rFonts w:ascii="Times New Roman" w:eastAsia="Times New Roman" w:hAnsi="Times New Roman" w:cs="Times New Roman"/>
          <w:sz w:val="24"/>
          <w:szCs w:val="24"/>
        </w:rPr>
        <w:t>.</w:t>
      </w:r>
    </w:p>
    <w:p w14:paraId="45E33CFF" w14:textId="14F95019" w:rsidR="00FF1AA4" w:rsidRPr="0013754E" w:rsidRDefault="00760250" w:rsidP="00901297">
      <w:pPr>
        <w:pStyle w:val="Heading1"/>
        <w:spacing w:after="240" w:line="360" w:lineRule="auto"/>
      </w:pPr>
      <w:r w:rsidRPr="0013754E">
        <w:t>RESULTS</w:t>
      </w:r>
    </w:p>
    <w:p w14:paraId="01C765C4" w14:textId="2EDF7DE5" w:rsidR="009421F4"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We were able to translate the TBI framework to TGI by </w:t>
      </w:r>
      <w:r w:rsidR="0075022C" w:rsidRPr="0013754E">
        <w:rPr>
          <w:rFonts w:ascii="Times New Roman" w:eastAsia="Times New Roman" w:hAnsi="Times New Roman" w:cs="Times New Roman"/>
          <w:sz w:val="24"/>
          <w:szCs w:val="24"/>
        </w:rPr>
        <w:t xml:space="preserve">adapting </w:t>
      </w:r>
      <w:r w:rsidRPr="0013754E">
        <w:rPr>
          <w:rFonts w:ascii="Times New Roman" w:eastAsia="Times New Roman" w:hAnsi="Times New Roman" w:cs="Times New Roman"/>
          <w:sz w:val="24"/>
          <w:szCs w:val="24"/>
        </w:rPr>
        <w:t xml:space="preserve">it to the specific structure of genetic data. Although </w:t>
      </w:r>
      <w:r w:rsidR="00766D58" w:rsidRPr="0013754E">
        <w:rPr>
          <w:rFonts w:ascii="Times New Roman" w:eastAsia="Times New Roman" w:hAnsi="Times New Roman" w:cs="Times New Roman"/>
          <w:sz w:val="24"/>
          <w:szCs w:val="24"/>
        </w:rPr>
        <w:t xml:space="preserve">our </w:t>
      </w:r>
      <w:r w:rsidRPr="0013754E">
        <w:rPr>
          <w:rFonts w:ascii="Times New Roman" w:eastAsia="Times New Roman" w:hAnsi="Times New Roman" w:cs="Times New Roman"/>
          <w:sz w:val="24"/>
          <w:szCs w:val="24"/>
        </w:rPr>
        <w:t xml:space="preserve">results </w:t>
      </w:r>
      <w:r w:rsidR="001437EC" w:rsidRPr="0013754E">
        <w:rPr>
          <w:rFonts w:ascii="Times New Roman" w:eastAsia="Times New Roman" w:hAnsi="Times New Roman" w:cs="Times New Roman"/>
          <w:sz w:val="24"/>
          <w:szCs w:val="24"/>
        </w:rPr>
        <w:t xml:space="preserve">in the present section </w:t>
      </w:r>
      <w:r w:rsidRPr="0013754E">
        <w:rPr>
          <w:rFonts w:ascii="Times New Roman" w:eastAsia="Times New Roman" w:hAnsi="Times New Roman" w:cs="Times New Roman"/>
          <w:sz w:val="24"/>
          <w:szCs w:val="24"/>
        </w:rPr>
        <w:t xml:space="preserve">support </w:t>
      </w:r>
      <w:r w:rsidR="002826FE" w:rsidRPr="0013754E">
        <w:rPr>
          <w:rFonts w:ascii="Times New Roman" w:eastAsia="Times New Roman" w:hAnsi="Times New Roman" w:cs="Times New Roman"/>
          <w:sz w:val="24"/>
          <w:szCs w:val="24"/>
        </w:rPr>
        <w:t xml:space="preserve">the general </w:t>
      </w:r>
      <w:r w:rsidRPr="0013754E">
        <w:rPr>
          <w:rFonts w:ascii="Times New Roman" w:eastAsia="Times New Roman" w:hAnsi="Times New Roman" w:cs="Times New Roman"/>
          <w:sz w:val="24"/>
          <w:szCs w:val="24"/>
        </w:rPr>
        <w:t xml:space="preserve">efficacy </w:t>
      </w:r>
      <w:r w:rsidR="002826FE" w:rsidRPr="0013754E">
        <w:rPr>
          <w:rFonts w:ascii="Times New Roman" w:eastAsia="Times New Roman" w:hAnsi="Times New Roman" w:cs="Times New Roman"/>
          <w:sz w:val="24"/>
          <w:szCs w:val="24"/>
        </w:rPr>
        <w:t xml:space="preserve">of TGI </w:t>
      </w:r>
      <w:r w:rsidRPr="0013754E">
        <w:rPr>
          <w:rFonts w:ascii="Times New Roman" w:eastAsia="Times New Roman" w:hAnsi="Times New Roman" w:cs="Times New Roman"/>
          <w:sz w:val="24"/>
          <w:szCs w:val="24"/>
        </w:rPr>
        <w:t xml:space="preserve">and warrant </w:t>
      </w:r>
      <w:r w:rsidR="002826FE" w:rsidRPr="0013754E">
        <w:rPr>
          <w:rFonts w:ascii="Times New Roman" w:eastAsia="Times New Roman" w:hAnsi="Times New Roman" w:cs="Times New Roman"/>
          <w:sz w:val="24"/>
          <w:szCs w:val="24"/>
        </w:rPr>
        <w:t xml:space="preserve">its </w:t>
      </w:r>
      <w:r w:rsidRPr="0013754E">
        <w:rPr>
          <w:rFonts w:ascii="Times New Roman" w:eastAsia="Times New Roman" w:hAnsi="Times New Roman" w:cs="Times New Roman"/>
          <w:sz w:val="24"/>
          <w:szCs w:val="24"/>
        </w:rPr>
        <w:t>use on empirical datasets</w:t>
      </w:r>
      <w:r w:rsidR="009421F4" w:rsidRPr="0013754E">
        <w:rPr>
          <w:rFonts w:ascii="Times New Roman" w:eastAsia="Times New Roman" w:hAnsi="Times New Roman" w:cs="Times New Roman"/>
          <w:sz w:val="24"/>
          <w:szCs w:val="24"/>
        </w:rPr>
        <w:t xml:space="preserve">, </w:t>
      </w:r>
      <w:r w:rsidR="00E073E3" w:rsidRPr="0013754E">
        <w:rPr>
          <w:rFonts w:ascii="Times New Roman" w:eastAsia="Times New Roman" w:hAnsi="Times New Roman" w:cs="Times New Roman"/>
          <w:sz w:val="24"/>
          <w:szCs w:val="24"/>
        </w:rPr>
        <w:t xml:space="preserve">the </w:t>
      </w:r>
      <w:r w:rsidR="000D5772" w:rsidRPr="0013754E">
        <w:rPr>
          <w:rFonts w:ascii="Times New Roman" w:eastAsia="Times New Roman" w:hAnsi="Times New Roman" w:cs="Times New Roman"/>
          <w:sz w:val="24"/>
          <w:szCs w:val="24"/>
        </w:rPr>
        <w:t xml:space="preserve">performance </w:t>
      </w:r>
      <w:r w:rsidR="00E073E3" w:rsidRPr="0013754E">
        <w:rPr>
          <w:rFonts w:ascii="Times New Roman" w:eastAsia="Times New Roman" w:hAnsi="Times New Roman" w:cs="Times New Roman"/>
          <w:sz w:val="24"/>
          <w:szCs w:val="24"/>
        </w:rPr>
        <w:t xml:space="preserve">of </w:t>
      </w:r>
      <w:r w:rsidR="000D5772" w:rsidRPr="0013754E">
        <w:rPr>
          <w:rFonts w:ascii="Times New Roman" w:eastAsia="Times New Roman" w:hAnsi="Times New Roman" w:cs="Times New Roman"/>
          <w:sz w:val="24"/>
          <w:szCs w:val="24"/>
        </w:rPr>
        <w:t xml:space="preserve">the </w:t>
      </w:r>
      <w:r w:rsidR="00E073E3" w:rsidRPr="0013754E">
        <w:rPr>
          <w:rFonts w:ascii="Times New Roman" w:eastAsia="Times New Roman" w:hAnsi="Times New Roman" w:cs="Times New Roman"/>
          <w:sz w:val="24"/>
          <w:szCs w:val="24"/>
        </w:rPr>
        <w:t>TGI</w:t>
      </w:r>
      <w:r w:rsidRPr="0013754E">
        <w:rPr>
          <w:rFonts w:ascii="Times New Roman" w:eastAsia="Times New Roman" w:hAnsi="Times New Roman" w:cs="Times New Roman"/>
          <w:sz w:val="24"/>
          <w:szCs w:val="24"/>
        </w:rPr>
        <w:t xml:space="preserve"> </w:t>
      </w:r>
      <w:r w:rsidR="000D5772" w:rsidRPr="0013754E">
        <w:rPr>
          <w:rFonts w:ascii="Times New Roman" w:eastAsia="Times New Roman" w:hAnsi="Times New Roman" w:cs="Times New Roman"/>
          <w:sz w:val="24"/>
          <w:szCs w:val="24"/>
        </w:rPr>
        <w:t xml:space="preserve">approach was sensitive to </w:t>
      </w:r>
      <w:r w:rsidRPr="0013754E">
        <w:rPr>
          <w:rFonts w:ascii="Times New Roman" w:eastAsia="Times New Roman" w:hAnsi="Times New Roman" w:cs="Times New Roman"/>
          <w:sz w:val="24"/>
          <w:szCs w:val="24"/>
        </w:rPr>
        <w:t>dispersal</w:t>
      </w:r>
      <w:r w:rsidR="005D1254" w:rsidRPr="0013754E">
        <w:rPr>
          <w:rFonts w:ascii="Times New Roman" w:eastAsia="Times New Roman" w:hAnsi="Times New Roman" w:cs="Times New Roman"/>
          <w:sz w:val="24"/>
          <w:szCs w:val="24"/>
        </w:rPr>
        <w:t xml:space="preserve"> capacity</w:t>
      </w:r>
      <w:r w:rsidRPr="0013754E">
        <w:rPr>
          <w:rFonts w:ascii="Times New Roman" w:eastAsia="Times New Roman" w:hAnsi="Times New Roman" w:cs="Times New Roman"/>
          <w:sz w:val="24"/>
          <w:szCs w:val="24"/>
        </w:rPr>
        <w:t xml:space="preserve">, spatial extent of the demographic event producing the genetic change, and </w:t>
      </w:r>
      <w:r w:rsidR="00E073E3"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 xml:space="preserve">time </w:t>
      </w:r>
      <w:r w:rsidR="00E073E3" w:rsidRPr="0013754E">
        <w:rPr>
          <w:rFonts w:ascii="Times New Roman" w:eastAsia="Times New Roman" w:hAnsi="Times New Roman" w:cs="Times New Roman"/>
          <w:sz w:val="24"/>
          <w:szCs w:val="24"/>
        </w:rPr>
        <w:t xml:space="preserve">difference </w:t>
      </w:r>
      <w:r w:rsidRPr="0013754E">
        <w:rPr>
          <w:rFonts w:ascii="Times New Roman" w:eastAsia="Times New Roman" w:hAnsi="Times New Roman" w:cs="Times New Roman"/>
          <w:sz w:val="24"/>
          <w:szCs w:val="24"/>
        </w:rPr>
        <w:t xml:space="preserve">between sampling and </w:t>
      </w:r>
      <w:r w:rsidR="00E073E3" w:rsidRPr="0013754E">
        <w:rPr>
          <w:rFonts w:ascii="Times New Roman" w:eastAsia="Times New Roman" w:hAnsi="Times New Roman" w:cs="Times New Roman"/>
          <w:sz w:val="24"/>
          <w:szCs w:val="24"/>
        </w:rPr>
        <w:t xml:space="preserve">the demographic </w:t>
      </w:r>
      <w:r w:rsidRPr="0013754E">
        <w:rPr>
          <w:rFonts w:ascii="Times New Roman" w:eastAsia="Times New Roman" w:hAnsi="Times New Roman" w:cs="Times New Roman"/>
          <w:sz w:val="24"/>
          <w:szCs w:val="24"/>
        </w:rPr>
        <w:t>event</w:t>
      </w:r>
      <w:r w:rsidR="00E073E3" w:rsidRPr="0013754E">
        <w:rPr>
          <w:rFonts w:ascii="Times New Roman" w:eastAsia="Times New Roman" w:hAnsi="Times New Roman" w:cs="Times New Roman"/>
          <w:sz w:val="24"/>
          <w:szCs w:val="24"/>
        </w:rPr>
        <w:t>.</w:t>
      </w:r>
      <w:r w:rsidR="001437EC" w:rsidRPr="0013754E">
        <w:rPr>
          <w:rFonts w:ascii="Times New Roman" w:eastAsia="Times New Roman" w:hAnsi="Times New Roman" w:cs="Times New Roman"/>
          <w:sz w:val="24"/>
          <w:szCs w:val="24"/>
        </w:rPr>
        <w:t xml:space="preserve"> We will thus structure the presentation of our results along these lines.</w:t>
      </w:r>
    </w:p>
    <w:p w14:paraId="57B63B66" w14:textId="7E2FC99B" w:rsidR="00760250" w:rsidRPr="0013754E" w:rsidRDefault="000D5772"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E</w:t>
      </w:r>
      <w:r w:rsidR="009421F4" w:rsidRPr="0013754E">
        <w:rPr>
          <w:rFonts w:ascii="Times New Roman" w:eastAsia="Times New Roman" w:hAnsi="Times New Roman" w:cs="Times New Roman"/>
          <w:sz w:val="24"/>
          <w:szCs w:val="24"/>
        </w:rPr>
        <w:t>xperimental FPR values were consistently lower than control FPR values, regardless of dispersal parameters (</w:t>
      </w:r>
      <w:r w:rsidR="00486C69">
        <w:rPr>
          <w:rFonts w:ascii="Times New Roman" w:eastAsia="Times New Roman" w:hAnsi="Times New Roman" w:cs="Times New Roman"/>
          <w:sz w:val="24"/>
          <w:szCs w:val="24"/>
        </w:rPr>
        <w:t>Fig. 2</w:t>
      </w:r>
      <w:r w:rsidR="009421F4" w:rsidRPr="0013754E">
        <w:rPr>
          <w:rFonts w:ascii="Times New Roman" w:eastAsia="Times New Roman" w:hAnsi="Times New Roman" w:cs="Times New Roman"/>
          <w:sz w:val="24"/>
          <w:szCs w:val="24"/>
        </w:rPr>
        <w:t xml:space="preserve">). This suggests that, following an atypical demographic event, </w:t>
      </w:r>
      <w:r w:rsidRPr="0013754E">
        <w:rPr>
          <w:rFonts w:ascii="Times New Roman" w:eastAsia="Times New Roman" w:hAnsi="Times New Roman" w:cs="Times New Roman"/>
          <w:sz w:val="24"/>
          <w:szCs w:val="24"/>
        </w:rPr>
        <w:t xml:space="preserve">using TGI, </w:t>
      </w:r>
      <w:r w:rsidR="009421F4" w:rsidRPr="0013754E">
        <w:rPr>
          <w:rFonts w:ascii="Times New Roman" w:eastAsia="Times New Roman" w:hAnsi="Times New Roman" w:cs="Times New Roman"/>
          <w:sz w:val="24"/>
          <w:szCs w:val="24"/>
        </w:rPr>
        <w:t xml:space="preserve">we were always more likely to correctly identify a population as having been affected. Among the control simulations, </w:t>
      </w:r>
      <w:r w:rsidR="001437EC" w:rsidRPr="0013754E">
        <w:rPr>
          <w:rFonts w:ascii="Times New Roman" w:eastAsia="Times New Roman" w:hAnsi="Times New Roman" w:cs="Times New Roman"/>
          <w:sz w:val="24"/>
          <w:szCs w:val="24"/>
        </w:rPr>
        <w:t xml:space="preserve">runs </w:t>
      </w:r>
      <w:r w:rsidR="009421F4" w:rsidRPr="0013754E">
        <w:rPr>
          <w:rFonts w:ascii="Times New Roman" w:eastAsia="Times New Roman" w:hAnsi="Times New Roman" w:cs="Times New Roman"/>
          <w:sz w:val="24"/>
          <w:szCs w:val="24"/>
        </w:rPr>
        <w:t>with higher dispersal capacity had a lower FPR (</w:t>
      </w:r>
      <w:r w:rsidR="00486C69">
        <w:rPr>
          <w:rFonts w:ascii="Times New Roman" w:eastAsia="Times New Roman" w:hAnsi="Times New Roman" w:cs="Times New Roman"/>
          <w:sz w:val="24"/>
          <w:szCs w:val="24"/>
        </w:rPr>
        <w:t>Fig. 2)</w:t>
      </w:r>
      <w:r w:rsidR="009421F4" w:rsidRPr="0013754E">
        <w:rPr>
          <w:rFonts w:ascii="Times New Roman" w:eastAsia="Times New Roman" w:hAnsi="Times New Roman" w:cs="Times New Roman"/>
          <w:sz w:val="24"/>
          <w:szCs w:val="24"/>
        </w:rPr>
        <w:t xml:space="preserve">. Control FPR values were generally at least twice as high as the maximum experimental FPR values </w:t>
      </w:r>
      <w:r w:rsidR="001437EC" w:rsidRPr="0013754E">
        <w:rPr>
          <w:rFonts w:ascii="Times New Roman" w:eastAsia="Times New Roman" w:hAnsi="Times New Roman" w:cs="Times New Roman"/>
          <w:sz w:val="24"/>
          <w:szCs w:val="24"/>
        </w:rPr>
        <w:t xml:space="preserve">encountered </w:t>
      </w:r>
      <w:r w:rsidR="009421F4" w:rsidRPr="0013754E">
        <w:rPr>
          <w:rFonts w:ascii="Times New Roman" w:eastAsia="Times New Roman" w:hAnsi="Times New Roman" w:cs="Times New Roman"/>
          <w:sz w:val="24"/>
          <w:szCs w:val="24"/>
        </w:rPr>
        <w:t>(L1, M1), regardless of the significance threshold used. This means that, even for the lowest-performing scenarios in our simulations, TGI was much more effective at avoiding false positives in the presence of an event than in the absence of one.</w:t>
      </w:r>
    </w:p>
    <w:p w14:paraId="05119ABD" w14:textId="77777777" w:rsidR="00760250" w:rsidRPr="0013754E" w:rsidRDefault="00760250" w:rsidP="00901297">
      <w:pPr>
        <w:pStyle w:val="Heading2"/>
        <w:spacing w:after="240" w:line="360" w:lineRule="auto"/>
        <w:rPr>
          <w:lang w:val="en-US"/>
        </w:rPr>
      </w:pPr>
      <w:r w:rsidRPr="0013754E">
        <w:rPr>
          <w:lang w:val="en-US"/>
        </w:rPr>
        <w:t xml:space="preserve">Dispersal </w:t>
      </w:r>
    </w:p>
    <w:p w14:paraId="0F6A009B" w14:textId="0F40EA74" w:rsidR="00760250" w:rsidRPr="0013754E" w:rsidRDefault="00766D58"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D</w:t>
      </w:r>
      <w:r w:rsidR="00760250" w:rsidRPr="0013754E">
        <w:rPr>
          <w:rFonts w:ascii="Times New Roman" w:eastAsia="Times New Roman" w:hAnsi="Times New Roman" w:cs="Times New Roman"/>
          <w:sz w:val="24"/>
          <w:szCs w:val="24"/>
        </w:rPr>
        <w:t>ispersal capacity influenced our ability to detect temporal changes in genetic diversity</w:t>
      </w:r>
      <w:r w:rsidRPr="0013754E">
        <w:rPr>
          <w:rFonts w:ascii="Times New Roman" w:eastAsia="Times New Roman" w:hAnsi="Times New Roman" w:cs="Times New Roman"/>
          <w:sz w:val="24"/>
          <w:szCs w:val="24"/>
        </w:rPr>
        <w:t xml:space="preserve">, as the </w:t>
      </w:r>
      <w:r w:rsidR="00760250" w:rsidRPr="0013754E">
        <w:rPr>
          <w:rFonts w:ascii="Times New Roman" w:eastAsia="Times New Roman" w:hAnsi="Times New Roman" w:cs="Times New Roman"/>
          <w:sz w:val="24"/>
          <w:szCs w:val="24"/>
        </w:rPr>
        <w:t xml:space="preserve">FNR generally increased with dispersal </w:t>
      </w:r>
      <w:r w:rsidR="000D5772" w:rsidRPr="0013754E">
        <w:rPr>
          <w:rFonts w:ascii="Times New Roman" w:eastAsia="Times New Roman" w:hAnsi="Times New Roman" w:cs="Times New Roman"/>
          <w:sz w:val="24"/>
          <w:szCs w:val="24"/>
        </w:rPr>
        <w:t xml:space="preserve">capacity </w:t>
      </w:r>
      <w:r w:rsidR="00760250" w:rsidRPr="0013754E">
        <w:rPr>
          <w:rFonts w:ascii="Times New Roman" w:eastAsia="Times New Roman" w:hAnsi="Times New Roman" w:cs="Times New Roman"/>
          <w:sz w:val="24"/>
          <w:szCs w:val="24"/>
        </w:rPr>
        <w:t>(</w:t>
      </w:r>
      <w:r w:rsidR="00486C69">
        <w:rPr>
          <w:rFonts w:ascii="Times New Roman" w:eastAsia="Times New Roman" w:hAnsi="Times New Roman" w:cs="Times New Roman"/>
          <w:sz w:val="24"/>
          <w:szCs w:val="24"/>
        </w:rPr>
        <w:t xml:space="preserve">Fig. </w:t>
      </w:r>
      <w:proofErr w:type="gramStart"/>
      <w:r w:rsidR="00486C69">
        <w:rPr>
          <w:rFonts w:ascii="Times New Roman" w:eastAsia="Times New Roman" w:hAnsi="Times New Roman" w:cs="Times New Roman"/>
          <w:sz w:val="24"/>
          <w:szCs w:val="24"/>
        </w:rPr>
        <w:t xml:space="preserve">3 </w:t>
      </w:r>
      <w:r w:rsidR="00760250" w:rsidRPr="0013754E">
        <w:rPr>
          <w:rFonts w:ascii="Times New Roman" w:eastAsia="Times New Roman" w:hAnsi="Times New Roman" w:cs="Times New Roman"/>
          <w:sz w:val="24"/>
          <w:szCs w:val="24"/>
        </w:rPr>
        <w:t>)</w:t>
      </w:r>
      <w:proofErr w:type="gramEnd"/>
      <w:r w:rsidR="00760250" w:rsidRPr="0013754E">
        <w:rPr>
          <w:rFonts w:ascii="Times New Roman" w:eastAsia="Times New Roman" w:hAnsi="Times New Roman" w:cs="Times New Roman"/>
          <w:sz w:val="24"/>
          <w:szCs w:val="24"/>
        </w:rPr>
        <w:t xml:space="preserve">. </w:t>
      </w:r>
      <w:r w:rsidR="002826FE" w:rsidRPr="0013754E">
        <w:rPr>
          <w:rFonts w:ascii="Times New Roman" w:eastAsia="Times New Roman" w:hAnsi="Times New Roman" w:cs="Times New Roman"/>
          <w:sz w:val="24"/>
          <w:szCs w:val="24"/>
        </w:rPr>
        <w:t xml:space="preserve">However, </w:t>
      </w:r>
      <w:r w:rsidR="00760250" w:rsidRPr="0013754E">
        <w:rPr>
          <w:rFonts w:ascii="Times New Roman" w:eastAsia="Times New Roman" w:hAnsi="Times New Roman" w:cs="Times New Roman"/>
          <w:sz w:val="24"/>
          <w:szCs w:val="24"/>
        </w:rPr>
        <w:t xml:space="preserve">only one scenario (H3; </w:t>
      </w:r>
      <w:r w:rsidR="00760250" w:rsidRPr="0013754E">
        <w:rPr>
          <w:rFonts w:ascii="Times New Roman" w:eastAsia="Times New Roman" w:hAnsi="Times New Roman" w:cs="Times New Roman"/>
          <w:sz w:val="24"/>
          <w:szCs w:val="24"/>
        </w:rPr>
        <w:lastRenderedPageBreak/>
        <w:t xml:space="preserve">Table 1) exhibited </w:t>
      </w:r>
      <w:r w:rsidR="002826FE" w:rsidRPr="0013754E">
        <w:rPr>
          <w:rFonts w:ascii="Times New Roman" w:eastAsia="Times New Roman" w:hAnsi="Times New Roman" w:cs="Times New Roman"/>
          <w:sz w:val="24"/>
          <w:szCs w:val="24"/>
        </w:rPr>
        <w:t xml:space="preserve">FNR </w:t>
      </w:r>
      <w:r w:rsidR="00760250" w:rsidRPr="0013754E">
        <w:rPr>
          <w:rFonts w:ascii="Times New Roman" w:eastAsia="Times New Roman" w:hAnsi="Times New Roman" w:cs="Times New Roman"/>
          <w:sz w:val="24"/>
          <w:szCs w:val="24"/>
        </w:rPr>
        <w:t>values above a very conservative limit of 1%, regardless of the p-value threshold used (</w:t>
      </w:r>
      <w:r w:rsidR="00486C69">
        <w:rPr>
          <w:rFonts w:ascii="Times New Roman" w:eastAsia="Times New Roman" w:hAnsi="Times New Roman" w:cs="Times New Roman"/>
          <w:sz w:val="24"/>
          <w:szCs w:val="24"/>
        </w:rPr>
        <w:t xml:space="preserve">Fig. </w:t>
      </w:r>
      <w:proofErr w:type="gramStart"/>
      <w:r w:rsidR="00486C69">
        <w:rPr>
          <w:rFonts w:ascii="Times New Roman" w:eastAsia="Times New Roman" w:hAnsi="Times New Roman" w:cs="Times New Roman"/>
          <w:sz w:val="24"/>
          <w:szCs w:val="24"/>
        </w:rPr>
        <w:t xml:space="preserve">3 </w:t>
      </w:r>
      <w:r w:rsidR="002826FE" w:rsidRPr="0013754E">
        <w:rPr>
          <w:rFonts w:ascii="Times New Roman" w:eastAsia="Times New Roman" w:hAnsi="Times New Roman" w:cs="Times New Roman"/>
          <w:sz w:val="24"/>
          <w:szCs w:val="24"/>
        </w:rPr>
        <w:t>)</w:t>
      </w:r>
      <w:proofErr w:type="gramEnd"/>
      <w:r w:rsidR="002826FE"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Of </w:t>
      </w:r>
      <w:r w:rsidR="00760250" w:rsidRPr="0013754E">
        <w:rPr>
          <w:rFonts w:ascii="Times New Roman" w:eastAsia="Times New Roman" w:hAnsi="Times New Roman" w:cs="Times New Roman"/>
          <w:sz w:val="24"/>
          <w:szCs w:val="24"/>
        </w:rPr>
        <w:t xml:space="preserve">the four scenarios </w:t>
      </w:r>
      <w:r w:rsidRPr="0013754E">
        <w:rPr>
          <w:rFonts w:ascii="Times New Roman" w:eastAsia="Times New Roman" w:hAnsi="Times New Roman" w:cs="Times New Roman"/>
          <w:sz w:val="24"/>
          <w:szCs w:val="24"/>
        </w:rPr>
        <w:t>that did not achieve an</w:t>
      </w:r>
      <w:r w:rsidR="00760250" w:rsidRPr="0013754E">
        <w:rPr>
          <w:rFonts w:ascii="Times New Roman" w:eastAsia="Times New Roman" w:hAnsi="Times New Roman" w:cs="Times New Roman"/>
          <w:sz w:val="24"/>
          <w:szCs w:val="24"/>
        </w:rPr>
        <w:t xml:space="preserve"> average FNR of 0 (L3, M3, H2, </w:t>
      </w:r>
      <w:r w:rsidR="002826FE" w:rsidRPr="0013754E">
        <w:rPr>
          <w:rFonts w:ascii="Times New Roman" w:eastAsia="Times New Roman" w:hAnsi="Times New Roman" w:cs="Times New Roman"/>
          <w:sz w:val="24"/>
          <w:szCs w:val="24"/>
        </w:rPr>
        <w:t xml:space="preserve">and </w:t>
      </w:r>
      <w:r w:rsidR="00760250" w:rsidRPr="0013754E">
        <w:rPr>
          <w:rFonts w:ascii="Times New Roman" w:eastAsia="Times New Roman" w:hAnsi="Times New Roman" w:cs="Times New Roman"/>
          <w:sz w:val="24"/>
          <w:szCs w:val="24"/>
        </w:rPr>
        <w:t xml:space="preserve">H3), two involved high dispersal. </w:t>
      </w:r>
      <w:r w:rsidR="002826FE" w:rsidRPr="0013754E">
        <w:rPr>
          <w:rFonts w:ascii="Times New Roman" w:eastAsia="Times New Roman" w:hAnsi="Times New Roman" w:cs="Times New Roman"/>
          <w:sz w:val="24"/>
          <w:szCs w:val="24"/>
        </w:rPr>
        <w:t>When we</w:t>
      </w:r>
      <w:r w:rsidR="00760250" w:rsidRPr="0013754E">
        <w:rPr>
          <w:rFonts w:ascii="Times New Roman" w:eastAsia="Times New Roman" w:hAnsi="Times New Roman" w:cs="Times New Roman"/>
          <w:sz w:val="24"/>
          <w:szCs w:val="24"/>
        </w:rPr>
        <w:t xml:space="preserve"> average</w:t>
      </w:r>
      <w:r w:rsidR="002826FE" w:rsidRPr="0013754E">
        <w:rPr>
          <w:rFonts w:ascii="Times New Roman" w:eastAsia="Times New Roman" w:hAnsi="Times New Roman" w:cs="Times New Roman"/>
          <w:sz w:val="24"/>
          <w:szCs w:val="24"/>
        </w:rPr>
        <w:t>d the FNR values</w:t>
      </w:r>
      <w:r w:rsidR="00760250" w:rsidRPr="0013754E">
        <w:rPr>
          <w:rFonts w:ascii="Times New Roman" w:eastAsia="Times New Roman" w:hAnsi="Times New Roman" w:cs="Times New Roman"/>
          <w:sz w:val="24"/>
          <w:szCs w:val="24"/>
        </w:rPr>
        <w:t xml:space="preserve"> </w:t>
      </w:r>
      <w:r w:rsidR="002826FE" w:rsidRPr="0013754E">
        <w:rPr>
          <w:rFonts w:ascii="Times New Roman" w:eastAsia="Times New Roman" w:hAnsi="Times New Roman" w:cs="Times New Roman"/>
          <w:sz w:val="24"/>
          <w:szCs w:val="24"/>
        </w:rPr>
        <w:t xml:space="preserve">calculated at the traditional p </w:t>
      </w:r>
      <w:r w:rsidR="003F0443" w:rsidRPr="003F0443">
        <w:rPr>
          <w:rFonts w:ascii="Times New Roman" w:eastAsia="Times New Roman" w:hAnsi="Times New Roman" w:cs="Times New Roman"/>
          <w:sz w:val="24"/>
          <w:szCs w:val="24"/>
        </w:rPr>
        <w:t xml:space="preserve">≤ </w:t>
      </w:r>
      <w:r w:rsidR="002826FE" w:rsidRPr="0013754E">
        <w:rPr>
          <w:rFonts w:ascii="Times New Roman" w:eastAsia="Times New Roman" w:hAnsi="Times New Roman" w:cs="Times New Roman"/>
          <w:sz w:val="24"/>
          <w:szCs w:val="24"/>
        </w:rPr>
        <w:t xml:space="preserve">0.05 threshold across </w:t>
      </w:r>
      <w:r w:rsidR="00760250" w:rsidRPr="0013754E">
        <w:rPr>
          <w:rFonts w:ascii="Times New Roman" w:eastAsia="Times New Roman" w:hAnsi="Times New Roman" w:cs="Times New Roman"/>
          <w:sz w:val="24"/>
          <w:szCs w:val="24"/>
        </w:rPr>
        <w:t>scenarios sharing the same dispersal parameters (e.g.</w:t>
      </w:r>
      <w:r w:rsidR="00760250" w:rsidRPr="0013754E">
        <w:rPr>
          <w:rFonts w:ascii="Times New Roman" w:eastAsia="Times New Roman" w:hAnsi="Times New Roman" w:cs="Times New Roman"/>
          <w:i/>
          <w:sz w:val="24"/>
          <w:szCs w:val="24"/>
        </w:rPr>
        <w:t xml:space="preserve"> </w:t>
      </w:r>
      <w:r w:rsidR="002826FE" w:rsidRPr="0013754E">
        <w:rPr>
          <w:rFonts w:ascii="Times New Roman" w:eastAsia="Times New Roman" w:hAnsi="Times New Roman" w:cs="Times New Roman"/>
          <w:sz w:val="24"/>
          <w:szCs w:val="24"/>
        </w:rPr>
        <w:t>averag</w:t>
      </w:r>
      <w:r w:rsidR="00E842A6" w:rsidRPr="0013754E">
        <w:rPr>
          <w:rFonts w:ascii="Times New Roman" w:eastAsia="Times New Roman" w:hAnsi="Times New Roman" w:cs="Times New Roman"/>
          <w:sz w:val="24"/>
          <w:szCs w:val="24"/>
        </w:rPr>
        <w:t>ing</w:t>
      </w:r>
      <w:r w:rsidR="002826FE" w:rsidRPr="0013754E">
        <w:rPr>
          <w:rFonts w:ascii="Times New Roman" w:eastAsia="Times New Roman" w:hAnsi="Times New Roman" w:cs="Times New Roman"/>
          <w:sz w:val="24"/>
          <w:szCs w:val="24"/>
        </w:rPr>
        <w:t xml:space="preserve"> FNR </w:t>
      </w:r>
      <w:r w:rsidR="00760250" w:rsidRPr="0013754E">
        <w:rPr>
          <w:rFonts w:ascii="Times New Roman" w:eastAsia="Times New Roman" w:hAnsi="Times New Roman" w:cs="Times New Roman"/>
          <w:sz w:val="24"/>
          <w:szCs w:val="24"/>
        </w:rPr>
        <w:t xml:space="preserve">value for L1, L2, and L3 grouped together), </w:t>
      </w:r>
      <w:r w:rsidR="002826FE" w:rsidRPr="0013754E">
        <w:rPr>
          <w:rFonts w:ascii="Times New Roman" w:eastAsia="Times New Roman" w:hAnsi="Times New Roman" w:cs="Times New Roman"/>
          <w:sz w:val="24"/>
          <w:szCs w:val="24"/>
        </w:rPr>
        <w:t>the</w:t>
      </w:r>
      <w:r w:rsidR="00760250" w:rsidRPr="0013754E">
        <w:rPr>
          <w:rFonts w:ascii="Times New Roman" w:eastAsia="Times New Roman" w:hAnsi="Times New Roman" w:cs="Times New Roman"/>
          <w:sz w:val="24"/>
          <w:szCs w:val="24"/>
        </w:rPr>
        <w:t xml:space="preserve"> mean FNRs </w:t>
      </w:r>
      <w:r w:rsidR="002826FE" w:rsidRPr="0013754E">
        <w:rPr>
          <w:rFonts w:ascii="Times New Roman" w:eastAsia="Times New Roman" w:hAnsi="Times New Roman" w:cs="Times New Roman"/>
          <w:sz w:val="24"/>
          <w:szCs w:val="24"/>
        </w:rPr>
        <w:t xml:space="preserve">were </w:t>
      </w:r>
      <w:r w:rsidR="00760250" w:rsidRPr="0013754E">
        <w:rPr>
          <w:rFonts w:ascii="Times New Roman" w:eastAsia="Times New Roman" w:hAnsi="Times New Roman" w:cs="Times New Roman"/>
          <w:sz w:val="24"/>
          <w:szCs w:val="24"/>
        </w:rPr>
        <w:t xml:space="preserve">0.0037 (0.0007 </w:t>
      </w:r>
      <w:r w:rsidR="00E842A6"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0.0066; 95% </w:t>
      </w:r>
      <w:r w:rsidR="002826FE" w:rsidRPr="0013754E">
        <w:rPr>
          <w:rFonts w:ascii="Times New Roman" w:eastAsia="Times New Roman" w:hAnsi="Times New Roman" w:cs="Times New Roman"/>
          <w:sz w:val="24"/>
          <w:szCs w:val="24"/>
        </w:rPr>
        <w:t>confidence interval [CI]</w:t>
      </w:r>
      <w:r w:rsidR="00760250" w:rsidRPr="0013754E">
        <w:rPr>
          <w:rFonts w:ascii="Times New Roman" w:eastAsia="Times New Roman" w:hAnsi="Times New Roman" w:cs="Times New Roman"/>
          <w:sz w:val="24"/>
          <w:szCs w:val="24"/>
        </w:rPr>
        <w:t xml:space="preserve">) for low dispersal, 0.0049 (0.0015 </w:t>
      </w:r>
      <w:r w:rsidR="00E842A6"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0.0083; 95% CI) for moderate dispersal, and 0.0108 (0.0055 </w:t>
      </w:r>
      <w:r w:rsidR="00E842A6"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0.0161; 95% CI) for high dispersal.</w:t>
      </w:r>
      <w:r w:rsidR="00986514" w:rsidRPr="0013754E">
        <w:rPr>
          <w:rFonts w:ascii="Times New Roman" w:eastAsia="Times New Roman" w:hAnsi="Times New Roman" w:cs="Times New Roman"/>
          <w:sz w:val="24"/>
          <w:szCs w:val="24"/>
        </w:rPr>
        <w:t xml:space="preserve"> </w:t>
      </w:r>
    </w:p>
    <w:p w14:paraId="70A5F9C5" w14:textId="2B1427A6" w:rsidR="00760250" w:rsidRPr="0013754E" w:rsidRDefault="00766D58"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In contrast, dispersal capacity did not substantially affect the </w:t>
      </w:r>
      <w:r w:rsidR="00760250" w:rsidRPr="0013754E">
        <w:rPr>
          <w:rFonts w:ascii="Times New Roman" w:eastAsia="Times New Roman" w:hAnsi="Times New Roman" w:cs="Times New Roman"/>
          <w:sz w:val="24"/>
          <w:szCs w:val="24"/>
        </w:rPr>
        <w:t>FPR (</w:t>
      </w:r>
      <w:r w:rsidR="00486C69">
        <w:rPr>
          <w:rFonts w:ascii="Times New Roman" w:eastAsia="Times New Roman" w:hAnsi="Times New Roman" w:cs="Times New Roman"/>
          <w:sz w:val="24"/>
          <w:szCs w:val="24"/>
        </w:rPr>
        <w:t>Fig. 2</w:t>
      </w:r>
      <w:r w:rsidR="00760250" w:rsidRPr="0013754E">
        <w:rPr>
          <w:rFonts w:ascii="Times New Roman" w:eastAsia="Times New Roman" w:hAnsi="Times New Roman" w:cs="Times New Roman"/>
          <w:sz w:val="24"/>
          <w:szCs w:val="24"/>
        </w:rPr>
        <w:t xml:space="preserve">). </w:t>
      </w:r>
      <w:r w:rsidR="00F73A5E" w:rsidRPr="0013754E">
        <w:rPr>
          <w:rFonts w:ascii="Times New Roman" w:eastAsia="Times New Roman" w:hAnsi="Times New Roman" w:cs="Times New Roman"/>
          <w:sz w:val="24"/>
          <w:szCs w:val="24"/>
        </w:rPr>
        <w:t>T</w:t>
      </w:r>
      <w:r w:rsidR="00FF1AA4" w:rsidRPr="0013754E">
        <w:rPr>
          <w:rFonts w:ascii="Times New Roman" w:eastAsia="Times New Roman" w:hAnsi="Times New Roman" w:cs="Times New Roman"/>
          <w:sz w:val="24"/>
          <w:szCs w:val="24"/>
        </w:rPr>
        <w:t xml:space="preserve">here </w:t>
      </w:r>
      <w:r w:rsidR="007A704E" w:rsidRPr="0013754E">
        <w:rPr>
          <w:rFonts w:ascii="Times New Roman" w:eastAsia="Times New Roman" w:hAnsi="Times New Roman" w:cs="Times New Roman"/>
          <w:sz w:val="24"/>
          <w:szCs w:val="24"/>
        </w:rPr>
        <w:t>were</w:t>
      </w:r>
      <w:r w:rsidR="00FF1AA4" w:rsidRPr="0013754E">
        <w:rPr>
          <w:rFonts w:ascii="Times New Roman" w:eastAsia="Times New Roman" w:hAnsi="Times New Roman" w:cs="Times New Roman"/>
          <w:sz w:val="24"/>
          <w:szCs w:val="24"/>
        </w:rPr>
        <w:t xml:space="preserve"> no consistent trends </w:t>
      </w:r>
      <w:r w:rsidR="00F73A5E" w:rsidRPr="0013754E">
        <w:rPr>
          <w:rFonts w:ascii="Times New Roman" w:eastAsia="Times New Roman" w:hAnsi="Times New Roman" w:cs="Times New Roman"/>
          <w:sz w:val="24"/>
          <w:szCs w:val="24"/>
        </w:rPr>
        <w:t xml:space="preserve">in FPR </w:t>
      </w:r>
      <w:r w:rsidR="00FF1AA4" w:rsidRPr="0013754E">
        <w:rPr>
          <w:rFonts w:ascii="Times New Roman" w:eastAsia="Times New Roman" w:hAnsi="Times New Roman" w:cs="Times New Roman"/>
          <w:sz w:val="24"/>
          <w:szCs w:val="24"/>
        </w:rPr>
        <w:t xml:space="preserve">when comparing scenarios with </w:t>
      </w:r>
      <w:r w:rsidR="00C154AF" w:rsidRPr="0013754E">
        <w:rPr>
          <w:rFonts w:ascii="Times New Roman" w:eastAsia="Times New Roman" w:hAnsi="Times New Roman" w:cs="Times New Roman"/>
          <w:sz w:val="24"/>
          <w:szCs w:val="24"/>
        </w:rPr>
        <w:t xml:space="preserve">different dispersal </w:t>
      </w:r>
      <w:r w:rsidR="00097F4D" w:rsidRPr="0013754E">
        <w:rPr>
          <w:rFonts w:ascii="Times New Roman" w:eastAsia="Times New Roman" w:hAnsi="Times New Roman" w:cs="Times New Roman"/>
          <w:sz w:val="24"/>
          <w:szCs w:val="24"/>
        </w:rPr>
        <w:t xml:space="preserve">capacities </w:t>
      </w:r>
      <w:r w:rsidR="00C154AF" w:rsidRPr="0013754E">
        <w:rPr>
          <w:rFonts w:ascii="Times New Roman" w:eastAsia="Times New Roman" w:hAnsi="Times New Roman" w:cs="Times New Roman"/>
          <w:sz w:val="24"/>
          <w:szCs w:val="24"/>
        </w:rPr>
        <w:t xml:space="preserve">but </w:t>
      </w:r>
      <w:r w:rsidR="00FF1AA4" w:rsidRPr="0013754E">
        <w:rPr>
          <w:rFonts w:ascii="Times New Roman" w:eastAsia="Times New Roman" w:hAnsi="Times New Roman" w:cs="Times New Roman"/>
          <w:sz w:val="24"/>
          <w:szCs w:val="24"/>
        </w:rPr>
        <w:t>the</w:t>
      </w:r>
      <w:r w:rsidR="00760250" w:rsidRPr="0013754E">
        <w:rPr>
          <w:rFonts w:ascii="Times New Roman" w:eastAsia="Times New Roman" w:hAnsi="Times New Roman" w:cs="Times New Roman"/>
          <w:sz w:val="24"/>
          <w:szCs w:val="24"/>
        </w:rPr>
        <w:t xml:space="preserve"> same number of affected populations</w:t>
      </w:r>
      <w:r w:rsidR="00FF1AA4"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L1 </w:t>
      </w:r>
      <w:r w:rsidR="007A704E" w:rsidRPr="0013754E">
        <w:rPr>
          <w:rFonts w:ascii="Times New Roman" w:eastAsia="Times New Roman" w:hAnsi="Times New Roman" w:cs="Times New Roman"/>
          <w:sz w:val="24"/>
          <w:szCs w:val="24"/>
        </w:rPr>
        <w:t xml:space="preserve">had </w:t>
      </w:r>
      <w:r w:rsidR="00760250" w:rsidRPr="0013754E">
        <w:rPr>
          <w:rFonts w:ascii="Times New Roman" w:eastAsia="Times New Roman" w:hAnsi="Times New Roman" w:cs="Times New Roman"/>
          <w:sz w:val="24"/>
          <w:szCs w:val="24"/>
        </w:rPr>
        <w:t>slightly higher values than M1 and H1</w:t>
      </w:r>
      <w:r w:rsidR="00FF1AA4"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L2 </w:t>
      </w:r>
      <w:r w:rsidR="007A704E" w:rsidRPr="0013754E">
        <w:rPr>
          <w:rFonts w:ascii="Times New Roman" w:eastAsia="Times New Roman" w:hAnsi="Times New Roman" w:cs="Times New Roman"/>
          <w:sz w:val="24"/>
          <w:szCs w:val="24"/>
        </w:rPr>
        <w:t xml:space="preserve">had </w:t>
      </w:r>
      <w:r w:rsidR="00760250" w:rsidRPr="0013754E">
        <w:rPr>
          <w:rFonts w:ascii="Times New Roman" w:eastAsia="Times New Roman" w:hAnsi="Times New Roman" w:cs="Times New Roman"/>
          <w:sz w:val="24"/>
          <w:szCs w:val="24"/>
        </w:rPr>
        <w:t>slightly lower values than M2 and H2</w:t>
      </w:r>
      <w:r w:rsidR="00FF1AA4"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and L3 </w:t>
      </w:r>
      <w:r w:rsidR="007A704E" w:rsidRPr="0013754E">
        <w:rPr>
          <w:rFonts w:ascii="Times New Roman" w:eastAsia="Times New Roman" w:hAnsi="Times New Roman" w:cs="Times New Roman"/>
          <w:sz w:val="24"/>
          <w:szCs w:val="24"/>
        </w:rPr>
        <w:t xml:space="preserve">had </w:t>
      </w:r>
      <w:r w:rsidR="00760250" w:rsidRPr="0013754E">
        <w:rPr>
          <w:rFonts w:ascii="Times New Roman" w:eastAsia="Times New Roman" w:hAnsi="Times New Roman" w:cs="Times New Roman"/>
          <w:sz w:val="24"/>
          <w:szCs w:val="24"/>
        </w:rPr>
        <w:t xml:space="preserve">intermediate values between </w:t>
      </w:r>
      <w:r w:rsidR="00FF1AA4" w:rsidRPr="0013754E">
        <w:rPr>
          <w:rFonts w:ascii="Times New Roman" w:eastAsia="Times New Roman" w:hAnsi="Times New Roman" w:cs="Times New Roman"/>
          <w:sz w:val="24"/>
          <w:szCs w:val="24"/>
        </w:rPr>
        <w:t xml:space="preserve">those </w:t>
      </w:r>
      <w:r w:rsidR="00760250" w:rsidRPr="0013754E">
        <w:rPr>
          <w:rFonts w:ascii="Times New Roman" w:eastAsia="Times New Roman" w:hAnsi="Times New Roman" w:cs="Times New Roman"/>
          <w:sz w:val="24"/>
          <w:szCs w:val="24"/>
        </w:rPr>
        <w:t xml:space="preserve">of M3 and H3. </w:t>
      </w:r>
      <w:r w:rsidR="00FF1AA4" w:rsidRPr="0013754E">
        <w:rPr>
          <w:rFonts w:ascii="Times New Roman" w:eastAsia="Times New Roman" w:hAnsi="Times New Roman" w:cs="Times New Roman"/>
          <w:sz w:val="24"/>
          <w:szCs w:val="24"/>
        </w:rPr>
        <w:t xml:space="preserve">Average </w:t>
      </w:r>
      <w:r w:rsidR="00760250" w:rsidRPr="0013754E">
        <w:rPr>
          <w:rFonts w:ascii="Times New Roman" w:eastAsia="Times New Roman" w:hAnsi="Times New Roman" w:cs="Times New Roman"/>
          <w:sz w:val="24"/>
          <w:szCs w:val="24"/>
        </w:rPr>
        <w:t xml:space="preserve">FPR </w:t>
      </w:r>
      <w:r w:rsidR="00FF1AA4" w:rsidRPr="0013754E">
        <w:rPr>
          <w:rFonts w:ascii="Times New Roman" w:eastAsia="Times New Roman" w:hAnsi="Times New Roman" w:cs="Times New Roman"/>
          <w:sz w:val="24"/>
          <w:szCs w:val="24"/>
        </w:rPr>
        <w:t xml:space="preserve">values for </w:t>
      </w:r>
      <w:r w:rsidR="00760250" w:rsidRPr="0013754E">
        <w:rPr>
          <w:rFonts w:ascii="Times New Roman" w:eastAsia="Times New Roman" w:hAnsi="Times New Roman" w:cs="Times New Roman"/>
          <w:sz w:val="24"/>
          <w:szCs w:val="24"/>
        </w:rPr>
        <w:t xml:space="preserve">scenarios sharing the same dispersal parameters, </w:t>
      </w:r>
      <w:r w:rsidR="00FF1AA4" w:rsidRPr="0013754E">
        <w:rPr>
          <w:rFonts w:ascii="Times New Roman" w:eastAsia="Times New Roman" w:hAnsi="Times New Roman" w:cs="Times New Roman"/>
          <w:sz w:val="24"/>
          <w:szCs w:val="24"/>
        </w:rPr>
        <w:t>calculated using FPRs at the p &lt;</w:t>
      </w:r>
      <w:r w:rsidR="00760250" w:rsidRPr="0013754E">
        <w:rPr>
          <w:rFonts w:ascii="Times New Roman" w:eastAsia="Times New Roman" w:hAnsi="Times New Roman" w:cs="Times New Roman"/>
          <w:sz w:val="24"/>
          <w:szCs w:val="24"/>
        </w:rPr>
        <w:t xml:space="preserve"> 0.05 threshold</w:t>
      </w:r>
      <w:r w:rsidR="00FF1AA4" w:rsidRPr="0013754E">
        <w:rPr>
          <w:rFonts w:ascii="Times New Roman" w:eastAsia="Times New Roman" w:hAnsi="Times New Roman" w:cs="Times New Roman"/>
          <w:sz w:val="24"/>
          <w:szCs w:val="24"/>
        </w:rPr>
        <w:t xml:space="preserve"> as before</w:t>
      </w:r>
      <w:r w:rsidR="00760250" w:rsidRPr="0013754E">
        <w:rPr>
          <w:rFonts w:ascii="Times New Roman" w:eastAsia="Times New Roman" w:hAnsi="Times New Roman" w:cs="Times New Roman"/>
          <w:sz w:val="24"/>
          <w:szCs w:val="24"/>
        </w:rPr>
        <w:t xml:space="preserve">, were 0.0599 (0.0558 </w:t>
      </w:r>
      <w:r w:rsidR="00853197" w:rsidRPr="0013754E">
        <w:rPr>
          <w:rFonts w:ascii="Times New Roman" w:eastAsia="Times New Roman" w:hAnsi="Times New Roman" w:cs="Times New Roman"/>
          <w:sz w:val="24"/>
          <w:szCs w:val="24"/>
        </w:rPr>
        <w:t>–</w:t>
      </w:r>
      <w:r w:rsidR="00E56206"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0.0641; 95% CI) for low dispersal, 0.0621 (0.0580 </w:t>
      </w:r>
      <w:r w:rsidR="00853197" w:rsidRPr="0013754E">
        <w:rPr>
          <w:rFonts w:ascii="Times New Roman" w:eastAsia="Times New Roman" w:hAnsi="Times New Roman" w:cs="Times New Roman"/>
          <w:sz w:val="24"/>
          <w:szCs w:val="24"/>
        </w:rPr>
        <w:t>–</w:t>
      </w:r>
      <w:r w:rsidR="00E56206"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0.0662; 95% CI) for moderate dispersal, and 0.0600 (0.0562 </w:t>
      </w:r>
      <w:r w:rsidR="00853197" w:rsidRPr="0013754E">
        <w:rPr>
          <w:rFonts w:ascii="Times New Roman" w:eastAsia="Times New Roman" w:hAnsi="Times New Roman" w:cs="Times New Roman"/>
          <w:sz w:val="24"/>
          <w:szCs w:val="24"/>
        </w:rPr>
        <w:t>–</w:t>
      </w:r>
      <w:r w:rsidR="00E56206"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0.0638; 95% CI) for high dispersal</w:t>
      </w:r>
      <w:r w:rsidR="00FD4F7E" w:rsidRPr="0013754E">
        <w:rPr>
          <w:rFonts w:ascii="Times New Roman" w:eastAsia="Times New Roman" w:hAnsi="Times New Roman" w:cs="Times New Roman"/>
          <w:sz w:val="24"/>
          <w:szCs w:val="24"/>
        </w:rPr>
        <w:t xml:space="preserve"> (</w:t>
      </w:r>
      <w:r w:rsidR="00486C69">
        <w:rPr>
          <w:rFonts w:ascii="Times New Roman" w:eastAsia="Times New Roman" w:hAnsi="Times New Roman" w:cs="Times New Roman"/>
          <w:sz w:val="24"/>
          <w:szCs w:val="24"/>
        </w:rPr>
        <w:t>Fig. 2</w:t>
      </w:r>
      <w:r w:rsidR="00FD4F7E"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w:t>
      </w:r>
    </w:p>
    <w:p w14:paraId="2392C8B6" w14:textId="11BD9A72" w:rsidR="00760250" w:rsidRPr="0013754E" w:rsidRDefault="00920011" w:rsidP="00901297">
      <w:pPr>
        <w:pStyle w:val="Heading2"/>
        <w:spacing w:after="240" w:line="360" w:lineRule="auto"/>
        <w:rPr>
          <w:lang w:val="en-US"/>
        </w:rPr>
      </w:pPr>
      <w:r w:rsidRPr="0013754E">
        <w:rPr>
          <w:lang w:val="en-US"/>
        </w:rPr>
        <w:t>Spatial extent</w:t>
      </w:r>
    </w:p>
    <w:p w14:paraId="6FB92585" w14:textId="5B1478A7" w:rsidR="00760250" w:rsidRPr="0013754E" w:rsidRDefault="00766D58"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T</w:t>
      </w:r>
      <w:r w:rsidR="00760250" w:rsidRPr="0013754E">
        <w:rPr>
          <w:rFonts w:ascii="Times New Roman" w:eastAsia="Times New Roman" w:hAnsi="Times New Roman" w:cs="Times New Roman"/>
          <w:sz w:val="24"/>
          <w:szCs w:val="24"/>
        </w:rPr>
        <w:t xml:space="preserve">he number of populations affected by a demographic event also influenced our ability to detect meaningful temporal change. Scenarios </w:t>
      </w:r>
      <w:r w:rsidRPr="0013754E">
        <w:rPr>
          <w:rFonts w:ascii="Times New Roman" w:eastAsia="Times New Roman" w:hAnsi="Times New Roman" w:cs="Times New Roman"/>
          <w:sz w:val="24"/>
          <w:szCs w:val="24"/>
        </w:rPr>
        <w:t xml:space="preserve">in which </w:t>
      </w:r>
      <w:r w:rsidR="00760250" w:rsidRPr="0013754E">
        <w:rPr>
          <w:rFonts w:ascii="Times New Roman" w:eastAsia="Times New Roman" w:hAnsi="Times New Roman" w:cs="Times New Roman"/>
          <w:sz w:val="24"/>
          <w:szCs w:val="24"/>
        </w:rPr>
        <w:t xml:space="preserve">fewer populations </w:t>
      </w:r>
      <w:r w:rsidRPr="0013754E">
        <w:rPr>
          <w:rFonts w:ascii="Times New Roman" w:eastAsia="Times New Roman" w:hAnsi="Times New Roman" w:cs="Times New Roman"/>
          <w:sz w:val="24"/>
          <w:szCs w:val="24"/>
        </w:rPr>
        <w:t xml:space="preserve">were </w:t>
      </w:r>
      <w:r w:rsidR="00760250" w:rsidRPr="0013754E">
        <w:rPr>
          <w:rFonts w:ascii="Times New Roman" w:eastAsia="Times New Roman" w:hAnsi="Times New Roman" w:cs="Times New Roman"/>
          <w:sz w:val="24"/>
          <w:szCs w:val="24"/>
        </w:rPr>
        <w:t xml:space="preserve">affected exhibited </w:t>
      </w:r>
      <w:r w:rsidRPr="0013754E">
        <w:rPr>
          <w:rFonts w:ascii="Times New Roman" w:eastAsia="Times New Roman" w:hAnsi="Times New Roman" w:cs="Times New Roman"/>
          <w:sz w:val="24"/>
          <w:szCs w:val="24"/>
        </w:rPr>
        <w:t xml:space="preserve">a </w:t>
      </w:r>
      <w:r w:rsidR="00760250" w:rsidRPr="0013754E">
        <w:rPr>
          <w:rFonts w:ascii="Times New Roman" w:eastAsia="Times New Roman" w:hAnsi="Times New Roman" w:cs="Times New Roman"/>
          <w:sz w:val="24"/>
          <w:szCs w:val="24"/>
        </w:rPr>
        <w:t xml:space="preserve">reduced FNR and an increased FPR (Figs. 3, 4). Scenarios in which a single population was affected (i.e., L1, M1, H1) </w:t>
      </w:r>
      <w:r w:rsidR="00312CAE" w:rsidRPr="0013754E">
        <w:rPr>
          <w:rFonts w:ascii="Times New Roman" w:eastAsia="Times New Roman" w:hAnsi="Times New Roman" w:cs="Times New Roman"/>
          <w:sz w:val="24"/>
          <w:szCs w:val="24"/>
        </w:rPr>
        <w:t xml:space="preserve">had a </w:t>
      </w:r>
      <w:r w:rsidR="00760250" w:rsidRPr="0013754E">
        <w:rPr>
          <w:rFonts w:ascii="Times New Roman" w:eastAsia="Times New Roman" w:hAnsi="Times New Roman" w:cs="Times New Roman"/>
          <w:sz w:val="24"/>
          <w:szCs w:val="24"/>
        </w:rPr>
        <w:t xml:space="preserve">perfect FNR (0; </w:t>
      </w:r>
      <w:r w:rsidR="00486C69">
        <w:rPr>
          <w:rFonts w:ascii="Times New Roman" w:eastAsia="Times New Roman" w:hAnsi="Times New Roman" w:cs="Times New Roman"/>
          <w:sz w:val="24"/>
          <w:szCs w:val="24"/>
        </w:rPr>
        <w:t>Fig. 2</w:t>
      </w:r>
      <w:r w:rsidR="00760250" w:rsidRPr="0013754E">
        <w:rPr>
          <w:rFonts w:ascii="Times New Roman" w:eastAsia="Times New Roman" w:hAnsi="Times New Roman" w:cs="Times New Roman"/>
          <w:sz w:val="24"/>
          <w:szCs w:val="24"/>
        </w:rPr>
        <w:t xml:space="preserve">), while </w:t>
      </w:r>
      <w:r w:rsidR="00920011" w:rsidRPr="0013754E">
        <w:rPr>
          <w:rFonts w:ascii="Times New Roman" w:eastAsia="Times New Roman" w:hAnsi="Times New Roman" w:cs="Times New Roman"/>
          <w:sz w:val="24"/>
          <w:szCs w:val="24"/>
        </w:rPr>
        <w:t xml:space="preserve">scenarios </w:t>
      </w:r>
      <w:r w:rsidR="00760250" w:rsidRPr="0013754E">
        <w:rPr>
          <w:rFonts w:ascii="Times New Roman" w:eastAsia="Times New Roman" w:hAnsi="Times New Roman" w:cs="Times New Roman"/>
          <w:sz w:val="24"/>
          <w:szCs w:val="24"/>
        </w:rPr>
        <w:t xml:space="preserve">L2 and M2 </w:t>
      </w:r>
      <w:r w:rsidR="007A704E" w:rsidRPr="0013754E">
        <w:rPr>
          <w:rFonts w:ascii="Times New Roman" w:eastAsia="Times New Roman" w:hAnsi="Times New Roman" w:cs="Times New Roman"/>
          <w:sz w:val="24"/>
          <w:szCs w:val="24"/>
        </w:rPr>
        <w:t xml:space="preserve">only </w:t>
      </w:r>
      <w:r w:rsidR="00760250" w:rsidRPr="0013754E">
        <w:rPr>
          <w:rFonts w:ascii="Times New Roman" w:eastAsia="Times New Roman" w:hAnsi="Times New Roman" w:cs="Times New Roman"/>
          <w:sz w:val="24"/>
          <w:szCs w:val="24"/>
        </w:rPr>
        <w:t xml:space="preserve">reached this perfect FNR </w:t>
      </w:r>
      <w:r w:rsidR="00312CAE" w:rsidRPr="0013754E">
        <w:rPr>
          <w:rFonts w:ascii="Times New Roman" w:eastAsia="Times New Roman" w:hAnsi="Times New Roman" w:cs="Times New Roman"/>
          <w:sz w:val="24"/>
          <w:szCs w:val="24"/>
        </w:rPr>
        <w:t xml:space="preserve">at more </w:t>
      </w:r>
      <w:r w:rsidR="00760250" w:rsidRPr="0013754E">
        <w:rPr>
          <w:rFonts w:ascii="Times New Roman" w:eastAsia="Times New Roman" w:hAnsi="Times New Roman" w:cs="Times New Roman"/>
          <w:sz w:val="24"/>
          <w:szCs w:val="24"/>
        </w:rPr>
        <w:t xml:space="preserve">liberal </w:t>
      </w:r>
      <w:r w:rsidR="00312CAE" w:rsidRPr="0013754E">
        <w:rPr>
          <w:rFonts w:ascii="Times New Roman" w:eastAsia="Times New Roman" w:hAnsi="Times New Roman" w:cs="Times New Roman"/>
          <w:sz w:val="24"/>
          <w:szCs w:val="24"/>
        </w:rPr>
        <w:t xml:space="preserve">significance </w:t>
      </w:r>
      <w:r w:rsidR="00760250" w:rsidRPr="0013754E">
        <w:rPr>
          <w:rFonts w:ascii="Times New Roman" w:eastAsia="Times New Roman" w:hAnsi="Times New Roman" w:cs="Times New Roman"/>
          <w:sz w:val="24"/>
          <w:szCs w:val="24"/>
        </w:rPr>
        <w:t xml:space="preserve">thresholds (i.e., </w:t>
      </w:r>
      <w:r w:rsidR="00FE705A" w:rsidRPr="0013754E">
        <w:rPr>
          <w:rFonts w:ascii="Times New Roman" w:eastAsia="Times New Roman" w:hAnsi="Times New Roman" w:cs="Times New Roman"/>
          <w:sz w:val="24"/>
          <w:szCs w:val="24"/>
        </w:rPr>
        <w:t xml:space="preserve">above </w:t>
      </w:r>
      <w:r w:rsidR="00920011" w:rsidRPr="0013754E">
        <w:rPr>
          <w:rFonts w:ascii="Times New Roman" w:eastAsia="Times New Roman" w:hAnsi="Times New Roman" w:cs="Times New Roman"/>
          <w:sz w:val="24"/>
          <w:szCs w:val="24"/>
        </w:rPr>
        <w:t xml:space="preserve">p </w:t>
      </w:r>
      <w:r w:rsidR="00D45548" w:rsidRPr="00D45548">
        <w:rPr>
          <w:rFonts w:ascii="Times New Roman" w:eastAsia="Times New Roman" w:hAnsi="Times New Roman" w:cs="Times New Roman"/>
          <w:sz w:val="24"/>
          <w:szCs w:val="24"/>
        </w:rPr>
        <w:t>≤</w:t>
      </w:r>
      <w:r w:rsidR="00920011"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0.03; </w:t>
      </w:r>
      <w:r w:rsidR="00486C69">
        <w:rPr>
          <w:rFonts w:ascii="Times New Roman" w:eastAsia="Times New Roman" w:hAnsi="Times New Roman" w:cs="Times New Roman"/>
          <w:sz w:val="24"/>
          <w:szCs w:val="24"/>
        </w:rPr>
        <w:t xml:space="preserve">Fig. </w:t>
      </w:r>
      <w:proofErr w:type="gramStart"/>
      <w:r w:rsidR="00486C69">
        <w:rPr>
          <w:rFonts w:ascii="Times New Roman" w:eastAsia="Times New Roman" w:hAnsi="Times New Roman" w:cs="Times New Roman"/>
          <w:sz w:val="24"/>
          <w:szCs w:val="24"/>
        </w:rPr>
        <w:t xml:space="preserve">3 </w:t>
      </w:r>
      <w:r w:rsidR="00760250" w:rsidRPr="0013754E">
        <w:rPr>
          <w:rFonts w:ascii="Times New Roman" w:eastAsia="Times New Roman" w:hAnsi="Times New Roman" w:cs="Times New Roman"/>
          <w:sz w:val="24"/>
          <w:szCs w:val="24"/>
        </w:rPr>
        <w:t>)</w:t>
      </w:r>
      <w:proofErr w:type="gramEnd"/>
      <w:r w:rsidR="00760250" w:rsidRPr="0013754E">
        <w:rPr>
          <w:rFonts w:ascii="Times New Roman" w:eastAsia="Times New Roman" w:hAnsi="Times New Roman" w:cs="Times New Roman"/>
          <w:sz w:val="24"/>
          <w:szCs w:val="24"/>
        </w:rPr>
        <w:t xml:space="preserve">. </w:t>
      </w:r>
      <w:r w:rsidR="00282B66" w:rsidRPr="0013754E">
        <w:rPr>
          <w:rFonts w:ascii="Times New Roman" w:eastAsia="Times New Roman" w:hAnsi="Times New Roman" w:cs="Times New Roman"/>
          <w:sz w:val="24"/>
          <w:szCs w:val="24"/>
        </w:rPr>
        <w:t xml:space="preserve">The mean FNRs at p </w:t>
      </w:r>
      <w:r w:rsidR="00D45548" w:rsidRPr="00D45548">
        <w:rPr>
          <w:rFonts w:ascii="Times New Roman" w:eastAsia="Times New Roman" w:hAnsi="Times New Roman" w:cs="Times New Roman"/>
          <w:sz w:val="24"/>
          <w:szCs w:val="24"/>
        </w:rPr>
        <w:t>≤</w:t>
      </w:r>
      <w:r w:rsidR="00282B66" w:rsidRPr="0013754E">
        <w:rPr>
          <w:rFonts w:ascii="Times New Roman" w:eastAsia="Times New Roman" w:hAnsi="Times New Roman" w:cs="Times New Roman"/>
          <w:sz w:val="24"/>
          <w:szCs w:val="24"/>
        </w:rPr>
        <w:t xml:space="preserve"> 0.05, </w:t>
      </w:r>
      <w:r w:rsidR="00760250" w:rsidRPr="0013754E">
        <w:rPr>
          <w:rFonts w:ascii="Times New Roman" w:eastAsia="Times New Roman" w:hAnsi="Times New Roman" w:cs="Times New Roman"/>
          <w:sz w:val="24"/>
          <w:szCs w:val="24"/>
        </w:rPr>
        <w:t>average</w:t>
      </w:r>
      <w:r w:rsidR="00282B66" w:rsidRPr="0013754E">
        <w:rPr>
          <w:rFonts w:ascii="Times New Roman" w:eastAsia="Times New Roman" w:hAnsi="Times New Roman" w:cs="Times New Roman"/>
          <w:sz w:val="24"/>
          <w:szCs w:val="24"/>
        </w:rPr>
        <w:t>d</w:t>
      </w:r>
      <w:r w:rsidR="00760250" w:rsidRPr="0013754E">
        <w:rPr>
          <w:rFonts w:ascii="Times New Roman" w:eastAsia="Times New Roman" w:hAnsi="Times New Roman" w:cs="Times New Roman"/>
          <w:sz w:val="24"/>
          <w:szCs w:val="24"/>
        </w:rPr>
        <w:t xml:space="preserve"> </w:t>
      </w:r>
      <w:r w:rsidR="00282B66" w:rsidRPr="0013754E">
        <w:rPr>
          <w:rFonts w:ascii="Times New Roman" w:eastAsia="Times New Roman" w:hAnsi="Times New Roman" w:cs="Times New Roman"/>
          <w:sz w:val="24"/>
          <w:szCs w:val="24"/>
        </w:rPr>
        <w:t xml:space="preserve">across </w:t>
      </w:r>
      <w:r w:rsidR="00760250" w:rsidRPr="0013754E">
        <w:rPr>
          <w:rFonts w:ascii="Times New Roman" w:eastAsia="Times New Roman" w:hAnsi="Times New Roman" w:cs="Times New Roman"/>
          <w:sz w:val="24"/>
          <w:szCs w:val="24"/>
        </w:rPr>
        <w:t xml:space="preserve">scenarios sharing the same number of </w:t>
      </w:r>
      <w:r w:rsidR="00282B66" w:rsidRPr="0013754E">
        <w:rPr>
          <w:rFonts w:ascii="Times New Roman" w:eastAsia="Times New Roman" w:hAnsi="Times New Roman" w:cs="Times New Roman"/>
          <w:sz w:val="24"/>
          <w:szCs w:val="24"/>
        </w:rPr>
        <w:t xml:space="preserve">affected </w:t>
      </w:r>
      <w:r w:rsidR="00760250" w:rsidRPr="0013754E">
        <w:rPr>
          <w:rFonts w:ascii="Times New Roman" w:eastAsia="Times New Roman" w:hAnsi="Times New Roman" w:cs="Times New Roman"/>
          <w:sz w:val="24"/>
          <w:szCs w:val="24"/>
        </w:rPr>
        <w:t>populations (e.g.</w:t>
      </w:r>
      <w:r w:rsidR="00760250" w:rsidRPr="0013754E">
        <w:rPr>
          <w:rFonts w:ascii="Times New Roman" w:eastAsia="Times New Roman" w:hAnsi="Times New Roman" w:cs="Times New Roman"/>
          <w:i/>
          <w:sz w:val="24"/>
          <w:szCs w:val="24"/>
        </w:rPr>
        <w:t xml:space="preserve"> </w:t>
      </w:r>
      <w:r w:rsidR="00760250" w:rsidRPr="0013754E">
        <w:rPr>
          <w:rFonts w:ascii="Times New Roman" w:eastAsia="Times New Roman" w:hAnsi="Times New Roman" w:cs="Times New Roman"/>
          <w:sz w:val="24"/>
          <w:szCs w:val="24"/>
        </w:rPr>
        <w:t xml:space="preserve">one </w:t>
      </w:r>
      <w:r w:rsidR="00282B66" w:rsidRPr="0013754E">
        <w:rPr>
          <w:rFonts w:ascii="Times New Roman" w:eastAsia="Times New Roman" w:hAnsi="Times New Roman" w:cs="Times New Roman"/>
          <w:sz w:val="24"/>
          <w:szCs w:val="24"/>
        </w:rPr>
        <w:t xml:space="preserve">averaged </w:t>
      </w:r>
      <w:r w:rsidR="00760250" w:rsidRPr="0013754E">
        <w:rPr>
          <w:rFonts w:ascii="Times New Roman" w:eastAsia="Times New Roman" w:hAnsi="Times New Roman" w:cs="Times New Roman"/>
          <w:sz w:val="24"/>
          <w:szCs w:val="24"/>
        </w:rPr>
        <w:t xml:space="preserve">value for L1, M1, and H1 grouped together), </w:t>
      </w:r>
      <w:r w:rsidR="00282B66" w:rsidRPr="0013754E">
        <w:rPr>
          <w:rFonts w:ascii="Times New Roman" w:eastAsia="Times New Roman" w:hAnsi="Times New Roman" w:cs="Times New Roman"/>
          <w:sz w:val="24"/>
          <w:szCs w:val="24"/>
        </w:rPr>
        <w:t>were</w:t>
      </w:r>
      <w:r w:rsidR="00760250" w:rsidRPr="0013754E">
        <w:rPr>
          <w:rFonts w:ascii="Times New Roman" w:eastAsia="Times New Roman" w:hAnsi="Times New Roman" w:cs="Times New Roman"/>
          <w:sz w:val="24"/>
          <w:szCs w:val="24"/>
        </w:rPr>
        <w:t xml:space="preserve"> </w:t>
      </w:r>
      <w:r w:rsidR="00FE705A" w:rsidRPr="0013754E">
        <w:rPr>
          <w:rFonts w:ascii="Times New Roman" w:eastAsia="Times New Roman" w:hAnsi="Times New Roman" w:cs="Times New Roman"/>
          <w:sz w:val="24"/>
          <w:szCs w:val="24"/>
        </w:rPr>
        <w:t xml:space="preserve">zero </w:t>
      </w:r>
      <w:r w:rsidR="00760250" w:rsidRPr="0013754E">
        <w:rPr>
          <w:rFonts w:ascii="Times New Roman" w:eastAsia="Times New Roman" w:hAnsi="Times New Roman" w:cs="Times New Roman"/>
          <w:sz w:val="24"/>
          <w:szCs w:val="24"/>
        </w:rPr>
        <w:t xml:space="preserve">for scenarios with one affected population, 0.0028 (0 </w:t>
      </w:r>
      <w:r w:rsidR="00853197"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0.0059; 95% CI) for scenarios with two affected populations, and 0.0167 (0.0105 – 0.0228; 95% CI) for scenarios w</w:t>
      </w:r>
      <w:r w:rsidR="00F43570" w:rsidRPr="0013754E">
        <w:rPr>
          <w:rFonts w:ascii="Times New Roman" w:eastAsia="Times New Roman" w:hAnsi="Times New Roman" w:cs="Times New Roman"/>
          <w:sz w:val="24"/>
          <w:szCs w:val="24"/>
        </w:rPr>
        <w:t>ith three affected populations.</w:t>
      </w:r>
    </w:p>
    <w:p w14:paraId="2CE15854" w14:textId="3E53DACD" w:rsidR="00760250" w:rsidRPr="0013754E" w:rsidRDefault="00920011"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The number of affected populations influence</w:t>
      </w:r>
      <w:r w:rsidR="00F73A5E" w:rsidRPr="0013754E">
        <w:rPr>
          <w:rFonts w:ascii="Times New Roman" w:eastAsia="Times New Roman" w:hAnsi="Times New Roman" w:cs="Times New Roman"/>
          <w:sz w:val="24"/>
          <w:szCs w:val="24"/>
        </w:rPr>
        <w:t>d</w:t>
      </w:r>
      <w:r w:rsidRPr="0013754E">
        <w:rPr>
          <w:rFonts w:ascii="Times New Roman" w:eastAsia="Times New Roman" w:hAnsi="Times New Roman" w:cs="Times New Roman"/>
          <w:sz w:val="24"/>
          <w:szCs w:val="24"/>
        </w:rPr>
        <w:t xml:space="preserve"> the FPR more than dispersal </w:t>
      </w:r>
      <w:r w:rsidR="00BB457C" w:rsidRPr="0013754E">
        <w:rPr>
          <w:rFonts w:ascii="Times New Roman" w:eastAsia="Times New Roman" w:hAnsi="Times New Roman" w:cs="Times New Roman"/>
          <w:sz w:val="24"/>
          <w:szCs w:val="24"/>
        </w:rPr>
        <w:t>for the dispersal capacities and spatial extents used in our simulations</w:t>
      </w:r>
      <w:r w:rsidR="00F73A5E"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FPR values </w:t>
      </w:r>
      <w:r w:rsidR="00BB457C" w:rsidRPr="0013754E">
        <w:rPr>
          <w:rFonts w:ascii="Times New Roman" w:eastAsia="Times New Roman" w:hAnsi="Times New Roman" w:cs="Times New Roman"/>
          <w:sz w:val="24"/>
          <w:szCs w:val="24"/>
        </w:rPr>
        <w:t>were consistent</w:t>
      </w:r>
      <w:r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across scenarios with </w:t>
      </w:r>
      <w:r w:rsidRPr="0013754E">
        <w:rPr>
          <w:rFonts w:ascii="Times New Roman" w:eastAsia="Times New Roman" w:hAnsi="Times New Roman" w:cs="Times New Roman"/>
          <w:sz w:val="24"/>
          <w:szCs w:val="24"/>
        </w:rPr>
        <w:t xml:space="preserve">different dispersal but </w:t>
      </w:r>
      <w:r w:rsidR="00BB457C" w:rsidRPr="0013754E">
        <w:rPr>
          <w:rFonts w:ascii="Times New Roman" w:eastAsia="Times New Roman" w:hAnsi="Times New Roman" w:cs="Times New Roman"/>
          <w:sz w:val="24"/>
          <w:szCs w:val="24"/>
        </w:rPr>
        <w:t>the same</w:t>
      </w:r>
      <w:r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number of </w:t>
      </w:r>
      <w:r w:rsidRPr="0013754E">
        <w:rPr>
          <w:rFonts w:ascii="Times New Roman" w:eastAsia="Times New Roman" w:hAnsi="Times New Roman" w:cs="Times New Roman"/>
          <w:sz w:val="24"/>
          <w:szCs w:val="24"/>
        </w:rPr>
        <w:t xml:space="preserve">affected </w:t>
      </w:r>
      <w:r w:rsidR="00760250" w:rsidRPr="0013754E">
        <w:rPr>
          <w:rFonts w:ascii="Times New Roman" w:eastAsia="Times New Roman" w:hAnsi="Times New Roman" w:cs="Times New Roman"/>
          <w:sz w:val="24"/>
          <w:szCs w:val="24"/>
        </w:rPr>
        <w:t xml:space="preserve">populations </w:t>
      </w:r>
      <w:r w:rsidR="00BB457C" w:rsidRPr="0013754E">
        <w:rPr>
          <w:rFonts w:ascii="Times New Roman" w:eastAsia="Times New Roman" w:hAnsi="Times New Roman" w:cs="Times New Roman"/>
          <w:sz w:val="24"/>
          <w:szCs w:val="24"/>
        </w:rPr>
        <w:t>rather than</w:t>
      </w:r>
      <w:r w:rsidR="00760250" w:rsidRPr="0013754E">
        <w:rPr>
          <w:rFonts w:ascii="Times New Roman" w:eastAsia="Times New Roman" w:hAnsi="Times New Roman" w:cs="Times New Roman"/>
          <w:sz w:val="24"/>
          <w:szCs w:val="24"/>
        </w:rPr>
        <w:t xml:space="preserve"> across </w:t>
      </w:r>
      <w:r w:rsidR="00760250" w:rsidRPr="0013754E">
        <w:rPr>
          <w:rFonts w:ascii="Times New Roman" w:eastAsia="Times New Roman" w:hAnsi="Times New Roman" w:cs="Times New Roman"/>
          <w:sz w:val="24"/>
          <w:szCs w:val="24"/>
        </w:rPr>
        <w:lastRenderedPageBreak/>
        <w:t xml:space="preserve">scenarios with similar dispersal </w:t>
      </w:r>
      <w:r w:rsidR="00BB457C" w:rsidRPr="0013754E">
        <w:rPr>
          <w:rFonts w:ascii="Times New Roman" w:eastAsia="Times New Roman" w:hAnsi="Times New Roman" w:cs="Times New Roman"/>
          <w:sz w:val="24"/>
          <w:szCs w:val="24"/>
        </w:rPr>
        <w:t xml:space="preserve">but different </w:t>
      </w:r>
      <w:r w:rsidR="00760250" w:rsidRPr="0013754E">
        <w:rPr>
          <w:rFonts w:ascii="Times New Roman" w:eastAsia="Times New Roman" w:hAnsi="Times New Roman" w:cs="Times New Roman"/>
          <w:sz w:val="24"/>
          <w:szCs w:val="24"/>
        </w:rPr>
        <w:t>number</w:t>
      </w:r>
      <w:r w:rsidR="00BB457C" w:rsidRPr="0013754E">
        <w:rPr>
          <w:rFonts w:ascii="Times New Roman" w:eastAsia="Times New Roman" w:hAnsi="Times New Roman" w:cs="Times New Roman"/>
          <w:sz w:val="24"/>
          <w:szCs w:val="24"/>
        </w:rPr>
        <w:t>s</w:t>
      </w:r>
      <w:r w:rsidR="00760250" w:rsidRPr="0013754E">
        <w:rPr>
          <w:rFonts w:ascii="Times New Roman" w:eastAsia="Times New Roman" w:hAnsi="Times New Roman" w:cs="Times New Roman"/>
          <w:sz w:val="24"/>
          <w:szCs w:val="24"/>
        </w:rPr>
        <w:t xml:space="preserve"> of </w:t>
      </w:r>
      <w:r w:rsidR="00BB457C" w:rsidRPr="0013754E">
        <w:rPr>
          <w:rFonts w:ascii="Times New Roman" w:eastAsia="Times New Roman" w:hAnsi="Times New Roman" w:cs="Times New Roman"/>
          <w:sz w:val="24"/>
          <w:szCs w:val="24"/>
        </w:rPr>
        <w:t xml:space="preserve">affected </w:t>
      </w:r>
      <w:r w:rsidR="00760250" w:rsidRPr="0013754E">
        <w:rPr>
          <w:rFonts w:ascii="Times New Roman" w:eastAsia="Times New Roman" w:hAnsi="Times New Roman" w:cs="Times New Roman"/>
          <w:sz w:val="24"/>
          <w:szCs w:val="24"/>
        </w:rPr>
        <w:t xml:space="preserve">populations (Figs. 3, 4). </w:t>
      </w:r>
      <w:r w:rsidR="00BB457C" w:rsidRPr="0013754E">
        <w:rPr>
          <w:rFonts w:ascii="Times New Roman" w:eastAsia="Times New Roman" w:hAnsi="Times New Roman" w:cs="Times New Roman"/>
          <w:sz w:val="24"/>
          <w:szCs w:val="24"/>
        </w:rPr>
        <w:t xml:space="preserve">The average </w:t>
      </w:r>
      <w:r w:rsidR="00760250" w:rsidRPr="0013754E">
        <w:rPr>
          <w:rFonts w:ascii="Times New Roman" w:eastAsia="Times New Roman" w:hAnsi="Times New Roman" w:cs="Times New Roman"/>
          <w:sz w:val="24"/>
          <w:szCs w:val="24"/>
        </w:rPr>
        <w:t>FPR</w:t>
      </w:r>
      <w:r w:rsidR="00BB457C" w:rsidRPr="0013754E">
        <w:rPr>
          <w:rFonts w:ascii="Times New Roman" w:eastAsia="Times New Roman" w:hAnsi="Times New Roman" w:cs="Times New Roman"/>
          <w:sz w:val="24"/>
          <w:szCs w:val="24"/>
        </w:rPr>
        <w:t>s</w:t>
      </w:r>
      <w:r w:rsidR="00760250" w:rsidRPr="0013754E">
        <w:rPr>
          <w:rFonts w:ascii="Times New Roman" w:eastAsia="Times New Roman" w:hAnsi="Times New Roman" w:cs="Times New Roman"/>
          <w:sz w:val="24"/>
          <w:szCs w:val="24"/>
        </w:rPr>
        <w:t xml:space="preserve"> from scenario</w:t>
      </w:r>
      <w:r w:rsidR="00BB457C" w:rsidRPr="0013754E">
        <w:rPr>
          <w:rFonts w:ascii="Times New Roman" w:eastAsia="Times New Roman" w:hAnsi="Times New Roman" w:cs="Times New Roman"/>
          <w:sz w:val="24"/>
          <w:szCs w:val="24"/>
        </w:rPr>
        <w:t>s</w:t>
      </w:r>
      <w:r w:rsidR="00760250" w:rsidRPr="0013754E">
        <w:rPr>
          <w:rFonts w:ascii="Times New Roman" w:eastAsia="Times New Roman" w:hAnsi="Times New Roman" w:cs="Times New Roman"/>
          <w:sz w:val="24"/>
          <w:szCs w:val="24"/>
        </w:rPr>
        <w:t xml:space="preserve"> </w:t>
      </w:r>
      <w:r w:rsidR="00BB457C" w:rsidRPr="0013754E">
        <w:rPr>
          <w:rFonts w:ascii="Times New Roman" w:eastAsia="Times New Roman" w:hAnsi="Times New Roman" w:cs="Times New Roman"/>
          <w:sz w:val="24"/>
          <w:szCs w:val="24"/>
        </w:rPr>
        <w:t xml:space="preserve">with </w:t>
      </w:r>
      <w:r w:rsidR="00760250" w:rsidRPr="0013754E">
        <w:rPr>
          <w:rFonts w:ascii="Times New Roman" w:eastAsia="Times New Roman" w:hAnsi="Times New Roman" w:cs="Times New Roman"/>
          <w:sz w:val="24"/>
          <w:szCs w:val="24"/>
        </w:rPr>
        <w:t xml:space="preserve">the same number of </w:t>
      </w:r>
      <w:r w:rsidR="00BB457C" w:rsidRPr="0013754E">
        <w:rPr>
          <w:rFonts w:ascii="Times New Roman" w:eastAsia="Times New Roman" w:hAnsi="Times New Roman" w:cs="Times New Roman"/>
          <w:sz w:val="24"/>
          <w:szCs w:val="24"/>
        </w:rPr>
        <w:t xml:space="preserve">affected </w:t>
      </w:r>
      <w:r w:rsidR="00760250" w:rsidRPr="0013754E">
        <w:rPr>
          <w:rFonts w:ascii="Times New Roman" w:eastAsia="Times New Roman" w:hAnsi="Times New Roman" w:cs="Times New Roman"/>
          <w:sz w:val="24"/>
          <w:szCs w:val="24"/>
        </w:rPr>
        <w:t xml:space="preserve">populations, </w:t>
      </w:r>
      <w:r w:rsidR="00BB457C" w:rsidRPr="0013754E">
        <w:rPr>
          <w:rFonts w:ascii="Times New Roman" w:eastAsia="Times New Roman" w:hAnsi="Times New Roman" w:cs="Times New Roman"/>
          <w:sz w:val="24"/>
          <w:szCs w:val="24"/>
        </w:rPr>
        <w:t xml:space="preserve">determined at the p </w:t>
      </w:r>
      <w:r w:rsidR="00D45548" w:rsidRPr="00D45548">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0.05 </w:t>
      </w:r>
      <w:r w:rsidR="00BB457C" w:rsidRPr="0013754E">
        <w:rPr>
          <w:rFonts w:ascii="Times New Roman" w:eastAsia="Times New Roman" w:hAnsi="Times New Roman" w:cs="Times New Roman"/>
          <w:sz w:val="24"/>
          <w:szCs w:val="24"/>
        </w:rPr>
        <w:t xml:space="preserve">significance </w:t>
      </w:r>
      <w:r w:rsidR="00760250" w:rsidRPr="0013754E">
        <w:rPr>
          <w:rFonts w:ascii="Times New Roman" w:eastAsia="Times New Roman" w:hAnsi="Times New Roman" w:cs="Times New Roman"/>
          <w:sz w:val="24"/>
          <w:szCs w:val="24"/>
        </w:rPr>
        <w:t xml:space="preserve">threshold, were 0.0820 (0.0778 </w:t>
      </w:r>
      <w:r w:rsidR="00D45548" w:rsidRPr="0013754E">
        <w:rPr>
          <w:rFonts w:ascii="Times New Roman" w:eastAsia="Times New Roman" w:hAnsi="Times New Roman" w:cs="Times New Roman"/>
          <w:sz w:val="24"/>
          <w:szCs w:val="24"/>
        </w:rPr>
        <w:t>–</w:t>
      </w:r>
      <w:r w:rsidR="00853197"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0.0863; 95% CI) for scenarios with one affected population, 0.0553 (0.0516 </w:t>
      </w:r>
      <w:r w:rsidR="00853197"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0.0591; 95% CI) for scenarios with two affected populations, and 0.0447 (0.0413 </w:t>
      </w:r>
      <w:r w:rsidR="00853197"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0.0481; 95% CI) for scenarios with three affected populations.</w:t>
      </w:r>
    </w:p>
    <w:p w14:paraId="7923E7AA" w14:textId="09B53DF7" w:rsidR="00760250" w:rsidRPr="0013754E" w:rsidRDefault="004B50FE" w:rsidP="00901297">
      <w:pPr>
        <w:pStyle w:val="Heading2"/>
        <w:spacing w:after="240" w:line="360" w:lineRule="auto"/>
        <w:rPr>
          <w:lang w:val="en-US"/>
        </w:rPr>
      </w:pPr>
      <w:r w:rsidRPr="0013754E">
        <w:rPr>
          <w:lang w:val="en-US"/>
        </w:rPr>
        <w:t>Time</w:t>
      </w:r>
    </w:p>
    <w:p w14:paraId="717B579F" w14:textId="7156D0A4"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We found that the genetic signal of the demographic event </w:t>
      </w:r>
      <w:r w:rsidR="00211EB6" w:rsidRPr="0013754E">
        <w:rPr>
          <w:rFonts w:ascii="Times New Roman" w:eastAsia="Times New Roman" w:hAnsi="Times New Roman" w:cs="Times New Roman"/>
          <w:sz w:val="24"/>
          <w:szCs w:val="24"/>
        </w:rPr>
        <w:t xml:space="preserve">decayed </w:t>
      </w:r>
      <w:r w:rsidRPr="0013754E">
        <w:rPr>
          <w:rFonts w:ascii="Times New Roman" w:eastAsia="Times New Roman" w:hAnsi="Times New Roman" w:cs="Times New Roman"/>
          <w:sz w:val="24"/>
          <w:szCs w:val="24"/>
        </w:rPr>
        <w:t xml:space="preserve">over time, </w:t>
      </w:r>
      <w:r w:rsidR="00211EB6" w:rsidRPr="0013754E">
        <w:rPr>
          <w:rFonts w:ascii="Times New Roman" w:eastAsia="Times New Roman" w:hAnsi="Times New Roman" w:cs="Times New Roman"/>
          <w:sz w:val="24"/>
          <w:szCs w:val="24"/>
        </w:rPr>
        <w:t xml:space="preserve">but </w:t>
      </w:r>
      <w:r w:rsidRPr="0013754E">
        <w:rPr>
          <w:rFonts w:ascii="Times New Roman" w:eastAsia="Times New Roman" w:hAnsi="Times New Roman" w:cs="Times New Roman"/>
          <w:sz w:val="24"/>
          <w:szCs w:val="24"/>
        </w:rPr>
        <w:t xml:space="preserve">that </w:t>
      </w:r>
      <w:r w:rsidR="00853197"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 xml:space="preserve">TGI </w:t>
      </w:r>
      <w:r w:rsidR="00853197" w:rsidRPr="0013754E">
        <w:rPr>
          <w:rFonts w:ascii="Times New Roman" w:eastAsia="Times New Roman" w:hAnsi="Times New Roman" w:cs="Times New Roman"/>
          <w:sz w:val="24"/>
          <w:szCs w:val="24"/>
        </w:rPr>
        <w:t xml:space="preserve">test </w:t>
      </w:r>
      <w:r w:rsidR="00211EB6" w:rsidRPr="0013754E">
        <w:rPr>
          <w:rFonts w:ascii="Times New Roman" w:eastAsia="Times New Roman" w:hAnsi="Times New Roman" w:cs="Times New Roman"/>
          <w:sz w:val="24"/>
          <w:szCs w:val="24"/>
        </w:rPr>
        <w:t>was still able to</w:t>
      </w:r>
      <w:r w:rsidRPr="0013754E">
        <w:rPr>
          <w:rFonts w:ascii="Times New Roman" w:eastAsia="Times New Roman" w:hAnsi="Times New Roman" w:cs="Times New Roman"/>
          <w:sz w:val="24"/>
          <w:szCs w:val="24"/>
        </w:rPr>
        <w:t xml:space="preserve"> identify significant changes in genetic diversity at a time scale of 1</w:t>
      </w:r>
      <w:r w:rsidR="00853197"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10 </w:t>
      </w:r>
      <w:r w:rsidR="00195CFD">
        <w:rPr>
          <w:rFonts w:ascii="Times New Roman" w:eastAsia="Times New Roman" w:hAnsi="Times New Roman" w:cs="Times New Roman"/>
          <w:sz w:val="24"/>
          <w:szCs w:val="24"/>
        </w:rPr>
        <w:t>generation</w:t>
      </w:r>
      <w:r w:rsidRPr="0013754E">
        <w:rPr>
          <w:rFonts w:ascii="Times New Roman" w:eastAsia="Times New Roman" w:hAnsi="Times New Roman" w:cs="Times New Roman"/>
          <w:sz w:val="24"/>
          <w:szCs w:val="24"/>
        </w:rPr>
        <w:t xml:space="preserve">s. </w:t>
      </w:r>
      <w:r w:rsidR="00211EB6" w:rsidRPr="0013754E">
        <w:rPr>
          <w:rFonts w:ascii="Times New Roman" w:eastAsia="Times New Roman" w:hAnsi="Times New Roman" w:cs="Times New Roman"/>
          <w:sz w:val="24"/>
          <w:szCs w:val="24"/>
        </w:rPr>
        <w:t>However, as</w:t>
      </w:r>
      <w:r w:rsidRPr="0013754E">
        <w:rPr>
          <w:rFonts w:ascii="Times New Roman" w:eastAsia="Times New Roman" w:hAnsi="Times New Roman" w:cs="Times New Roman"/>
          <w:sz w:val="24"/>
          <w:szCs w:val="24"/>
        </w:rPr>
        <w:t xml:space="preserve"> the </w:t>
      </w:r>
      <w:r w:rsidR="00312CAE" w:rsidRPr="0013754E">
        <w:rPr>
          <w:rFonts w:ascii="Times New Roman" w:eastAsia="Times New Roman" w:hAnsi="Times New Roman" w:cs="Times New Roman"/>
          <w:sz w:val="24"/>
          <w:szCs w:val="24"/>
        </w:rPr>
        <w:t xml:space="preserve">time </w:t>
      </w:r>
      <w:r w:rsidRPr="0013754E">
        <w:rPr>
          <w:rFonts w:ascii="Times New Roman" w:eastAsia="Times New Roman" w:hAnsi="Times New Roman" w:cs="Times New Roman"/>
          <w:sz w:val="24"/>
          <w:szCs w:val="24"/>
        </w:rPr>
        <w:t>interval between pre- and post-event sampling</w:t>
      </w:r>
      <w:r w:rsidR="00211EB6" w:rsidRPr="0013754E">
        <w:rPr>
          <w:rFonts w:ascii="Times New Roman" w:eastAsia="Times New Roman" w:hAnsi="Times New Roman" w:cs="Times New Roman"/>
          <w:sz w:val="24"/>
          <w:szCs w:val="24"/>
        </w:rPr>
        <w:t xml:space="preserve"> increased</w:t>
      </w:r>
      <w:r w:rsidRPr="0013754E">
        <w:rPr>
          <w:rFonts w:ascii="Times New Roman" w:eastAsia="Times New Roman" w:hAnsi="Times New Roman" w:cs="Times New Roman"/>
          <w:sz w:val="24"/>
          <w:szCs w:val="24"/>
        </w:rPr>
        <w:t xml:space="preserve">, the </w:t>
      </w:r>
      <w:r w:rsidR="00211EB6" w:rsidRPr="0013754E">
        <w:rPr>
          <w:rFonts w:ascii="Times New Roman" w:eastAsia="Times New Roman" w:hAnsi="Times New Roman" w:cs="Times New Roman"/>
          <w:sz w:val="24"/>
          <w:szCs w:val="24"/>
        </w:rPr>
        <w:t>ability of TGI</w:t>
      </w:r>
      <w:r w:rsidRPr="0013754E">
        <w:rPr>
          <w:rFonts w:ascii="Times New Roman" w:eastAsia="Times New Roman" w:hAnsi="Times New Roman" w:cs="Times New Roman"/>
          <w:sz w:val="24"/>
          <w:szCs w:val="24"/>
        </w:rPr>
        <w:t xml:space="preserve"> to detect the demographic event</w:t>
      </w:r>
      <w:r w:rsidR="00211EB6" w:rsidRPr="0013754E">
        <w:rPr>
          <w:rFonts w:ascii="Times New Roman" w:eastAsia="Times New Roman" w:hAnsi="Times New Roman" w:cs="Times New Roman"/>
          <w:sz w:val="24"/>
          <w:szCs w:val="24"/>
        </w:rPr>
        <w:t xml:space="preserve"> decreased</w:t>
      </w:r>
      <w:r w:rsidRPr="0013754E">
        <w:rPr>
          <w:rFonts w:ascii="Times New Roman" w:eastAsia="Times New Roman" w:hAnsi="Times New Roman" w:cs="Times New Roman"/>
          <w:sz w:val="24"/>
          <w:szCs w:val="24"/>
        </w:rPr>
        <w:t xml:space="preserve">, evidenced by the increase in false positives and false negatives for several </w:t>
      </w:r>
      <w:r w:rsidR="00211EB6" w:rsidRPr="0013754E">
        <w:rPr>
          <w:rFonts w:ascii="Times New Roman" w:eastAsia="Times New Roman" w:hAnsi="Times New Roman" w:cs="Times New Roman"/>
          <w:sz w:val="24"/>
          <w:szCs w:val="24"/>
        </w:rPr>
        <w:t xml:space="preserve">demographic </w:t>
      </w:r>
      <w:r w:rsidRPr="0013754E">
        <w:rPr>
          <w:rFonts w:ascii="Times New Roman" w:eastAsia="Times New Roman" w:hAnsi="Times New Roman" w:cs="Times New Roman"/>
          <w:sz w:val="24"/>
          <w:szCs w:val="24"/>
        </w:rPr>
        <w:t xml:space="preserve">scenarios (Fig. 5, 6). </w:t>
      </w:r>
      <w:r w:rsidR="00211EB6"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 xml:space="preserve">effect </w:t>
      </w:r>
      <w:r w:rsidR="00211EB6" w:rsidRPr="0013754E">
        <w:rPr>
          <w:rFonts w:ascii="Times New Roman" w:eastAsia="Times New Roman" w:hAnsi="Times New Roman" w:cs="Times New Roman"/>
          <w:sz w:val="24"/>
          <w:szCs w:val="24"/>
        </w:rPr>
        <w:t xml:space="preserve">of time between sampling periods on the sensitivity of TGI was </w:t>
      </w:r>
      <w:r w:rsidRPr="0013754E">
        <w:rPr>
          <w:rFonts w:ascii="Times New Roman" w:eastAsia="Times New Roman" w:hAnsi="Times New Roman" w:cs="Times New Roman"/>
          <w:sz w:val="24"/>
          <w:szCs w:val="24"/>
        </w:rPr>
        <w:t>strongly affected by dispersal capacity and the extent of the event.</w:t>
      </w:r>
    </w:p>
    <w:p w14:paraId="23DD5A23" w14:textId="1A8BEB69"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The timing of sampling prior to a simulated event was, as expected, generally less important than </w:t>
      </w:r>
      <w:r w:rsidR="00211EB6" w:rsidRPr="0013754E">
        <w:rPr>
          <w:rFonts w:ascii="Times New Roman" w:eastAsia="Times New Roman" w:hAnsi="Times New Roman" w:cs="Times New Roman"/>
          <w:sz w:val="24"/>
          <w:szCs w:val="24"/>
        </w:rPr>
        <w:t xml:space="preserve">the timing </w:t>
      </w:r>
      <w:r w:rsidRPr="0013754E">
        <w:rPr>
          <w:rFonts w:ascii="Times New Roman" w:eastAsia="Times New Roman" w:hAnsi="Times New Roman" w:cs="Times New Roman"/>
          <w:sz w:val="24"/>
          <w:szCs w:val="24"/>
        </w:rPr>
        <w:t xml:space="preserve">of the </w:t>
      </w:r>
      <w:r w:rsidR="00E073E3" w:rsidRPr="0013754E">
        <w:rPr>
          <w:rFonts w:ascii="Times New Roman" w:eastAsia="Times New Roman" w:hAnsi="Times New Roman" w:cs="Times New Roman"/>
          <w:sz w:val="24"/>
          <w:szCs w:val="24"/>
        </w:rPr>
        <w:t xml:space="preserve">post-event </w:t>
      </w:r>
      <w:r w:rsidRPr="0013754E">
        <w:rPr>
          <w:rFonts w:ascii="Times New Roman" w:eastAsia="Times New Roman" w:hAnsi="Times New Roman" w:cs="Times New Roman"/>
          <w:sz w:val="24"/>
          <w:szCs w:val="24"/>
        </w:rPr>
        <w:t xml:space="preserve">sampling. The decrease in </w:t>
      </w:r>
      <w:r w:rsidR="00211EB6" w:rsidRPr="0013754E">
        <w:rPr>
          <w:rFonts w:ascii="Times New Roman" w:eastAsia="Times New Roman" w:hAnsi="Times New Roman" w:cs="Times New Roman"/>
          <w:sz w:val="24"/>
          <w:szCs w:val="24"/>
        </w:rPr>
        <w:t xml:space="preserve">genetic </w:t>
      </w:r>
      <w:r w:rsidRPr="0013754E">
        <w:rPr>
          <w:rFonts w:ascii="Times New Roman" w:eastAsia="Times New Roman" w:hAnsi="Times New Roman" w:cs="Times New Roman"/>
          <w:sz w:val="24"/>
          <w:szCs w:val="24"/>
        </w:rPr>
        <w:t>signal</w:t>
      </w:r>
      <w:r w:rsidR="00211EB6" w:rsidRPr="0013754E">
        <w:rPr>
          <w:rFonts w:ascii="Times New Roman" w:eastAsia="Times New Roman" w:hAnsi="Times New Roman" w:cs="Times New Roman"/>
          <w:sz w:val="24"/>
          <w:szCs w:val="24"/>
        </w:rPr>
        <w:t xml:space="preserve"> over time </w:t>
      </w:r>
      <w:r w:rsidR="00310A63" w:rsidRPr="0013754E">
        <w:rPr>
          <w:rFonts w:ascii="Times New Roman" w:eastAsia="Times New Roman" w:hAnsi="Times New Roman" w:cs="Times New Roman"/>
          <w:sz w:val="24"/>
          <w:szCs w:val="24"/>
        </w:rPr>
        <w:t>—</w:t>
      </w:r>
      <w:r w:rsidR="00211EB6"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which would be found with any comparative method</w:t>
      </w:r>
      <w:r w:rsidR="00211EB6"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not just TGI </w:t>
      </w:r>
      <w:r w:rsidR="00310A63"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was </w:t>
      </w:r>
      <w:r w:rsidR="0024700E" w:rsidRPr="0013754E">
        <w:rPr>
          <w:rFonts w:ascii="Times New Roman" w:eastAsia="Times New Roman" w:hAnsi="Times New Roman" w:cs="Times New Roman"/>
          <w:sz w:val="24"/>
          <w:szCs w:val="24"/>
        </w:rPr>
        <w:t>considerably</w:t>
      </w:r>
      <w:r w:rsidRPr="0013754E">
        <w:rPr>
          <w:rFonts w:ascii="Times New Roman" w:eastAsia="Times New Roman" w:hAnsi="Times New Roman" w:cs="Times New Roman"/>
          <w:sz w:val="24"/>
          <w:szCs w:val="24"/>
        </w:rPr>
        <w:t xml:space="preserve"> strong in our simulations. For example, </w:t>
      </w:r>
      <w:r w:rsidR="00E073E3" w:rsidRPr="0013754E">
        <w:rPr>
          <w:rFonts w:ascii="Times New Roman" w:eastAsia="Times New Roman" w:hAnsi="Times New Roman" w:cs="Times New Roman"/>
          <w:sz w:val="24"/>
          <w:szCs w:val="24"/>
        </w:rPr>
        <w:t xml:space="preserve">if </w:t>
      </w:r>
      <w:r w:rsidR="001226C2" w:rsidRPr="0013754E">
        <w:rPr>
          <w:rFonts w:ascii="Times New Roman" w:eastAsia="Times New Roman" w:hAnsi="Times New Roman" w:cs="Times New Roman"/>
          <w:sz w:val="24"/>
          <w:szCs w:val="24"/>
        </w:rPr>
        <w:t>the</w:t>
      </w:r>
      <w:r w:rsidR="00E073E3"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second </w:t>
      </w:r>
      <w:r w:rsidR="001226C2" w:rsidRPr="0013754E">
        <w:rPr>
          <w:rFonts w:ascii="Times New Roman" w:eastAsia="Times New Roman" w:hAnsi="Times New Roman" w:cs="Times New Roman"/>
          <w:sz w:val="24"/>
          <w:szCs w:val="24"/>
        </w:rPr>
        <w:t xml:space="preserve">(post-event)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 xml:space="preserve"> </w:t>
      </w:r>
      <w:r w:rsidR="00E073E3" w:rsidRPr="0013754E">
        <w:rPr>
          <w:rFonts w:ascii="Times New Roman" w:eastAsia="Times New Roman" w:hAnsi="Times New Roman" w:cs="Times New Roman"/>
          <w:sz w:val="24"/>
          <w:szCs w:val="24"/>
        </w:rPr>
        <w:t xml:space="preserve">was taken </w:t>
      </w:r>
      <w:r w:rsidR="00211EB6" w:rsidRPr="0013754E">
        <w:rPr>
          <w:rFonts w:ascii="Times New Roman" w:eastAsia="Times New Roman" w:hAnsi="Times New Roman" w:cs="Times New Roman"/>
          <w:sz w:val="24"/>
          <w:szCs w:val="24"/>
        </w:rPr>
        <w:t xml:space="preserve">nine </w:t>
      </w:r>
      <w:r w:rsidR="00195CFD">
        <w:rPr>
          <w:rFonts w:ascii="Times New Roman" w:eastAsia="Times New Roman" w:hAnsi="Times New Roman" w:cs="Times New Roman"/>
          <w:sz w:val="24"/>
          <w:szCs w:val="24"/>
        </w:rPr>
        <w:t>generation</w:t>
      </w:r>
      <w:r w:rsidRPr="0013754E">
        <w:rPr>
          <w:rFonts w:ascii="Times New Roman" w:eastAsia="Times New Roman" w:hAnsi="Times New Roman" w:cs="Times New Roman"/>
          <w:sz w:val="24"/>
          <w:szCs w:val="24"/>
        </w:rPr>
        <w:t xml:space="preserve">s after </w:t>
      </w:r>
      <w:r w:rsidR="001226C2" w:rsidRPr="0013754E">
        <w:rPr>
          <w:rFonts w:ascii="Times New Roman" w:eastAsia="Times New Roman" w:hAnsi="Times New Roman" w:cs="Times New Roman"/>
          <w:sz w:val="24"/>
          <w:szCs w:val="24"/>
        </w:rPr>
        <w:t>the</w:t>
      </w:r>
      <w:r w:rsidR="00E073E3"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first </w:t>
      </w:r>
      <w:r w:rsidR="001226C2" w:rsidRPr="0013754E">
        <w:rPr>
          <w:rFonts w:ascii="Times New Roman" w:eastAsia="Times New Roman" w:hAnsi="Times New Roman" w:cs="Times New Roman"/>
          <w:sz w:val="24"/>
          <w:szCs w:val="24"/>
        </w:rPr>
        <w:t xml:space="preserve">(pre-event)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 we observe</w:t>
      </w:r>
      <w:r w:rsidR="001226C2" w:rsidRPr="0013754E">
        <w:rPr>
          <w:rFonts w:ascii="Times New Roman" w:eastAsia="Times New Roman" w:hAnsi="Times New Roman" w:cs="Times New Roman"/>
          <w:sz w:val="24"/>
          <w:szCs w:val="24"/>
        </w:rPr>
        <w:t>d</w:t>
      </w:r>
      <w:r w:rsidRPr="0013754E">
        <w:rPr>
          <w:rFonts w:ascii="Times New Roman" w:eastAsia="Times New Roman" w:hAnsi="Times New Roman" w:cs="Times New Roman"/>
          <w:sz w:val="24"/>
          <w:szCs w:val="24"/>
        </w:rPr>
        <w:t xml:space="preserve"> high FNR values</w:t>
      </w:r>
      <w:r w:rsidR="001226C2" w:rsidRPr="0013754E">
        <w:rPr>
          <w:rFonts w:ascii="Times New Roman" w:eastAsia="Times New Roman" w:hAnsi="Times New Roman" w:cs="Times New Roman"/>
          <w:sz w:val="24"/>
          <w:szCs w:val="24"/>
        </w:rPr>
        <w:t xml:space="preserve"> that approached 75</w:t>
      </w:r>
      <w:r w:rsidR="00310A63" w:rsidRPr="0013754E">
        <w:rPr>
          <w:rFonts w:ascii="Times New Roman" w:eastAsia="Times New Roman" w:hAnsi="Times New Roman" w:cs="Times New Roman"/>
          <w:sz w:val="24"/>
          <w:szCs w:val="24"/>
        </w:rPr>
        <w:t>–</w:t>
      </w:r>
      <w:r w:rsidR="001226C2" w:rsidRPr="0013754E">
        <w:rPr>
          <w:rFonts w:ascii="Times New Roman" w:eastAsia="Times New Roman" w:hAnsi="Times New Roman" w:cs="Times New Roman"/>
          <w:sz w:val="24"/>
          <w:szCs w:val="24"/>
        </w:rPr>
        <w:t>90%</w:t>
      </w:r>
      <w:r w:rsidRPr="0013754E">
        <w:rPr>
          <w:rFonts w:ascii="Times New Roman" w:eastAsia="Times New Roman" w:hAnsi="Times New Roman" w:cs="Times New Roman"/>
          <w:sz w:val="24"/>
          <w:szCs w:val="24"/>
        </w:rPr>
        <w:t xml:space="preserve"> </w:t>
      </w:r>
      <w:r w:rsidR="00211EB6" w:rsidRPr="0013754E">
        <w:rPr>
          <w:rFonts w:ascii="Times New Roman" w:eastAsia="Times New Roman" w:hAnsi="Times New Roman" w:cs="Times New Roman"/>
          <w:sz w:val="24"/>
          <w:szCs w:val="24"/>
        </w:rPr>
        <w:t xml:space="preserve">in </w:t>
      </w:r>
      <w:r w:rsidRPr="0013754E">
        <w:rPr>
          <w:rFonts w:ascii="Times New Roman" w:eastAsia="Times New Roman" w:hAnsi="Times New Roman" w:cs="Times New Roman"/>
          <w:sz w:val="24"/>
          <w:szCs w:val="24"/>
        </w:rPr>
        <w:t>high</w:t>
      </w:r>
      <w:r w:rsidR="001226C2"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and moderate</w:t>
      </w:r>
      <w:r w:rsidR="001226C2"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dispersal scenarios (Fig. 5). </w:t>
      </w:r>
      <w:r w:rsidR="001226C2"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 xml:space="preserve">FNR also increased with </w:t>
      </w:r>
      <w:r w:rsidR="001226C2"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 xml:space="preserve">time lag </w:t>
      </w:r>
      <w:r w:rsidR="001226C2" w:rsidRPr="0013754E">
        <w:rPr>
          <w:rFonts w:ascii="Times New Roman" w:eastAsia="Times New Roman" w:hAnsi="Times New Roman" w:cs="Times New Roman"/>
          <w:sz w:val="24"/>
          <w:szCs w:val="24"/>
        </w:rPr>
        <w:t>in</w:t>
      </w:r>
      <w:r w:rsidRPr="0013754E">
        <w:rPr>
          <w:rFonts w:ascii="Times New Roman" w:eastAsia="Times New Roman" w:hAnsi="Times New Roman" w:cs="Times New Roman"/>
          <w:sz w:val="24"/>
          <w:szCs w:val="24"/>
        </w:rPr>
        <w:t xml:space="preserve"> </w:t>
      </w:r>
      <w:r w:rsidR="001226C2" w:rsidRPr="0013754E">
        <w:rPr>
          <w:rFonts w:ascii="Times New Roman" w:eastAsia="Times New Roman" w:hAnsi="Times New Roman" w:cs="Times New Roman"/>
          <w:sz w:val="24"/>
          <w:szCs w:val="24"/>
        </w:rPr>
        <w:t>low-</w:t>
      </w:r>
      <w:r w:rsidRPr="0013754E">
        <w:rPr>
          <w:rFonts w:ascii="Times New Roman" w:eastAsia="Times New Roman" w:hAnsi="Times New Roman" w:cs="Times New Roman"/>
          <w:sz w:val="24"/>
          <w:szCs w:val="24"/>
        </w:rPr>
        <w:t xml:space="preserve">dispersal scenarios, </w:t>
      </w:r>
      <w:r w:rsidR="001226C2" w:rsidRPr="0013754E">
        <w:rPr>
          <w:rFonts w:ascii="Times New Roman" w:eastAsia="Times New Roman" w:hAnsi="Times New Roman" w:cs="Times New Roman"/>
          <w:sz w:val="24"/>
          <w:szCs w:val="24"/>
        </w:rPr>
        <w:t>but</w:t>
      </w:r>
      <w:r w:rsidRPr="0013754E">
        <w:rPr>
          <w:rFonts w:ascii="Times New Roman" w:eastAsia="Times New Roman" w:hAnsi="Times New Roman" w:cs="Times New Roman"/>
          <w:sz w:val="24"/>
          <w:szCs w:val="24"/>
        </w:rPr>
        <w:t xml:space="preserve"> the increase was more </w:t>
      </w:r>
      <w:proofErr w:type="gramStart"/>
      <w:r w:rsidRPr="0013754E">
        <w:rPr>
          <w:rFonts w:ascii="Times New Roman" w:eastAsia="Times New Roman" w:hAnsi="Times New Roman" w:cs="Times New Roman"/>
          <w:sz w:val="24"/>
          <w:szCs w:val="24"/>
        </w:rPr>
        <w:t>linear</w:t>
      </w:r>
      <w:proofErr w:type="gramEnd"/>
      <w:r w:rsidRPr="0013754E">
        <w:rPr>
          <w:rFonts w:ascii="Times New Roman" w:eastAsia="Times New Roman" w:hAnsi="Times New Roman" w:cs="Times New Roman"/>
          <w:sz w:val="24"/>
          <w:szCs w:val="24"/>
        </w:rPr>
        <w:t xml:space="preserve"> and values never reached 30%, even after </w:t>
      </w:r>
      <w:r w:rsidR="001226C2" w:rsidRPr="0013754E">
        <w:rPr>
          <w:rFonts w:ascii="Times New Roman" w:eastAsia="Times New Roman" w:hAnsi="Times New Roman" w:cs="Times New Roman"/>
          <w:sz w:val="24"/>
          <w:szCs w:val="24"/>
        </w:rPr>
        <w:t xml:space="preserve">nine </w:t>
      </w:r>
      <w:r w:rsidR="00195CFD">
        <w:rPr>
          <w:rFonts w:ascii="Times New Roman" w:eastAsia="Times New Roman" w:hAnsi="Times New Roman" w:cs="Times New Roman"/>
          <w:sz w:val="24"/>
          <w:szCs w:val="24"/>
        </w:rPr>
        <w:t>generation</w:t>
      </w:r>
      <w:r w:rsidRPr="0013754E">
        <w:rPr>
          <w:rFonts w:ascii="Times New Roman" w:eastAsia="Times New Roman" w:hAnsi="Times New Roman" w:cs="Times New Roman"/>
          <w:sz w:val="24"/>
          <w:szCs w:val="24"/>
        </w:rPr>
        <w:t xml:space="preserve">s (Fig. 5). One interesting </w:t>
      </w:r>
      <w:r w:rsidR="00F73A5E" w:rsidRPr="0013754E">
        <w:rPr>
          <w:rFonts w:ascii="Times New Roman" w:eastAsia="Times New Roman" w:hAnsi="Times New Roman" w:cs="Times New Roman"/>
          <w:sz w:val="24"/>
          <w:szCs w:val="24"/>
        </w:rPr>
        <w:t xml:space="preserve">result </w:t>
      </w:r>
      <w:r w:rsidR="00211EB6" w:rsidRPr="0013754E">
        <w:rPr>
          <w:rFonts w:ascii="Times New Roman" w:eastAsia="Times New Roman" w:hAnsi="Times New Roman" w:cs="Times New Roman"/>
          <w:sz w:val="24"/>
          <w:szCs w:val="24"/>
        </w:rPr>
        <w:t xml:space="preserve">was </w:t>
      </w:r>
      <w:r w:rsidRPr="0013754E">
        <w:rPr>
          <w:rFonts w:ascii="Times New Roman" w:eastAsia="Times New Roman" w:hAnsi="Times New Roman" w:cs="Times New Roman"/>
          <w:sz w:val="24"/>
          <w:szCs w:val="24"/>
        </w:rPr>
        <w:t xml:space="preserve">that the number of </w:t>
      </w:r>
      <w:r w:rsidR="00211EB6" w:rsidRPr="0013754E">
        <w:rPr>
          <w:rFonts w:ascii="Times New Roman" w:eastAsia="Times New Roman" w:hAnsi="Times New Roman" w:cs="Times New Roman"/>
          <w:sz w:val="24"/>
          <w:szCs w:val="24"/>
        </w:rPr>
        <w:t xml:space="preserve">affected </w:t>
      </w:r>
      <w:r w:rsidRPr="0013754E">
        <w:rPr>
          <w:rFonts w:ascii="Times New Roman" w:eastAsia="Times New Roman" w:hAnsi="Times New Roman" w:cs="Times New Roman"/>
          <w:sz w:val="24"/>
          <w:szCs w:val="24"/>
        </w:rPr>
        <w:t xml:space="preserve">populations </w:t>
      </w:r>
      <w:r w:rsidR="00211EB6" w:rsidRPr="0013754E">
        <w:rPr>
          <w:rFonts w:ascii="Times New Roman" w:eastAsia="Times New Roman" w:hAnsi="Times New Roman" w:cs="Times New Roman"/>
          <w:sz w:val="24"/>
          <w:szCs w:val="24"/>
        </w:rPr>
        <w:t>was</w:t>
      </w:r>
      <w:r w:rsidRPr="0013754E">
        <w:rPr>
          <w:rFonts w:ascii="Times New Roman" w:eastAsia="Times New Roman" w:hAnsi="Times New Roman" w:cs="Times New Roman"/>
          <w:sz w:val="24"/>
          <w:szCs w:val="24"/>
        </w:rPr>
        <w:t xml:space="preserve"> the main factor </w:t>
      </w:r>
      <w:r w:rsidR="00211EB6" w:rsidRPr="0013754E">
        <w:rPr>
          <w:rFonts w:ascii="Times New Roman" w:eastAsia="Times New Roman" w:hAnsi="Times New Roman" w:cs="Times New Roman"/>
          <w:sz w:val="24"/>
          <w:szCs w:val="24"/>
        </w:rPr>
        <w:t xml:space="preserve">driving </w:t>
      </w:r>
      <w:r w:rsidRPr="0013754E">
        <w:rPr>
          <w:rFonts w:ascii="Times New Roman" w:eastAsia="Times New Roman" w:hAnsi="Times New Roman" w:cs="Times New Roman"/>
          <w:sz w:val="24"/>
          <w:szCs w:val="24"/>
        </w:rPr>
        <w:t xml:space="preserve">increasing FNR values </w:t>
      </w:r>
      <w:r w:rsidR="00211EB6" w:rsidRPr="0013754E">
        <w:rPr>
          <w:rFonts w:ascii="Times New Roman" w:eastAsia="Times New Roman" w:hAnsi="Times New Roman" w:cs="Times New Roman"/>
          <w:sz w:val="24"/>
          <w:szCs w:val="24"/>
        </w:rPr>
        <w:t xml:space="preserve">when the pre-event </w:t>
      </w:r>
      <w:r w:rsidR="006D04EF" w:rsidRPr="0013754E">
        <w:rPr>
          <w:rFonts w:ascii="Times New Roman" w:eastAsia="Times New Roman" w:hAnsi="Times New Roman" w:cs="Times New Roman"/>
          <w:sz w:val="24"/>
          <w:szCs w:val="24"/>
        </w:rPr>
        <w:t>survey</w:t>
      </w:r>
      <w:r w:rsidR="00211EB6" w:rsidRPr="0013754E">
        <w:rPr>
          <w:rFonts w:ascii="Times New Roman" w:eastAsia="Times New Roman" w:hAnsi="Times New Roman" w:cs="Times New Roman"/>
          <w:sz w:val="24"/>
          <w:szCs w:val="24"/>
        </w:rPr>
        <w:t xml:space="preserve"> was older</w:t>
      </w:r>
      <w:r w:rsidRPr="0013754E">
        <w:rPr>
          <w:rFonts w:ascii="Times New Roman" w:eastAsia="Times New Roman" w:hAnsi="Times New Roman" w:cs="Times New Roman"/>
          <w:sz w:val="24"/>
          <w:szCs w:val="24"/>
        </w:rPr>
        <w:t xml:space="preserve"> (3&gt;2&gt;1; left side of Fig. 5), while dispersal capacity </w:t>
      </w:r>
      <w:r w:rsidR="00211EB6" w:rsidRPr="0013754E">
        <w:rPr>
          <w:rFonts w:ascii="Times New Roman" w:eastAsia="Times New Roman" w:hAnsi="Times New Roman" w:cs="Times New Roman"/>
          <w:sz w:val="24"/>
          <w:szCs w:val="24"/>
        </w:rPr>
        <w:t xml:space="preserve">was </w:t>
      </w:r>
      <w:r w:rsidRPr="0013754E">
        <w:rPr>
          <w:rFonts w:ascii="Times New Roman" w:eastAsia="Times New Roman" w:hAnsi="Times New Roman" w:cs="Times New Roman"/>
          <w:sz w:val="24"/>
          <w:szCs w:val="24"/>
        </w:rPr>
        <w:t xml:space="preserve">the main factor </w:t>
      </w:r>
      <w:r w:rsidR="00211EB6" w:rsidRPr="0013754E">
        <w:rPr>
          <w:rFonts w:ascii="Times New Roman" w:eastAsia="Times New Roman" w:hAnsi="Times New Roman" w:cs="Times New Roman"/>
          <w:sz w:val="24"/>
          <w:szCs w:val="24"/>
        </w:rPr>
        <w:t xml:space="preserve">driving </w:t>
      </w:r>
      <w:r w:rsidRPr="0013754E">
        <w:rPr>
          <w:rFonts w:ascii="Times New Roman" w:eastAsia="Times New Roman" w:hAnsi="Times New Roman" w:cs="Times New Roman"/>
          <w:sz w:val="24"/>
          <w:szCs w:val="24"/>
        </w:rPr>
        <w:t xml:space="preserve">increasing FNR values </w:t>
      </w:r>
      <w:r w:rsidR="00211EB6" w:rsidRPr="0013754E">
        <w:rPr>
          <w:rFonts w:ascii="Times New Roman" w:eastAsia="Times New Roman" w:hAnsi="Times New Roman" w:cs="Times New Roman"/>
          <w:sz w:val="24"/>
          <w:szCs w:val="24"/>
        </w:rPr>
        <w:t xml:space="preserve">when </w:t>
      </w:r>
      <w:r w:rsidRPr="0013754E">
        <w:rPr>
          <w:rFonts w:ascii="Times New Roman" w:eastAsia="Times New Roman" w:hAnsi="Times New Roman" w:cs="Times New Roman"/>
          <w:sz w:val="24"/>
          <w:szCs w:val="24"/>
        </w:rPr>
        <w:t xml:space="preserve">the </w:t>
      </w:r>
      <w:r w:rsidR="00211EB6" w:rsidRPr="0013754E">
        <w:rPr>
          <w:rFonts w:ascii="Times New Roman" w:eastAsia="Times New Roman" w:hAnsi="Times New Roman" w:cs="Times New Roman"/>
          <w:sz w:val="24"/>
          <w:szCs w:val="24"/>
        </w:rPr>
        <w:t xml:space="preserve">post-event </w:t>
      </w:r>
      <w:r w:rsidR="006D04EF" w:rsidRPr="0013754E">
        <w:rPr>
          <w:rFonts w:ascii="Times New Roman" w:eastAsia="Times New Roman" w:hAnsi="Times New Roman" w:cs="Times New Roman"/>
          <w:sz w:val="24"/>
          <w:szCs w:val="24"/>
        </w:rPr>
        <w:t>survey</w:t>
      </w:r>
      <w:r w:rsidR="00211EB6" w:rsidRPr="0013754E">
        <w:rPr>
          <w:rFonts w:ascii="Times New Roman" w:eastAsia="Times New Roman" w:hAnsi="Times New Roman" w:cs="Times New Roman"/>
          <w:sz w:val="24"/>
          <w:szCs w:val="24"/>
        </w:rPr>
        <w:t xml:space="preserve"> was older </w:t>
      </w:r>
      <w:r w:rsidRPr="0013754E">
        <w:rPr>
          <w:rFonts w:ascii="Times New Roman" w:eastAsia="Times New Roman" w:hAnsi="Times New Roman" w:cs="Times New Roman"/>
          <w:sz w:val="24"/>
          <w:szCs w:val="24"/>
        </w:rPr>
        <w:t xml:space="preserve">(H&gt;M&gt;L; right side of Fig. 5). For </w:t>
      </w:r>
      <w:r w:rsidR="001226C2" w:rsidRPr="0013754E">
        <w:rPr>
          <w:rFonts w:ascii="Times New Roman" w:eastAsia="Times New Roman" w:hAnsi="Times New Roman" w:cs="Times New Roman"/>
          <w:sz w:val="24"/>
          <w:szCs w:val="24"/>
        </w:rPr>
        <w:t>scenarios with the</w:t>
      </w:r>
      <w:r w:rsidRPr="0013754E">
        <w:rPr>
          <w:rFonts w:ascii="Times New Roman" w:eastAsia="Times New Roman" w:hAnsi="Times New Roman" w:cs="Times New Roman"/>
          <w:sz w:val="24"/>
          <w:szCs w:val="24"/>
        </w:rPr>
        <w:t xml:space="preserve"> same number of </w:t>
      </w:r>
      <w:r w:rsidR="001226C2" w:rsidRPr="0013754E">
        <w:rPr>
          <w:rFonts w:ascii="Times New Roman" w:eastAsia="Times New Roman" w:hAnsi="Times New Roman" w:cs="Times New Roman"/>
          <w:sz w:val="24"/>
          <w:szCs w:val="24"/>
        </w:rPr>
        <w:t xml:space="preserve">affected </w:t>
      </w:r>
      <w:r w:rsidRPr="0013754E">
        <w:rPr>
          <w:rFonts w:ascii="Times New Roman" w:eastAsia="Times New Roman" w:hAnsi="Times New Roman" w:cs="Times New Roman"/>
          <w:sz w:val="24"/>
          <w:szCs w:val="24"/>
        </w:rPr>
        <w:t>populations, moderate</w:t>
      </w:r>
      <w:r w:rsidR="001226C2"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dispersal scenarios showed the worst performance </w:t>
      </w:r>
      <w:r w:rsidR="00F61846" w:rsidRPr="0013754E">
        <w:rPr>
          <w:rFonts w:ascii="Times New Roman" w:eastAsia="Times New Roman" w:hAnsi="Times New Roman" w:cs="Times New Roman"/>
          <w:sz w:val="24"/>
          <w:szCs w:val="24"/>
        </w:rPr>
        <w:t xml:space="preserve">with pre-event </w:t>
      </w:r>
      <w:r w:rsidRPr="0013754E">
        <w:rPr>
          <w:rFonts w:ascii="Times New Roman" w:eastAsia="Times New Roman" w:hAnsi="Times New Roman" w:cs="Times New Roman"/>
          <w:sz w:val="24"/>
          <w:szCs w:val="24"/>
        </w:rPr>
        <w:t xml:space="preserve">sampling time lags, </w:t>
      </w:r>
      <w:r w:rsidR="00F61846" w:rsidRPr="0013754E">
        <w:rPr>
          <w:rFonts w:ascii="Times New Roman" w:eastAsia="Times New Roman" w:hAnsi="Times New Roman" w:cs="Times New Roman"/>
          <w:sz w:val="24"/>
          <w:szCs w:val="24"/>
        </w:rPr>
        <w:t>whereas high-</w:t>
      </w:r>
      <w:r w:rsidRPr="0013754E">
        <w:rPr>
          <w:rFonts w:ascii="Times New Roman" w:eastAsia="Times New Roman" w:hAnsi="Times New Roman" w:cs="Times New Roman"/>
          <w:sz w:val="24"/>
          <w:szCs w:val="24"/>
        </w:rPr>
        <w:t xml:space="preserve">dispersal scenarios generally showed the worst performance </w:t>
      </w:r>
      <w:r w:rsidR="00F61846" w:rsidRPr="0013754E">
        <w:rPr>
          <w:rFonts w:ascii="Times New Roman" w:eastAsia="Times New Roman" w:hAnsi="Times New Roman" w:cs="Times New Roman"/>
          <w:sz w:val="24"/>
          <w:szCs w:val="24"/>
        </w:rPr>
        <w:t>with post-event</w:t>
      </w:r>
      <w:r w:rsidRPr="0013754E">
        <w:rPr>
          <w:rFonts w:ascii="Times New Roman" w:eastAsia="Times New Roman" w:hAnsi="Times New Roman" w:cs="Times New Roman"/>
          <w:sz w:val="24"/>
          <w:szCs w:val="24"/>
        </w:rPr>
        <w:t xml:space="preserve"> sampling time lags (Fig .5). </w:t>
      </w:r>
      <w:r w:rsidR="00F61846" w:rsidRPr="0013754E">
        <w:rPr>
          <w:rFonts w:ascii="Times New Roman" w:eastAsia="Times New Roman" w:hAnsi="Times New Roman" w:cs="Times New Roman"/>
          <w:sz w:val="24"/>
          <w:szCs w:val="24"/>
        </w:rPr>
        <w:t>Over our nine-</w:t>
      </w:r>
      <w:r w:rsidR="00195CFD">
        <w:rPr>
          <w:rFonts w:ascii="Times New Roman" w:eastAsia="Times New Roman" w:hAnsi="Times New Roman" w:cs="Times New Roman"/>
          <w:sz w:val="24"/>
          <w:szCs w:val="24"/>
        </w:rPr>
        <w:t>generation</w:t>
      </w:r>
      <w:r w:rsidR="00F61846" w:rsidRPr="0013754E">
        <w:rPr>
          <w:rFonts w:ascii="Times New Roman" w:eastAsia="Times New Roman" w:hAnsi="Times New Roman" w:cs="Times New Roman"/>
          <w:sz w:val="24"/>
          <w:szCs w:val="24"/>
        </w:rPr>
        <w:t xml:space="preserve"> sampling window, the </w:t>
      </w:r>
      <w:r w:rsidRPr="0013754E">
        <w:rPr>
          <w:rFonts w:ascii="Times New Roman" w:eastAsia="Times New Roman" w:hAnsi="Times New Roman" w:cs="Times New Roman"/>
          <w:sz w:val="24"/>
          <w:szCs w:val="24"/>
        </w:rPr>
        <w:t>FNR changed the least for the L1 scenario and the most for the H3 scenario (Fig. 5).</w:t>
      </w:r>
    </w:p>
    <w:p w14:paraId="7DD7AF6D" w14:textId="15EEB7AF"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lastRenderedPageBreak/>
        <w:t xml:space="preserve">While the relative differences in FPR performance given different time lags were not as high as for FNR, FPR nonetheless increased with </w:t>
      </w:r>
      <w:r w:rsidR="00F61846"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sampling time lag</w:t>
      </w:r>
      <w:r w:rsidR="00F61846"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There </w:t>
      </w:r>
      <w:r w:rsidR="00F61846" w:rsidRPr="0013754E">
        <w:rPr>
          <w:rFonts w:ascii="Times New Roman" w:eastAsia="Times New Roman" w:hAnsi="Times New Roman" w:cs="Times New Roman"/>
          <w:sz w:val="24"/>
          <w:szCs w:val="24"/>
        </w:rPr>
        <w:t xml:space="preserve">were </w:t>
      </w:r>
      <w:r w:rsidRPr="0013754E">
        <w:rPr>
          <w:rFonts w:ascii="Times New Roman" w:eastAsia="Times New Roman" w:hAnsi="Times New Roman" w:cs="Times New Roman"/>
          <w:sz w:val="24"/>
          <w:szCs w:val="24"/>
        </w:rPr>
        <w:t xml:space="preserve">no clear patterns for whether dispersal or the number of </w:t>
      </w:r>
      <w:r w:rsidR="00F61846" w:rsidRPr="0013754E">
        <w:rPr>
          <w:rFonts w:ascii="Times New Roman" w:eastAsia="Times New Roman" w:hAnsi="Times New Roman" w:cs="Times New Roman"/>
          <w:sz w:val="24"/>
          <w:szCs w:val="24"/>
        </w:rPr>
        <w:t xml:space="preserve">affected </w:t>
      </w:r>
      <w:r w:rsidRPr="0013754E">
        <w:rPr>
          <w:rFonts w:ascii="Times New Roman" w:eastAsia="Times New Roman" w:hAnsi="Times New Roman" w:cs="Times New Roman"/>
          <w:sz w:val="24"/>
          <w:szCs w:val="24"/>
        </w:rPr>
        <w:t xml:space="preserve">populations most influenced </w:t>
      </w:r>
      <w:r w:rsidR="00F61846" w:rsidRPr="0013754E">
        <w:rPr>
          <w:rFonts w:ascii="Times New Roman" w:eastAsia="Times New Roman" w:hAnsi="Times New Roman" w:cs="Times New Roman"/>
          <w:sz w:val="24"/>
          <w:szCs w:val="24"/>
        </w:rPr>
        <w:t xml:space="preserve">the change in </w:t>
      </w:r>
      <w:r w:rsidRPr="0013754E">
        <w:rPr>
          <w:rFonts w:ascii="Times New Roman" w:eastAsia="Times New Roman" w:hAnsi="Times New Roman" w:cs="Times New Roman"/>
          <w:sz w:val="24"/>
          <w:szCs w:val="24"/>
        </w:rPr>
        <w:t xml:space="preserve">FPR </w:t>
      </w:r>
      <w:r w:rsidR="00F61846" w:rsidRPr="0013754E">
        <w:rPr>
          <w:rFonts w:ascii="Times New Roman" w:eastAsia="Times New Roman" w:hAnsi="Times New Roman" w:cs="Times New Roman"/>
          <w:sz w:val="24"/>
          <w:szCs w:val="24"/>
        </w:rPr>
        <w:t>associated with</w:t>
      </w:r>
      <w:r w:rsidRPr="0013754E">
        <w:rPr>
          <w:rFonts w:ascii="Times New Roman" w:eastAsia="Times New Roman" w:hAnsi="Times New Roman" w:cs="Times New Roman"/>
          <w:sz w:val="24"/>
          <w:szCs w:val="24"/>
        </w:rPr>
        <w:t xml:space="preserve"> pre-event sampling</w:t>
      </w:r>
      <w:r w:rsidR="00F61846" w:rsidRPr="0013754E">
        <w:rPr>
          <w:rFonts w:ascii="Times New Roman" w:eastAsia="Times New Roman" w:hAnsi="Times New Roman" w:cs="Times New Roman"/>
          <w:sz w:val="24"/>
          <w:szCs w:val="24"/>
        </w:rPr>
        <w:t xml:space="preserve"> time</w:t>
      </w:r>
      <w:r w:rsidRPr="0013754E">
        <w:rPr>
          <w:rFonts w:ascii="Times New Roman" w:eastAsia="Times New Roman" w:hAnsi="Times New Roman" w:cs="Times New Roman"/>
          <w:sz w:val="24"/>
          <w:szCs w:val="24"/>
        </w:rPr>
        <w:t xml:space="preserve"> (Fig.</w:t>
      </w:r>
      <w:r w:rsidR="00141DB8"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6</w:t>
      </w:r>
      <w:r w:rsidR="00F61846" w:rsidRPr="0013754E">
        <w:rPr>
          <w:rFonts w:ascii="Times New Roman" w:eastAsia="Times New Roman" w:hAnsi="Times New Roman" w:cs="Times New Roman"/>
          <w:sz w:val="24"/>
          <w:szCs w:val="24"/>
        </w:rPr>
        <w:t>); however</w:t>
      </w:r>
      <w:r w:rsidRPr="0013754E">
        <w:rPr>
          <w:rFonts w:ascii="Times New Roman" w:eastAsia="Times New Roman" w:hAnsi="Times New Roman" w:cs="Times New Roman"/>
          <w:sz w:val="24"/>
          <w:szCs w:val="24"/>
        </w:rPr>
        <w:t xml:space="preserve">, dispersal </w:t>
      </w:r>
      <w:r w:rsidR="00F61846" w:rsidRPr="0013754E">
        <w:rPr>
          <w:rFonts w:ascii="Times New Roman" w:eastAsia="Times New Roman" w:hAnsi="Times New Roman" w:cs="Times New Roman"/>
          <w:sz w:val="24"/>
          <w:szCs w:val="24"/>
        </w:rPr>
        <w:t xml:space="preserve">was </w:t>
      </w:r>
      <w:r w:rsidRPr="0013754E">
        <w:rPr>
          <w:rFonts w:ascii="Times New Roman" w:eastAsia="Times New Roman" w:hAnsi="Times New Roman" w:cs="Times New Roman"/>
          <w:sz w:val="24"/>
          <w:szCs w:val="24"/>
        </w:rPr>
        <w:t xml:space="preserve">the main factor driving FPR </w:t>
      </w:r>
      <w:r w:rsidR="00F61846" w:rsidRPr="0013754E">
        <w:rPr>
          <w:rFonts w:ascii="Times New Roman" w:eastAsia="Times New Roman" w:hAnsi="Times New Roman" w:cs="Times New Roman"/>
          <w:sz w:val="24"/>
          <w:szCs w:val="24"/>
        </w:rPr>
        <w:t xml:space="preserve">for time gaps associated with post-event sampling </w:t>
      </w:r>
      <w:r w:rsidRPr="0013754E">
        <w:rPr>
          <w:rFonts w:ascii="Times New Roman" w:eastAsia="Times New Roman" w:hAnsi="Times New Roman" w:cs="Times New Roman"/>
          <w:sz w:val="24"/>
          <w:szCs w:val="24"/>
        </w:rPr>
        <w:t xml:space="preserve">(Fig. 6). The strong relationship </w:t>
      </w:r>
      <w:r w:rsidR="00141DB8" w:rsidRPr="0013754E">
        <w:rPr>
          <w:rFonts w:ascii="Times New Roman" w:eastAsia="Times New Roman" w:hAnsi="Times New Roman" w:cs="Times New Roman"/>
          <w:sz w:val="24"/>
          <w:szCs w:val="24"/>
        </w:rPr>
        <w:t xml:space="preserve">that we observed </w:t>
      </w:r>
      <w:r w:rsidRPr="0013754E">
        <w:rPr>
          <w:rFonts w:ascii="Times New Roman" w:eastAsia="Times New Roman" w:hAnsi="Times New Roman" w:cs="Times New Roman"/>
          <w:sz w:val="24"/>
          <w:szCs w:val="24"/>
        </w:rPr>
        <w:t>between FPR and the number of populations affected by the demographic event</w:t>
      </w:r>
      <w:r w:rsidR="00141DB8"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therefore </w:t>
      </w:r>
      <w:r w:rsidR="00141DB8" w:rsidRPr="0013754E">
        <w:rPr>
          <w:rFonts w:ascii="Times New Roman" w:eastAsia="Times New Roman" w:hAnsi="Times New Roman" w:cs="Times New Roman"/>
          <w:sz w:val="24"/>
          <w:szCs w:val="24"/>
        </w:rPr>
        <w:t xml:space="preserve">became less pronounced </w:t>
      </w:r>
      <w:r w:rsidRPr="0013754E">
        <w:rPr>
          <w:rFonts w:ascii="Times New Roman" w:eastAsia="Times New Roman" w:hAnsi="Times New Roman" w:cs="Times New Roman"/>
          <w:sz w:val="24"/>
          <w:szCs w:val="24"/>
        </w:rPr>
        <w:t xml:space="preserve">as dispersal became more influential. </w:t>
      </w:r>
      <w:r w:rsidR="00141DB8" w:rsidRPr="0013754E">
        <w:rPr>
          <w:rFonts w:ascii="Times New Roman" w:eastAsia="Times New Roman" w:hAnsi="Times New Roman" w:cs="Times New Roman"/>
          <w:sz w:val="24"/>
          <w:szCs w:val="24"/>
        </w:rPr>
        <w:t xml:space="preserve">As with the FNR, the </w:t>
      </w:r>
      <w:r w:rsidRPr="0013754E">
        <w:rPr>
          <w:rFonts w:ascii="Times New Roman" w:eastAsia="Times New Roman" w:hAnsi="Times New Roman" w:cs="Times New Roman"/>
          <w:sz w:val="24"/>
          <w:szCs w:val="24"/>
        </w:rPr>
        <w:t xml:space="preserve">FPR did not change much for the L1 scenario and changed the most dramatically for the H3 scenario (Fig. 6), </w:t>
      </w:r>
      <w:r w:rsidR="00141DB8" w:rsidRPr="0013754E">
        <w:rPr>
          <w:rFonts w:ascii="Times New Roman" w:eastAsia="Times New Roman" w:hAnsi="Times New Roman" w:cs="Times New Roman"/>
          <w:sz w:val="24"/>
          <w:szCs w:val="24"/>
        </w:rPr>
        <w:t>indicating</w:t>
      </w:r>
      <w:r w:rsidRPr="0013754E">
        <w:rPr>
          <w:rFonts w:ascii="Times New Roman" w:eastAsia="Times New Roman" w:hAnsi="Times New Roman" w:cs="Times New Roman"/>
          <w:sz w:val="24"/>
          <w:szCs w:val="24"/>
        </w:rPr>
        <w:t xml:space="preserve"> differences in </w:t>
      </w:r>
      <w:r w:rsidR="00141DB8" w:rsidRPr="0013754E">
        <w:rPr>
          <w:rFonts w:ascii="Times New Roman" w:eastAsia="Times New Roman" w:hAnsi="Times New Roman" w:cs="Times New Roman"/>
          <w:sz w:val="24"/>
          <w:szCs w:val="24"/>
        </w:rPr>
        <w:t xml:space="preserve">how </w:t>
      </w:r>
      <w:r w:rsidRPr="0013754E">
        <w:rPr>
          <w:rFonts w:ascii="Times New Roman" w:eastAsia="Times New Roman" w:hAnsi="Times New Roman" w:cs="Times New Roman"/>
          <w:sz w:val="24"/>
          <w:szCs w:val="24"/>
        </w:rPr>
        <w:t xml:space="preserve">time </w:t>
      </w:r>
      <w:r w:rsidR="00141DB8" w:rsidRPr="0013754E">
        <w:rPr>
          <w:rFonts w:ascii="Times New Roman" w:eastAsia="Times New Roman" w:hAnsi="Times New Roman" w:cs="Times New Roman"/>
          <w:sz w:val="24"/>
          <w:szCs w:val="24"/>
        </w:rPr>
        <w:t xml:space="preserve">affects </w:t>
      </w:r>
      <w:r w:rsidRPr="0013754E">
        <w:rPr>
          <w:rFonts w:ascii="Times New Roman" w:eastAsia="Times New Roman" w:hAnsi="Times New Roman" w:cs="Times New Roman"/>
          <w:sz w:val="24"/>
          <w:szCs w:val="24"/>
        </w:rPr>
        <w:t>our two most extreme scenarios</w:t>
      </w:r>
      <w:r w:rsidR="00141DB8" w:rsidRPr="0013754E">
        <w:rPr>
          <w:rFonts w:ascii="Times New Roman" w:eastAsia="Times New Roman" w:hAnsi="Times New Roman" w:cs="Times New Roman"/>
          <w:sz w:val="24"/>
          <w:szCs w:val="24"/>
        </w:rPr>
        <w:t xml:space="preserve"> that</w:t>
      </w:r>
      <w:r w:rsidRPr="0013754E">
        <w:rPr>
          <w:rFonts w:ascii="Times New Roman" w:eastAsia="Times New Roman" w:hAnsi="Times New Roman" w:cs="Times New Roman"/>
          <w:sz w:val="24"/>
          <w:szCs w:val="24"/>
        </w:rPr>
        <w:t xml:space="preserve"> could be </w:t>
      </w:r>
      <w:r w:rsidR="00141DB8" w:rsidRPr="0013754E">
        <w:rPr>
          <w:rFonts w:ascii="Times New Roman" w:eastAsia="Times New Roman" w:hAnsi="Times New Roman" w:cs="Times New Roman"/>
          <w:sz w:val="24"/>
          <w:szCs w:val="24"/>
        </w:rPr>
        <w:t xml:space="preserve">a </w:t>
      </w:r>
      <w:r w:rsidRPr="0013754E">
        <w:rPr>
          <w:rFonts w:ascii="Times New Roman" w:eastAsia="Times New Roman" w:hAnsi="Times New Roman" w:cs="Times New Roman"/>
          <w:sz w:val="24"/>
          <w:szCs w:val="24"/>
        </w:rPr>
        <w:t xml:space="preserve">useful </w:t>
      </w:r>
      <w:r w:rsidR="00141DB8" w:rsidRPr="0013754E">
        <w:rPr>
          <w:rFonts w:ascii="Times New Roman" w:eastAsia="Times New Roman" w:hAnsi="Times New Roman" w:cs="Times New Roman"/>
          <w:sz w:val="24"/>
          <w:szCs w:val="24"/>
        </w:rPr>
        <w:t xml:space="preserve">consideration </w:t>
      </w:r>
      <w:r w:rsidRPr="0013754E">
        <w:rPr>
          <w:rFonts w:ascii="Times New Roman" w:eastAsia="Times New Roman" w:hAnsi="Times New Roman" w:cs="Times New Roman"/>
          <w:sz w:val="24"/>
          <w:szCs w:val="24"/>
        </w:rPr>
        <w:t>for potential TGI users.</w:t>
      </w:r>
    </w:p>
    <w:p w14:paraId="5671EA13" w14:textId="6491C256" w:rsidR="00760250" w:rsidRPr="0013754E" w:rsidRDefault="00141DB8"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T</w:t>
      </w:r>
      <w:r w:rsidR="00760250" w:rsidRPr="0013754E">
        <w:rPr>
          <w:rFonts w:ascii="Times New Roman" w:eastAsia="Times New Roman" w:hAnsi="Times New Roman" w:cs="Times New Roman"/>
          <w:sz w:val="24"/>
          <w:szCs w:val="24"/>
        </w:rPr>
        <w:t xml:space="preserve">he </w:t>
      </w:r>
      <w:r w:rsidRPr="0013754E">
        <w:rPr>
          <w:rFonts w:ascii="Times New Roman" w:eastAsia="Times New Roman" w:hAnsi="Times New Roman" w:cs="Times New Roman"/>
          <w:sz w:val="24"/>
          <w:szCs w:val="24"/>
        </w:rPr>
        <w:t xml:space="preserve">simulation that was </w:t>
      </w:r>
      <w:r w:rsidR="00760250" w:rsidRPr="0013754E">
        <w:rPr>
          <w:rFonts w:ascii="Times New Roman" w:eastAsia="Times New Roman" w:hAnsi="Times New Roman" w:cs="Times New Roman"/>
          <w:sz w:val="24"/>
          <w:szCs w:val="24"/>
        </w:rPr>
        <w:t xml:space="preserve">most likely to preserve the signal </w:t>
      </w:r>
      <w:r w:rsidRPr="0013754E">
        <w:rPr>
          <w:rFonts w:ascii="Times New Roman" w:eastAsia="Times New Roman" w:hAnsi="Times New Roman" w:cs="Times New Roman"/>
          <w:sz w:val="24"/>
          <w:szCs w:val="24"/>
        </w:rPr>
        <w:t>of the demographic event</w:t>
      </w:r>
      <w:del w:id="2" w:author="Pierre" w:date="2021-01-11T18:05:00Z">
        <w:r w:rsidRPr="0013754E" w:rsidDel="00310A63">
          <w:rPr>
            <w:rFonts w:ascii="Times New Roman" w:eastAsia="Times New Roman" w:hAnsi="Times New Roman" w:cs="Times New Roman"/>
            <w:sz w:val="24"/>
            <w:szCs w:val="24"/>
          </w:rPr>
          <w:delText>,</w:delText>
        </w:r>
      </w:del>
      <w:r w:rsidRPr="0013754E">
        <w:rPr>
          <w:rFonts w:ascii="Times New Roman" w:eastAsia="Times New Roman" w:hAnsi="Times New Roman" w:cs="Times New Roman"/>
          <w:sz w:val="24"/>
          <w:szCs w:val="24"/>
        </w:rPr>
        <w:t xml:space="preserve"> was the low-dispersal scenario with a single affected population</w:t>
      </w:r>
      <w:r w:rsidR="00760250" w:rsidRPr="0013754E">
        <w:rPr>
          <w:rFonts w:ascii="Times New Roman" w:eastAsia="Times New Roman" w:hAnsi="Times New Roman" w:cs="Times New Roman"/>
          <w:sz w:val="24"/>
          <w:szCs w:val="24"/>
        </w:rPr>
        <w:t xml:space="preserve"> (L1</w:t>
      </w:r>
      <w:r w:rsidRPr="0013754E">
        <w:rPr>
          <w:rFonts w:ascii="Times New Roman" w:eastAsia="Times New Roman" w:hAnsi="Times New Roman" w:cs="Times New Roman"/>
          <w:sz w:val="24"/>
          <w:szCs w:val="24"/>
        </w:rPr>
        <w:t xml:space="preserve">). In this scenario, </w:t>
      </w:r>
      <w:r w:rsidR="00760250" w:rsidRPr="0013754E">
        <w:rPr>
          <w:rFonts w:ascii="Times New Roman" w:eastAsia="Times New Roman" w:hAnsi="Times New Roman" w:cs="Times New Roman"/>
          <w:sz w:val="24"/>
          <w:szCs w:val="24"/>
        </w:rPr>
        <w:t xml:space="preserve">the TGI approach was still able to keep false negatives below 15% and false positives below 10%, even </w:t>
      </w:r>
      <w:r w:rsidRPr="0013754E">
        <w:rPr>
          <w:rFonts w:ascii="Times New Roman" w:eastAsia="Times New Roman" w:hAnsi="Times New Roman" w:cs="Times New Roman"/>
          <w:sz w:val="24"/>
          <w:szCs w:val="24"/>
        </w:rPr>
        <w:t>when the</w:t>
      </w:r>
      <w:r w:rsidR="00760250" w:rsidRPr="0013754E">
        <w:rPr>
          <w:rFonts w:ascii="Times New Roman" w:eastAsia="Times New Roman" w:hAnsi="Times New Roman" w:cs="Times New Roman"/>
          <w:sz w:val="24"/>
          <w:szCs w:val="24"/>
        </w:rPr>
        <w:t xml:space="preserve"> second sampling </w:t>
      </w:r>
      <w:r w:rsidRPr="0013754E">
        <w:rPr>
          <w:rFonts w:ascii="Times New Roman" w:eastAsia="Times New Roman" w:hAnsi="Times New Roman" w:cs="Times New Roman"/>
          <w:sz w:val="24"/>
          <w:szCs w:val="24"/>
        </w:rPr>
        <w:t xml:space="preserve">was </w:t>
      </w:r>
      <w:r w:rsidR="00760250" w:rsidRPr="0013754E">
        <w:rPr>
          <w:rFonts w:ascii="Times New Roman" w:eastAsia="Times New Roman" w:hAnsi="Times New Roman" w:cs="Times New Roman"/>
          <w:sz w:val="24"/>
          <w:szCs w:val="24"/>
        </w:rPr>
        <w:t xml:space="preserve">done </w:t>
      </w:r>
      <w:r w:rsidRPr="0013754E">
        <w:rPr>
          <w:rFonts w:ascii="Times New Roman" w:eastAsia="Times New Roman" w:hAnsi="Times New Roman" w:cs="Times New Roman"/>
          <w:sz w:val="24"/>
          <w:szCs w:val="24"/>
        </w:rPr>
        <w:t xml:space="preserve">nine </w:t>
      </w:r>
      <w:r w:rsidR="00195CFD">
        <w:rPr>
          <w:rFonts w:ascii="Times New Roman" w:eastAsia="Times New Roman" w:hAnsi="Times New Roman" w:cs="Times New Roman"/>
          <w:sz w:val="24"/>
          <w:szCs w:val="24"/>
        </w:rPr>
        <w:t>generation</w:t>
      </w:r>
      <w:r w:rsidR="00760250" w:rsidRPr="0013754E">
        <w:rPr>
          <w:rFonts w:ascii="Times New Roman" w:eastAsia="Times New Roman" w:hAnsi="Times New Roman" w:cs="Times New Roman"/>
          <w:sz w:val="24"/>
          <w:szCs w:val="24"/>
        </w:rPr>
        <w:t>s after the event (Fig. 5, 6)</w:t>
      </w:r>
      <w:r w:rsidRPr="0013754E">
        <w:rPr>
          <w:rFonts w:ascii="Times New Roman" w:eastAsia="Times New Roman" w:hAnsi="Times New Roman" w:cs="Times New Roman"/>
          <w:sz w:val="24"/>
          <w:szCs w:val="24"/>
        </w:rPr>
        <w:t xml:space="preserve"> and</w:t>
      </w:r>
      <w:r w:rsidR="00760250" w:rsidRPr="0013754E">
        <w:rPr>
          <w:rFonts w:ascii="Times New Roman" w:eastAsia="Times New Roman" w:hAnsi="Times New Roman" w:cs="Times New Roman"/>
          <w:sz w:val="24"/>
          <w:szCs w:val="24"/>
        </w:rPr>
        <w:t xml:space="preserve"> regardless of whether the first or second sampling </w:t>
      </w:r>
      <w:r w:rsidRPr="0013754E">
        <w:rPr>
          <w:rFonts w:ascii="Times New Roman" w:eastAsia="Times New Roman" w:hAnsi="Times New Roman" w:cs="Times New Roman"/>
          <w:sz w:val="24"/>
          <w:szCs w:val="24"/>
        </w:rPr>
        <w:t xml:space="preserve">was </w:t>
      </w:r>
      <w:r w:rsidR="00760250" w:rsidRPr="0013754E">
        <w:rPr>
          <w:rFonts w:ascii="Times New Roman" w:eastAsia="Times New Roman" w:hAnsi="Times New Roman" w:cs="Times New Roman"/>
          <w:sz w:val="24"/>
          <w:szCs w:val="24"/>
        </w:rPr>
        <w:t xml:space="preserve">responsible for the time lag. </w:t>
      </w:r>
    </w:p>
    <w:p w14:paraId="017AD238" w14:textId="248D2801" w:rsidR="00282B66" w:rsidRPr="0013754E" w:rsidRDefault="009325F1" w:rsidP="00901297">
      <w:pPr>
        <w:pStyle w:val="Heading2"/>
        <w:spacing w:after="240" w:line="360" w:lineRule="auto"/>
        <w:rPr>
          <w:lang w:val="en-US"/>
        </w:rPr>
      </w:pPr>
      <w:r w:rsidRPr="0013754E">
        <w:rPr>
          <w:lang w:val="en-US"/>
        </w:rPr>
        <w:t>Thresholds</w:t>
      </w:r>
    </w:p>
    <w:p w14:paraId="2AED0FFF" w14:textId="798BD2A4" w:rsidR="00282B66" w:rsidRPr="0013754E" w:rsidRDefault="004D0FC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A trade-off</w:t>
      </w:r>
      <w:r w:rsidR="00554AC0">
        <w:rPr>
          <w:rFonts w:ascii="Times New Roman" w:eastAsia="Times New Roman" w:hAnsi="Times New Roman" w:cs="Times New Roman"/>
          <w:sz w:val="24"/>
          <w:szCs w:val="24"/>
        </w:rPr>
        <w:t xml:space="preserve"> based on significance threshold values</w:t>
      </w:r>
      <w:r w:rsidRPr="0013754E">
        <w:rPr>
          <w:rFonts w:ascii="Times New Roman" w:eastAsia="Times New Roman" w:hAnsi="Times New Roman" w:cs="Times New Roman"/>
          <w:sz w:val="24"/>
          <w:szCs w:val="24"/>
        </w:rPr>
        <w:t xml:space="preserve"> between FNR and FPR was present across scenarios.</w:t>
      </w:r>
      <w:r w:rsidR="006C763E" w:rsidRPr="0013754E">
        <w:rPr>
          <w:rFonts w:ascii="Times New Roman" w:eastAsia="Times New Roman" w:hAnsi="Times New Roman" w:cs="Times New Roman"/>
          <w:sz w:val="24"/>
          <w:szCs w:val="24"/>
        </w:rPr>
        <w:t xml:space="preserve"> </w:t>
      </w:r>
      <w:r w:rsidR="00092D01" w:rsidRPr="0013754E">
        <w:rPr>
          <w:rFonts w:ascii="Times New Roman" w:eastAsia="Times New Roman" w:hAnsi="Times New Roman" w:cs="Times New Roman"/>
          <w:sz w:val="24"/>
          <w:szCs w:val="24"/>
        </w:rPr>
        <w:t>FNR values</w:t>
      </w:r>
      <w:r w:rsidR="00986514" w:rsidRPr="0013754E">
        <w:rPr>
          <w:rFonts w:ascii="Times New Roman" w:eastAsia="Times New Roman" w:hAnsi="Times New Roman" w:cs="Times New Roman"/>
          <w:sz w:val="24"/>
          <w:szCs w:val="24"/>
        </w:rPr>
        <w:t xml:space="preserve"> decreased with the chosen significance threshold, with a sharp decrease (most notable for H3) before 0.025 followed by a slower decrease until 0.1.</w:t>
      </w:r>
      <w:r w:rsidR="00092D01" w:rsidRPr="0013754E">
        <w:rPr>
          <w:rFonts w:ascii="Times New Roman" w:eastAsia="Times New Roman" w:hAnsi="Times New Roman" w:cs="Times New Roman"/>
          <w:sz w:val="24"/>
          <w:szCs w:val="24"/>
        </w:rPr>
        <w:t xml:space="preserve"> FPR values increased with the chosen significance threshold, with a sharp increase at low thresholds followed by a continued but saturating increase until </w:t>
      </w:r>
      <w:r w:rsidR="00AB28B1" w:rsidRPr="0013754E">
        <w:rPr>
          <w:rFonts w:ascii="Times New Roman" w:eastAsia="Times New Roman" w:hAnsi="Times New Roman" w:cs="Times New Roman"/>
          <w:sz w:val="24"/>
          <w:szCs w:val="24"/>
        </w:rPr>
        <w:t>p ≤ 0.10</w:t>
      </w:r>
      <w:r w:rsidR="00092D01" w:rsidRPr="0013754E">
        <w:rPr>
          <w:rFonts w:ascii="Times New Roman" w:eastAsia="Times New Roman" w:hAnsi="Times New Roman" w:cs="Times New Roman"/>
          <w:sz w:val="24"/>
          <w:szCs w:val="24"/>
        </w:rPr>
        <w:t xml:space="preserve">. </w:t>
      </w:r>
    </w:p>
    <w:p w14:paraId="52C3B6F9" w14:textId="3875930A" w:rsidR="00760250" w:rsidRPr="0013754E" w:rsidRDefault="00372E64" w:rsidP="00901297">
      <w:pPr>
        <w:pStyle w:val="Heading2"/>
        <w:spacing w:after="240" w:line="360" w:lineRule="auto"/>
        <w:rPr>
          <w:lang w:val="en-US"/>
        </w:rPr>
      </w:pPr>
      <w:r w:rsidRPr="0013754E">
        <w:rPr>
          <w:lang w:val="en-US"/>
        </w:rPr>
        <w:t xml:space="preserve">Applied </w:t>
      </w:r>
      <w:r w:rsidR="00760250" w:rsidRPr="0013754E">
        <w:rPr>
          <w:lang w:val="en-US"/>
        </w:rPr>
        <w:t>example</w:t>
      </w:r>
    </w:p>
    <w:p w14:paraId="394F4334" w14:textId="2F9034E5"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The Northern tidewater goby (</w:t>
      </w:r>
      <w:proofErr w:type="spellStart"/>
      <w:r w:rsidRPr="0013754E">
        <w:rPr>
          <w:rFonts w:ascii="Times New Roman" w:eastAsia="Times New Roman" w:hAnsi="Times New Roman" w:cs="Times New Roman"/>
          <w:i/>
          <w:sz w:val="24"/>
          <w:szCs w:val="24"/>
        </w:rPr>
        <w:t>Eucyclogobius</w:t>
      </w:r>
      <w:proofErr w:type="spellEnd"/>
      <w:r w:rsidRPr="0013754E">
        <w:rPr>
          <w:rFonts w:ascii="Times New Roman" w:eastAsia="Times New Roman" w:hAnsi="Times New Roman" w:cs="Times New Roman"/>
          <w:i/>
          <w:sz w:val="24"/>
          <w:szCs w:val="24"/>
        </w:rPr>
        <w:t xml:space="preserve"> </w:t>
      </w:r>
      <w:proofErr w:type="spellStart"/>
      <w:r w:rsidRPr="0013754E">
        <w:rPr>
          <w:rFonts w:ascii="Times New Roman" w:eastAsia="Times New Roman" w:hAnsi="Times New Roman" w:cs="Times New Roman"/>
          <w:i/>
          <w:sz w:val="24"/>
          <w:szCs w:val="24"/>
        </w:rPr>
        <w:t>newberryi</w:t>
      </w:r>
      <w:proofErr w:type="spellEnd"/>
      <w:r w:rsidRPr="0013754E">
        <w:rPr>
          <w:rFonts w:ascii="Times New Roman" w:eastAsia="Times New Roman" w:hAnsi="Times New Roman" w:cs="Times New Roman"/>
          <w:sz w:val="24"/>
          <w:szCs w:val="24"/>
        </w:rPr>
        <w:t xml:space="preserve">) is a small endangered fish </w:t>
      </w:r>
      <w:r w:rsidR="00312CAE" w:rsidRPr="0013754E">
        <w:rPr>
          <w:rFonts w:ascii="Times New Roman" w:eastAsia="Times New Roman" w:hAnsi="Times New Roman" w:cs="Times New Roman"/>
          <w:sz w:val="24"/>
          <w:szCs w:val="24"/>
        </w:rPr>
        <w:t xml:space="preserve">that </w:t>
      </w:r>
      <w:r w:rsidRPr="0013754E">
        <w:rPr>
          <w:rFonts w:ascii="Times New Roman" w:eastAsia="Times New Roman" w:hAnsi="Times New Roman" w:cs="Times New Roman"/>
          <w:sz w:val="24"/>
          <w:szCs w:val="24"/>
        </w:rPr>
        <w:t xml:space="preserve">lives in brackish estuaries and lagoons along the coast of California. </w:t>
      </w:r>
      <w:r w:rsidR="00312CAE" w:rsidRPr="0013754E">
        <w:rPr>
          <w:rFonts w:ascii="Times New Roman" w:eastAsia="Times New Roman" w:hAnsi="Times New Roman" w:cs="Times New Roman"/>
          <w:sz w:val="24"/>
          <w:szCs w:val="24"/>
        </w:rPr>
        <w:t>T</w:t>
      </w:r>
      <w:r w:rsidRPr="0013754E">
        <w:rPr>
          <w:rFonts w:ascii="Times New Roman" w:eastAsia="Times New Roman" w:hAnsi="Times New Roman" w:cs="Times New Roman"/>
          <w:sz w:val="24"/>
          <w:szCs w:val="24"/>
        </w:rPr>
        <w:t xml:space="preserve">his species represents an interesting model </w:t>
      </w:r>
      <w:r w:rsidR="00312CAE" w:rsidRPr="0013754E">
        <w:rPr>
          <w:rFonts w:ascii="Times New Roman" w:eastAsia="Times New Roman" w:hAnsi="Times New Roman" w:cs="Times New Roman"/>
          <w:sz w:val="24"/>
          <w:szCs w:val="24"/>
        </w:rPr>
        <w:t xml:space="preserve">for population genetic studies </w:t>
      </w:r>
      <w:r w:rsidRPr="0013754E">
        <w:rPr>
          <w:rFonts w:ascii="Times New Roman" w:eastAsia="Times New Roman" w:hAnsi="Times New Roman" w:cs="Times New Roman"/>
          <w:sz w:val="24"/>
          <w:szCs w:val="24"/>
        </w:rPr>
        <w:t xml:space="preserve">because dispersal between suitable habitat patches </w:t>
      </w:r>
      <w:r w:rsidR="00312CAE" w:rsidRPr="0013754E">
        <w:rPr>
          <w:rFonts w:ascii="Times New Roman" w:eastAsia="Times New Roman" w:hAnsi="Times New Roman" w:cs="Times New Roman"/>
          <w:sz w:val="24"/>
          <w:szCs w:val="24"/>
        </w:rPr>
        <w:t xml:space="preserve">only </w:t>
      </w:r>
      <w:r w:rsidRPr="0013754E">
        <w:rPr>
          <w:rFonts w:ascii="Times New Roman" w:eastAsia="Times New Roman" w:hAnsi="Times New Roman" w:cs="Times New Roman"/>
          <w:sz w:val="24"/>
          <w:szCs w:val="24"/>
        </w:rPr>
        <w:t xml:space="preserve">occurs during rare, discrete events. </w:t>
      </w:r>
      <w:r w:rsidR="00312CAE" w:rsidRPr="0013754E">
        <w:rPr>
          <w:rFonts w:ascii="Times New Roman" w:eastAsia="Times New Roman" w:hAnsi="Times New Roman" w:cs="Times New Roman"/>
          <w:sz w:val="24"/>
          <w:szCs w:val="24"/>
        </w:rPr>
        <w:t xml:space="preserve">A previous study </w:t>
      </w:r>
      <w:r w:rsidRPr="0013754E">
        <w:rPr>
          <w:rFonts w:ascii="Times New Roman" w:eastAsia="Times New Roman" w:hAnsi="Times New Roman" w:cs="Times New Roman"/>
          <w:sz w:val="24"/>
          <w:szCs w:val="24"/>
        </w:rPr>
        <w:t xml:space="preserve">investigated extinction–colonization dynamics </w:t>
      </w:r>
      <w:r w:rsidR="00312CAE" w:rsidRPr="0013754E">
        <w:rPr>
          <w:rFonts w:ascii="Times New Roman" w:eastAsia="Times New Roman" w:hAnsi="Times New Roman" w:cs="Times New Roman"/>
          <w:sz w:val="24"/>
          <w:szCs w:val="24"/>
        </w:rPr>
        <w:t xml:space="preserve">in the tidewater goby by </w:t>
      </w:r>
      <w:r w:rsidRPr="0013754E">
        <w:rPr>
          <w:rFonts w:ascii="Times New Roman" w:eastAsia="Times New Roman" w:hAnsi="Times New Roman" w:cs="Times New Roman"/>
          <w:sz w:val="24"/>
          <w:szCs w:val="24"/>
        </w:rPr>
        <w:t>evaluatin</w:t>
      </w:r>
      <w:r w:rsidR="00312CAE" w:rsidRPr="0013754E">
        <w:rPr>
          <w:rFonts w:ascii="Times New Roman" w:eastAsia="Times New Roman" w:hAnsi="Times New Roman" w:cs="Times New Roman"/>
          <w:sz w:val="24"/>
          <w:szCs w:val="24"/>
        </w:rPr>
        <w:t>g</w:t>
      </w:r>
      <w:r w:rsidRPr="0013754E">
        <w:rPr>
          <w:rFonts w:ascii="Times New Roman" w:eastAsia="Times New Roman" w:hAnsi="Times New Roman" w:cs="Times New Roman"/>
          <w:sz w:val="24"/>
          <w:szCs w:val="24"/>
        </w:rPr>
        <w:t xml:space="preserve"> genetic diversity across the landscape at several points in time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(Kinziger et al., 2015)</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t>
      </w:r>
      <w:r w:rsidR="00312CAE" w:rsidRPr="0013754E">
        <w:rPr>
          <w:rFonts w:ascii="Times New Roman" w:eastAsia="Times New Roman" w:hAnsi="Times New Roman" w:cs="Times New Roman"/>
          <w:sz w:val="24"/>
          <w:szCs w:val="24"/>
        </w:rPr>
        <w:t>Th</w:t>
      </w:r>
      <w:r w:rsidR="005A584F" w:rsidRPr="0013754E">
        <w:rPr>
          <w:rFonts w:ascii="Times New Roman" w:eastAsia="Times New Roman" w:hAnsi="Times New Roman" w:cs="Times New Roman"/>
          <w:sz w:val="24"/>
          <w:szCs w:val="24"/>
        </w:rPr>
        <w:t>e</w:t>
      </w:r>
      <w:r w:rsidR="00312CAE" w:rsidRPr="0013754E">
        <w:rPr>
          <w:rFonts w:ascii="Times New Roman" w:eastAsia="Times New Roman" w:hAnsi="Times New Roman" w:cs="Times New Roman"/>
          <w:sz w:val="24"/>
          <w:szCs w:val="24"/>
        </w:rPr>
        <w:t xml:space="preserve">se authors suggested that the </w:t>
      </w:r>
      <w:r w:rsidRPr="0013754E">
        <w:rPr>
          <w:rFonts w:ascii="Times New Roman" w:eastAsia="Times New Roman" w:hAnsi="Times New Roman" w:cs="Times New Roman"/>
          <w:sz w:val="24"/>
          <w:szCs w:val="24"/>
        </w:rPr>
        <w:t xml:space="preserve">Elk River </w:t>
      </w:r>
      <w:r w:rsidR="00312CAE" w:rsidRPr="0013754E">
        <w:rPr>
          <w:rFonts w:ascii="Times New Roman" w:eastAsia="Times New Roman" w:hAnsi="Times New Roman" w:cs="Times New Roman"/>
          <w:sz w:val="24"/>
          <w:szCs w:val="24"/>
        </w:rPr>
        <w:t xml:space="preserve">goby </w:t>
      </w:r>
      <w:r w:rsidRPr="0013754E">
        <w:rPr>
          <w:rFonts w:ascii="Times New Roman" w:eastAsia="Times New Roman" w:hAnsi="Times New Roman" w:cs="Times New Roman"/>
          <w:sz w:val="24"/>
          <w:szCs w:val="24"/>
        </w:rPr>
        <w:lastRenderedPageBreak/>
        <w:t xml:space="preserve">population </w:t>
      </w:r>
      <w:r w:rsidR="00312CAE" w:rsidRPr="0013754E">
        <w:rPr>
          <w:rFonts w:ascii="Times New Roman" w:eastAsia="Times New Roman" w:hAnsi="Times New Roman" w:cs="Times New Roman"/>
          <w:sz w:val="24"/>
          <w:szCs w:val="24"/>
        </w:rPr>
        <w:t>had experienced</w:t>
      </w:r>
      <w:r w:rsidRPr="0013754E">
        <w:rPr>
          <w:rFonts w:ascii="Times New Roman" w:eastAsia="Times New Roman" w:hAnsi="Times New Roman" w:cs="Times New Roman"/>
          <w:sz w:val="24"/>
          <w:szCs w:val="24"/>
        </w:rPr>
        <w:t xml:space="preserve"> unexpected temporal genetic change </w:t>
      </w:r>
      <w:r w:rsidR="00560CDE" w:rsidRPr="0013754E">
        <w:rPr>
          <w:rFonts w:ascii="Times New Roman" w:eastAsia="Times New Roman" w:hAnsi="Times New Roman" w:cs="Times New Roman"/>
          <w:sz w:val="24"/>
          <w:szCs w:val="24"/>
        </w:rPr>
        <w:t xml:space="preserve">between 2006 and 2011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(Kinziger et al., 2015)</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t>
      </w:r>
      <w:r w:rsidR="00312CAE" w:rsidRPr="0013754E">
        <w:rPr>
          <w:rFonts w:ascii="Times New Roman" w:eastAsia="Times New Roman" w:hAnsi="Times New Roman" w:cs="Times New Roman"/>
          <w:sz w:val="24"/>
          <w:szCs w:val="24"/>
        </w:rPr>
        <w:t xml:space="preserve">We used the </w:t>
      </w:r>
      <w:r w:rsidRPr="0013754E">
        <w:rPr>
          <w:rFonts w:ascii="Times New Roman" w:eastAsia="Times New Roman" w:hAnsi="Times New Roman" w:cs="Times New Roman"/>
          <w:sz w:val="24"/>
          <w:szCs w:val="24"/>
        </w:rPr>
        <w:t xml:space="preserve">TGI </w:t>
      </w:r>
      <w:r w:rsidR="005A584F" w:rsidRPr="0013754E">
        <w:rPr>
          <w:rFonts w:ascii="Times New Roman" w:eastAsia="Times New Roman" w:hAnsi="Times New Roman" w:cs="Times New Roman"/>
          <w:sz w:val="24"/>
          <w:szCs w:val="24"/>
        </w:rPr>
        <w:t xml:space="preserve">method </w:t>
      </w:r>
      <w:r w:rsidRPr="0013754E">
        <w:rPr>
          <w:rFonts w:ascii="Times New Roman" w:eastAsia="Times New Roman" w:hAnsi="Times New Roman" w:cs="Times New Roman"/>
          <w:sz w:val="24"/>
          <w:szCs w:val="24"/>
        </w:rPr>
        <w:t xml:space="preserve">to </w:t>
      </w:r>
      <w:r w:rsidR="00312CAE" w:rsidRPr="0013754E">
        <w:rPr>
          <w:rFonts w:ascii="Times New Roman" w:eastAsia="Times New Roman" w:hAnsi="Times New Roman" w:cs="Times New Roman"/>
          <w:sz w:val="24"/>
          <w:szCs w:val="24"/>
        </w:rPr>
        <w:t>re-</w:t>
      </w:r>
      <w:r w:rsidR="00560CDE" w:rsidRPr="0013754E">
        <w:rPr>
          <w:rFonts w:ascii="Times New Roman" w:eastAsia="Times New Roman" w:hAnsi="Times New Roman" w:cs="Times New Roman"/>
          <w:sz w:val="24"/>
          <w:szCs w:val="24"/>
        </w:rPr>
        <w:t>analyze</w:t>
      </w:r>
      <w:r w:rsidRPr="0013754E">
        <w:rPr>
          <w:rFonts w:ascii="Times New Roman" w:eastAsia="Times New Roman" w:hAnsi="Times New Roman" w:cs="Times New Roman"/>
          <w:sz w:val="24"/>
          <w:szCs w:val="24"/>
        </w:rPr>
        <w:t xml:space="preserve"> </w:t>
      </w:r>
      <w:r w:rsidR="00F73A5E" w:rsidRPr="0013754E">
        <w:rPr>
          <w:rFonts w:ascii="Times New Roman" w:eastAsia="Times New Roman" w:hAnsi="Times New Roman" w:cs="Times New Roman"/>
          <w:sz w:val="24"/>
          <w:szCs w:val="24"/>
        </w:rPr>
        <w:t xml:space="preserve">these </w:t>
      </w:r>
      <w:r w:rsidRPr="0013754E">
        <w:rPr>
          <w:rFonts w:ascii="Times New Roman" w:eastAsia="Times New Roman" w:hAnsi="Times New Roman" w:cs="Times New Roman"/>
          <w:sz w:val="24"/>
          <w:szCs w:val="24"/>
        </w:rPr>
        <w:t>data</w:t>
      </w:r>
      <w:r w:rsidR="00F73A5E" w:rsidRPr="0013754E">
        <w:rPr>
          <w:rFonts w:ascii="Times New Roman" w:eastAsia="Times New Roman" w:hAnsi="Times New Roman" w:cs="Times New Roman"/>
          <w:sz w:val="24"/>
          <w:szCs w:val="24"/>
        </w:rPr>
        <w:t xml:space="preserve"> and determine if</w:t>
      </w:r>
      <w:r w:rsidRPr="0013754E">
        <w:rPr>
          <w:rFonts w:ascii="Times New Roman" w:eastAsia="Times New Roman" w:hAnsi="Times New Roman" w:cs="Times New Roman"/>
          <w:sz w:val="24"/>
          <w:szCs w:val="24"/>
        </w:rPr>
        <w:t xml:space="preserve"> significant temporal genetic change</w:t>
      </w:r>
      <w:r w:rsidR="002C4673"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w:t>
      </w:r>
      <w:r w:rsidR="00312CAE" w:rsidRPr="0013754E">
        <w:rPr>
          <w:rFonts w:ascii="Times New Roman" w:eastAsia="Times New Roman" w:hAnsi="Times New Roman" w:cs="Times New Roman"/>
          <w:sz w:val="24"/>
          <w:szCs w:val="24"/>
        </w:rPr>
        <w:t xml:space="preserve">had indeed </w:t>
      </w:r>
      <w:r w:rsidRPr="0013754E">
        <w:rPr>
          <w:rFonts w:ascii="Times New Roman" w:eastAsia="Times New Roman" w:hAnsi="Times New Roman" w:cs="Times New Roman"/>
          <w:sz w:val="24"/>
          <w:szCs w:val="24"/>
        </w:rPr>
        <w:t xml:space="preserve">occurred in any population </w:t>
      </w:r>
      <w:r w:rsidR="00312CAE" w:rsidRPr="0013754E">
        <w:rPr>
          <w:rFonts w:ascii="Times New Roman" w:eastAsia="Times New Roman" w:hAnsi="Times New Roman" w:cs="Times New Roman"/>
          <w:sz w:val="24"/>
          <w:szCs w:val="24"/>
        </w:rPr>
        <w:t xml:space="preserve">in </w:t>
      </w:r>
      <w:r w:rsidRPr="0013754E">
        <w:rPr>
          <w:rFonts w:ascii="Times New Roman" w:eastAsia="Times New Roman" w:hAnsi="Times New Roman" w:cs="Times New Roman"/>
          <w:sz w:val="24"/>
          <w:szCs w:val="24"/>
        </w:rPr>
        <w:t>this landscape.</w:t>
      </w:r>
    </w:p>
    <w:p w14:paraId="30D1E614" w14:textId="55DA65C2"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Using </w:t>
      </w:r>
      <w:r w:rsidR="00312CAE" w:rsidRPr="0013754E">
        <w:rPr>
          <w:rFonts w:ascii="Times New Roman" w:eastAsia="Times New Roman" w:hAnsi="Times New Roman" w:cs="Times New Roman"/>
          <w:sz w:val="24"/>
          <w:szCs w:val="24"/>
        </w:rPr>
        <w:t xml:space="preserve">our </w:t>
      </w:r>
      <w:r w:rsidRPr="0013754E">
        <w:rPr>
          <w:rFonts w:ascii="Times New Roman" w:eastAsia="Times New Roman" w:hAnsi="Times New Roman" w:cs="Times New Roman"/>
          <w:sz w:val="24"/>
          <w:szCs w:val="24"/>
        </w:rPr>
        <w:t>TGI</w:t>
      </w:r>
      <w:r w:rsidR="00312CAE" w:rsidRPr="0013754E">
        <w:rPr>
          <w:rFonts w:ascii="Times New Roman" w:eastAsia="Times New Roman" w:hAnsi="Times New Roman" w:cs="Times New Roman"/>
          <w:sz w:val="24"/>
          <w:szCs w:val="24"/>
        </w:rPr>
        <w:t xml:space="preserve"> measure</w:t>
      </w:r>
      <w:r w:rsidRPr="0013754E">
        <w:rPr>
          <w:rFonts w:ascii="Times New Roman" w:eastAsia="Times New Roman" w:hAnsi="Times New Roman" w:cs="Times New Roman"/>
          <w:sz w:val="24"/>
          <w:szCs w:val="24"/>
        </w:rPr>
        <w:t xml:space="preserve">, we found that the </w:t>
      </w:r>
      <w:r w:rsidR="007A704E" w:rsidRPr="0013754E">
        <w:rPr>
          <w:rFonts w:ascii="Times New Roman" w:eastAsia="Times New Roman" w:hAnsi="Times New Roman" w:cs="Times New Roman"/>
          <w:sz w:val="24"/>
          <w:szCs w:val="24"/>
        </w:rPr>
        <w:t xml:space="preserve">genetic structure of the </w:t>
      </w:r>
      <w:r w:rsidRPr="0013754E">
        <w:rPr>
          <w:rFonts w:ascii="Times New Roman" w:eastAsia="Times New Roman" w:hAnsi="Times New Roman" w:cs="Times New Roman"/>
          <w:sz w:val="24"/>
          <w:szCs w:val="24"/>
        </w:rPr>
        <w:t xml:space="preserve">Elk River population </w:t>
      </w:r>
      <w:r w:rsidR="00144A01">
        <w:rPr>
          <w:rFonts w:ascii="Times New Roman" w:eastAsia="Times New Roman" w:hAnsi="Times New Roman" w:cs="Times New Roman"/>
          <w:sz w:val="24"/>
          <w:szCs w:val="24"/>
        </w:rPr>
        <w:t xml:space="preserve">(Supp. Fig. 1) </w:t>
      </w:r>
      <w:r w:rsidRPr="0013754E">
        <w:rPr>
          <w:rFonts w:ascii="Times New Roman" w:eastAsia="Times New Roman" w:hAnsi="Times New Roman" w:cs="Times New Roman"/>
          <w:sz w:val="24"/>
          <w:szCs w:val="24"/>
        </w:rPr>
        <w:t xml:space="preserve">of Northern tidewater goby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(Kinziger et al., 2015)</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ha</w:t>
      </w:r>
      <w:r w:rsidR="005A584F" w:rsidRPr="0013754E">
        <w:rPr>
          <w:rFonts w:ascii="Times New Roman" w:eastAsia="Times New Roman" w:hAnsi="Times New Roman" w:cs="Times New Roman"/>
          <w:sz w:val="24"/>
          <w:szCs w:val="24"/>
        </w:rPr>
        <w:t>d</w:t>
      </w:r>
      <w:r w:rsidRPr="0013754E">
        <w:rPr>
          <w:rFonts w:ascii="Times New Roman" w:eastAsia="Times New Roman" w:hAnsi="Times New Roman" w:cs="Times New Roman"/>
          <w:sz w:val="24"/>
          <w:szCs w:val="24"/>
        </w:rPr>
        <w:t xml:space="preserve"> indeed changed significantly relative to the other populations </w:t>
      </w:r>
      <w:r w:rsidR="00787DDE" w:rsidRPr="0013754E">
        <w:rPr>
          <w:rFonts w:ascii="Times New Roman" w:eastAsia="Times New Roman" w:hAnsi="Times New Roman" w:cs="Times New Roman"/>
          <w:sz w:val="24"/>
          <w:szCs w:val="24"/>
        </w:rPr>
        <w:t>surveyed</w:t>
      </w:r>
      <w:r w:rsidRPr="0013754E">
        <w:rPr>
          <w:rFonts w:ascii="Times New Roman" w:eastAsia="Times New Roman" w:hAnsi="Times New Roman" w:cs="Times New Roman"/>
          <w:sz w:val="24"/>
          <w:szCs w:val="24"/>
        </w:rPr>
        <w:t xml:space="preserve"> in the study area (permutation p-value = 0.000</w:t>
      </w:r>
      <w:r w:rsidR="00A612B5">
        <w:rPr>
          <w:rFonts w:ascii="Times New Roman" w:eastAsia="Times New Roman" w:hAnsi="Times New Roman" w:cs="Times New Roman"/>
          <w:sz w:val="24"/>
          <w:szCs w:val="24"/>
        </w:rPr>
        <w:t>4</w:t>
      </w:r>
      <w:r w:rsidRPr="0013754E">
        <w:rPr>
          <w:rFonts w:ascii="Times New Roman" w:eastAsia="Times New Roman" w:hAnsi="Times New Roman" w:cs="Times New Roman"/>
          <w:sz w:val="24"/>
          <w:szCs w:val="24"/>
        </w:rPr>
        <w:t xml:space="preserve">), even after using strict </w:t>
      </w:r>
      <w:r w:rsidR="00560CDE" w:rsidRPr="0013754E">
        <w:rPr>
          <w:rFonts w:ascii="Times New Roman" w:eastAsia="Times New Roman" w:hAnsi="Times New Roman" w:cs="Times New Roman"/>
          <w:sz w:val="24"/>
          <w:szCs w:val="24"/>
        </w:rPr>
        <w:t xml:space="preserve">p-value </w:t>
      </w:r>
      <w:r w:rsidRPr="0013754E">
        <w:rPr>
          <w:rFonts w:ascii="Times New Roman" w:eastAsia="Times New Roman" w:hAnsi="Times New Roman" w:cs="Times New Roman"/>
          <w:sz w:val="24"/>
          <w:szCs w:val="24"/>
        </w:rPr>
        <w:t>adjustments (Holm-Bonferroni adjusted permutation p-value = 0.00</w:t>
      </w:r>
      <w:r w:rsidR="00F956A8">
        <w:rPr>
          <w:rFonts w:ascii="Times New Roman" w:eastAsia="Times New Roman" w:hAnsi="Times New Roman" w:cs="Times New Roman"/>
          <w:sz w:val="24"/>
          <w:szCs w:val="24"/>
        </w:rPr>
        <w:t>32</w:t>
      </w:r>
      <w:r w:rsidRPr="0013754E">
        <w:rPr>
          <w:rFonts w:ascii="Times New Roman" w:eastAsia="Times New Roman" w:hAnsi="Times New Roman" w:cs="Times New Roman"/>
          <w:sz w:val="24"/>
          <w:szCs w:val="24"/>
        </w:rPr>
        <w:t>).</w:t>
      </w:r>
      <w:r w:rsidR="00F956A8">
        <w:rPr>
          <w:rFonts w:ascii="Times New Roman" w:eastAsia="Times New Roman" w:hAnsi="Times New Roman" w:cs="Times New Roman"/>
          <w:sz w:val="24"/>
          <w:szCs w:val="24"/>
        </w:rPr>
        <w:t xml:space="preserve"> The </w:t>
      </w:r>
      <w:r w:rsidR="00E43FB6">
        <w:rPr>
          <w:rFonts w:ascii="Times New Roman" w:eastAsia="Times New Roman" w:hAnsi="Times New Roman" w:cs="Times New Roman"/>
          <w:sz w:val="24"/>
          <w:szCs w:val="24"/>
        </w:rPr>
        <w:t xml:space="preserve">average </w:t>
      </w:r>
      <w:r w:rsidR="00F956A8">
        <w:rPr>
          <w:rFonts w:ascii="Times New Roman" w:eastAsia="Times New Roman" w:hAnsi="Times New Roman" w:cs="Times New Roman"/>
          <w:sz w:val="24"/>
          <w:szCs w:val="24"/>
        </w:rPr>
        <w:t xml:space="preserve">expected heterozygosity </w:t>
      </w:r>
      <w:r w:rsidR="00803ABB">
        <w:rPr>
          <w:rFonts w:ascii="Times New Roman" w:eastAsia="Times New Roman" w:hAnsi="Times New Roman" w:cs="Times New Roman"/>
          <w:sz w:val="24"/>
          <w:szCs w:val="24"/>
        </w:rPr>
        <w:t xml:space="preserve">decreased by </w:t>
      </w:r>
      <w:r w:rsidR="00F956A8">
        <w:rPr>
          <w:rFonts w:ascii="Times New Roman" w:eastAsia="Times New Roman" w:hAnsi="Times New Roman" w:cs="Times New Roman"/>
          <w:sz w:val="24"/>
          <w:szCs w:val="24"/>
        </w:rPr>
        <w:t>0.046</w:t>
      </w:r>
      <w:r w:rsidR="00803ABB">
        <w:rPr>
          <w:rFonts w:ascii="Times New Roman" w:eastAsia="Times New Roman" w:hAnsi="Times New Roman" w:cs="Times New Roman"/>
          <w:sz w:val="24"/>
          <w:szCs w:val="24"/>
        </w:rPr>
        <w:t xml:space="preserve"> in the Elk River population</w:t>
      </w:r>
      <w:r w:rsidR="007411FC">
        <w:rPr>
          <w:rFonts w:ascii="Times New Roman" w:eastAsia="Times New Roman" w:hAnsi="Times New Roman" w:cs="Times New Roman"/>
          <w:sz w:val="24"/>
          <w:szCs w:val="24"/>
        </w:rPr>
        <w:t xml:space="preserve"> from an original value of 0.2646</w:t>
      </w:r>
      <w:r w:rsidR="000273E1">
        <w:rPr>
          <w:rFonts w:ascii="Times New Roman" w:eastAsia="Times New Roman" w:hAnsi="Times New Roman" w:cs="Times New Roman"/>
          <w:sz w:val="24"/>
          <w:szCs w:val="24"/>
        </w:rPr>
        <w:t>, which represents a loss of around 17%</w:t>
      </w:r>
      <w:r w:rsidR="007411FC">
        <w:rPr>
          <w:rFonts w:ascii="Times New Roman" w:eastAsia="Times New Roman" w:hAnsi="Times New Roman" w:cs="Times New Roman"/>
          <w:sz w:val="24"/>
          <w:szCs w:val="24"/>
        </w:rPr>
        <w:t xml:space="preserve">. </w:t>
      </w:r>
      <w:r w:rsidR="00560CDE" w:rsidRPr="0013754E">
        <w:rPr>
          <w:rFonts w:ascii="Times New Roman" w:eastAsia="Times New Roman" w:hAnsi="Times New Roman" w:cs="Times New Roman"/>
          <w:sz w:val="24"/>
          <w:szCs w:val="24"/>
        </w:rPr>
        <w:t xml:space="preserve">Our </w:t>
      </w:r>
      <w:r w:rsidRPr="0013754E">
        <w:rPr>
          <w:rFonts w:ascii="Times New Roman" w:eastAsia="Times New Roman" w:hAnsi="Times New Roman" w:cs="Times New Roman"/>
          <w:sz w:val="24"/>
          <w:szCs w:val="24"/>
        </w:rPr>
        <w:t xml:space="preserve">results </w:t>
      </w:r>
      <w:r w:rsidR="00560CDE" w:rsidRPr="0013754E">
        <w:rPr>
          <w:rFonts w:ascii="Times New Roman" w:eastAsia="Times New Roman" w:hAnsi="Times New Roman" w:cs="Times New Roman"/>
          <w:sz w:val="24"/>
          <w:szCs w:val="24"/>
        </w:rPr>
        <w:t>thus confirm</w:t>
      </w:r>
      <w:r w:rsidR="002C4673" w:rsidRPr="0013754E">
        <w:rPr>
          <w:rFonts w:ascii="Times New Roman" w:eastAsia="Times New Roman" w:hAnsi="Times New Roman" w:cs="Times New Roman"/>
          <w:sz w:val="24"/>
          <w:szCs w:val="24"/>
        </w:rPr>
        <w:t>ed</w:t>
      </w:r>
      <w:r w:rsidR="00560CDE" w:rsidRPr="0013754E">
        <w:rPr>
          <w:rFonts w:ascii="Times New Roman" w:eastAsia="Times New Roman" w:hAnsi="Times New Roman" w:cs="Times New Roman"/>
          <w:sz w:val="24"/>
          <w:szCs w:val="24"/>
        </w:rPr>
        <w:t xml:space="preserve"> the purely descriptive results of the previous study, that there was a </w:t>
      </w:r>
      <w:r w:rsidRPr="0013754E">
        <w:rPr>
          <w:rFonts w:ascii="Times New Roman" w:eastAsia="Times New Roman" w:hAnsi="Times New Roman" w:cs="Times New Roman"/>
          <w:sz w:val="24"/>
          <w:szCs w:val="24"/>
        </w:rPr>
        <w:t xml:space="preserve">loss of genetic diversity in </w:t>
      </w:r>
      <w:r w:rsidR="00560CDE" w:rsidRPr="0013754E">
        <w:rPr>
          <w:rFonts w:ascii="Times New Roman" w:eastAsia="Times New Roman" w:hAnsi="Times New Roman" w:cs="Times New Roman"/>
          <w:sz w:val="24"/>
          <w:szCs w:val="24"/>
        </w:rPr>
        <w:t xml:space="preserve">the Elk River </w:t>
      </w:r>
      <w:r w:rsidRPr="0013754E">
        <w:rPr>
          <w:rFonts w:ascii="Times New Roman" w:eastAsia="Times New Roman" w:hAnsi="Times New Roman" w:cs="Times New Roman"/>
          <w:sz w:val="24"/>
          <w:szCs w:val="24"/>
        </w:rPr>
        <w:t xml:space="preserve">population, </w:t>
      </w:r>
      <w:r w:rsidR="001510FF" w:rsidRPr="0013754E">
        <w:rPr>
          <w:rFonts w:ascii="Times New Roman" w:eastAsia="Times New Roman" w:hAnsi="Times New Roman" w:cs="Times New Roman"/>
          <w:sz w:val="24"/>
          <w:szCs w:val="24"/>
        </w:rPr>
        <w:t>as shown here through a</w:t>
      </w:r>
      <w:r w:rsidR="00560CDE" w:rsidRPr="0013754E">
        <w:rPr>
          <w:rFonts w:ascii="Times New Roman" w:eastAsia="Times New Roman" w:hAnsi="Times New Roman" w:cs="Times New Roman"/>
          <w:sz w:val="24"/>
          <w:szCs w:val="24"/>
        </w:rPr>
        <w:t xml:space="preserve"> robust statistical framework.</w:t>
      </w:r>
      <w:r w:rsidR="006D6F9A" w:rsidRPr="0013754E">
        <w:rPr>
          <w:rFonts w:ascii="Times New Roman" w:eastAsia="Times New Roman" w:hAnsi="Times New Roman" w:cs="Times New Roman"/>
          <w:sz w:val="24"/>
          <w:szCs w:val="24"/>
        </w:rPr>
        <w:t xml:space="preserve"> </w:t>
      </w:r>
    </w:p>
    <w:p w14:paraId="2B93B74C" w14:textId="4B59E167" w:rsidR="00760250" w:rsidRPr="0013754E" w:rsidRDefault="00760250" w:rsidP="00901297">
      <w:pPr>
        <w:pStyle w:val="Heading1"/>
        <w:spacing w:after="240" w:line="360" w:lineRule="auto"/>
      </w:pPr>
      <w:r w:rsidRPr="0013754E">
        <w:t>DISCUSSION</w:t>
      </w:r>
    </w:p>
    <w:p w14:paraId="52290116" w14:textId="0BC39373" w:rsidR="00F73A5E" w:rsidRPr="0013754E" w:rsidRDefault="00F73A5E" w:rsidP="00901297">
      <w:pPr>
        <w:spacing w:line="360" w:lineRule="auto"/>
      </w:pPr>
      <w:r w:rsidRPr="0013754E">
        <w:rPr>
          <w:rFonts w:ascii="Times New Roman" w:eastAsia="Times New Roman" w:hAnsi="Times New Roman" w:cs="Times New Roman"/>
          <w:sz w:val="24"/>
          <w:szCs w:val="24"/>
        </w:rPr>
        <w:t xml:space="preserve">In this study, we specifically investigated how dispersal, the spatial extent of a demographic event, and the timing of sampling affected our ability to identify populations that have experienced significant changes in genetic diversity. </w:t>
      </w:r>
      <w:r w:rsidR="00B25806" w:rsidRPr="0013754E">
        <w:rPr>
          <w:rFonts w:ascii="Times New Roman" w:eastAsia="Times New Roman" w:hAnsi="Times New Roman" w:cs="Times New Roman"/>
          <w:sz w:val="24"/>
          <w:szCs w:val="24"/>
        </w:rPr>
        <w:t xml:space="preserve">We chose those factors because they are relevant in many conservation studies. Indeed, dispersal is a key element in understanding population connectivity </w:t>
      </w:r>
      <w:r w:rsidR="00B25806" w:rsidRPr="0013754E">
        <w:rPr>
          <w:rFonts w:ascii="Times New Roman" w:eastAsia="Times New Roman" w:hAnsi="Times New Roman" w:cs="Times New Roman"/>
          <w:sz w:val="24"/>
          <w:szCs w:val="24"/>
        </w:rPr>
        <w:fldChar w:fldCharType="begin" w:fldLock="1"/>
      </w:r>
      <w:r w:rsidR="002045D9" w:rsidRPr="0013754E">
        <w:rPr>
          <w:rFonts w:ascii="Times New Roman" w:eastAsia="Times New Roman" w:hAnsi="Times New Roman" w:cs="Times New Roman"/>
          <w:sz w:val="24"/>
          <w:szCs w:val="24"/>
        </w:rPr>
        <w:instrText>ADDIN CSL_CITATION {"citationItems":[{"id":"ITEM-1","itemData":{"DOI":"10.1007/s10980-012-9819-z","ISBN":"0921-2973","ISSN":"09212973","abstract":"Connectivity is a vital component of metapopulation and landscape ecology, influencing fundamental processes such as population dynamics, evolution, and community responses to climate change. Here, we review ongoing developments in connectivity science, providing perspectives on recent advances in identifying, quantifying, modelling and analysing connectivity, and highlight new applications for conservation. We also address ongoing challenges for connectivity research, explore opportunities for addressing them and highlight potential linkages with other fields of research. Continued development of connectivity science will provide insights into key aspects of ecology and the evolution of species, and will also contribute significantly towards achieving more effective conservation outcomes.","author":[{"dropping-particle":"","family":"Kool","given":"Johnathan T.","non-dropping-particle":"","parse-names":false,"suffix":""},{"dropping-particle":"","family":"Moilanen","given":"Atte","non-dropping-particle":"","parse-names":false,"suffix":""},{"dropping-particle":"","family":"Treml","given":"Eric A.","non-dropping-particle":"","parse-names":false,"suffix":""}],"container-title":"Landscape Ecology","id":"ITEM-1","issue":"2","issued":{"date-parts":[["2013"]]},"page":"165-185","title":"Population connectivity: Recent advances and new perspectives","type":"article-journal","volume":"28"},"uris":["http://www.mendeley.com/documents/?uuid=d8b595cc-e1c8-4ee4-8996-c355f6807d4d"]},{"id":"ITEM-2","itemData":{"DOI":"10.1554/05-321.1","ISBN":"1558-5646","ISSN":"0014-3820","PMID":"17017056","abstract":"Despite growing interest in the effects of landscape heterogeneity on genetic structuring, few tools are available to incorporate data on landscape composition into population genetic studies. Analyses of isolation by distance have typically either assumed spatial homogeneity for convenience or applied theoretically unjustified distance metrics to compensate for heterogeneity. Here I propose the isolation-by-resistance (IBR) model as an alternative for predicting equilibrium genetic structuring in complex landscapes. The model predicts a positive relationship between genetic differentiation and the resistance distance, a distance metric that exploits precise relationships between random walk times and effective resistances in electronic networks. As a predictor of genetic differentiation, the resistance distance is both more theoretically justified and more robust to spatial heterogeneity than Euclidean or least cost path-based distance measures. Moreover, the metric can be applied with a wide range of data inputs, including coarse-scale range maps, simple maps of habitat and nonhabitat within a species' range, or complex spatial datasets with habitats and barriers of differing qualities. The IBR model thus provides a flexible and efficient tool to account for habitat het-erogeneity in studies of isolation by distance, improve understanding of how landscape characteristics affect genetic structuring, and predict genetic and evolutionary consequences of landscape change. The emerging study of how landscape features affect mi-croevolutionary processes (landscape genetics; Manel et al. 2003) will require tools that explicitly incorporate landscape heterogeneity into analyses of gene flow and genetic differ-entiation. Landscape characteristics may modify gene flow between pairs of subpopulations directly by affecting dis-persal rates among them or indirectly by affecting the spatial arrangement of and dispersal rates among intervening sub-populations. Yet, few models are capable of integrating land-scape data into predictions of population structure. For example, models of isolation by distance (Wright 1943) are among the most widely applied tools in studies of genetic differentiation in natural populations. These models have provided powerful means to explain population struc-ture (e.g., Rousset 1997, 2000; Sumner et al. 2001; Rueness et al. 2003), investigate departures from migration-drift equi-librium (Slatkin 1993; Hutchison and Templeton 1999), and ad…","author":[{"dropping-particle":"","family":"McRae","given":"Brad H.","non-dropping-particle":"","parse-names":false,"suffix":""}],"container-title":"Evolution","id":"ITEM-2","issue":"8","issued":{"date-parts":[["2006"]]},"page":"1551-1561","title":"Isolation By Resistance","type":"article-journal","volume":"60"},"uris":["http://www.mendeley.com/documents/?uuid=cffa510b-abdc-441e-a70a-beacd7bbcb01"]}],"mendeley":{"formattedCitation":"(Kool, Moilanen, &amp; Treml, 2013; McRae, 2006)","plainTextFormattedCitation":"(Kool, Moilanen, &amp; Treml, 2013; McRae, 2006)","previouslyFormattedCitation":"(Kool, Moilanen, &amp; Treml, 2013; McRae, 2006)"},"properties":{"noteIndex":0},"schema":"https://github.com/citation-style-language/schema/raw/master/csl-citation.json"}</w:instrText>
      </w:r>
      <w:r w:rsidR="00B25806" w:rsidRPr="0013754E">
        <w:rPr>
          <w:rFonts w:ascii="Times New Roman" w:eastAsia="Times New Roman" w:hAnsi="Times New Roman" w:cs="Times New Roman"/>
          <w:sz w:val="24"/>
          <w:szCs w:val="24"/>
        </w:rPr>
        <w:fldChar w:fldCharType="separate"/>
      </w:r>
      <w:r w:rsidR="00B25806" w:rsidRPr="0013754E">
        <w:rPr>
          <w:rFonts w:ascii="Times New Roman" w:eastAsia="Times New Roman" w:hAnsi="Times New Roman" w:cs="Times New Roman"/>
          <w:noProof/>
          <w:sz w:val="24"/>
          <w:szCs w:val="24"/>
        </w:rPr>
        <w:t>(Kool, Moilanen, &amp; Treml, 2013; McRae, 2006)</w:t>
      </w:r>
      <w:r w:rsidR="00B25806" w:rsidRPr="0013754E">
        <w:rPr>
          <w:rFonts w:ascii="Times New Roman" w:eastAsia="Times New Roman" w:hAnsi="Times New Roman" w:cs="Times New Roman"/>
          <w:sz w:val="24"/>
          <w:szCs w:val="24"/>
        </w:rPr>
        <w:fldChar w:fldCharType="end"/>
      </w:r>
      <w:r w:rsidR="002045D9" w:rsidRPr="0013754E">
        <w:rPr>
          <w:rFonts w:ascii="Times New Roman" w:eastAsia="Times New Roman" w:hAnsi="Times New Roman" w:cs="Times New Roman"/>
          <w:sz w:val="24"/>
          <w:szCs w:val="24"/>
        </w:rPr>
        <w:t xml:space="preserve"> and can be approximated through increasingly accurate and diverse ways </w:t>
      </w:r>
      <w:r w:rsidR="002045D9" w:rsidRPr="0013754E">
        <w:rPr>
          <w:rFonts w:ascii="Times New Roman" w:eastAsia="Times New Roman" w:hAnsi="Times New Roman" w:cs="Times New Roman"/>
          <w:sz w:val="24"/>
          <w:szCs w:val="24"/>
        </w:rPr>
        <w:fldChar w:fldCharType="begin" w:fldLock="1"/>
      </w:r>
      <w:r w:rsidR="008F7BD1" w:rsidRPr="0013754E">
        <w:rPr>
          <w:rFonts w:ascii="Times New Roman" w:eastAsia="Times New Roman" w:hAnsi="Times New Roman" w:cs="Times New Roman"/>
          <w:sz w:val="24"/>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review","type":"article-journal","volume":"27"},"uris":["http://www.mendeley.com/documents/?uuid=37697bba-2def-4a89-b4de-c20deac1a23a"]}],"mendeley":{"formattedCitation":"(Cayuela et al., 2018)","plainTextFormattedCitation":"(Cayuela et al., 2018)","previouslyFormattedCitation":"(Cayuela et al., 2018)"},"properties":{"noteIndex":0},"schema":"https://github.com/citation-style-language/schema/raw/master/csl-citation.json"}</w:instrText>
      </w:r>
      <w:r w:rsidR="002045D9" w:rsidRPr="0013754E">
        <w:rPr>
          <w:rFonts w:ascii="Times New Roman" w:eastAsia="Times New Roman" w:hAnsi="Times New Roman" w:cs="Times New Roman"/>
          <w:sz w:val="24"/>
          <w:szCs w:val="24"/>
        </w:rPr>
        <w:fldChar w:fldCharType="separate"/>
      </w:r>
      <w:r w:rsidR="002045D9" w:rsidRPr="0013754E">
        <w:rPr>
          <w:rFonts w:ascii="Times New Roman" w:eastAsia="Times New Roman" w:hAnsi="Times New Roman" w:cs="Times New Roman"/>
          <w:noProof/>
          <w:sz w:val="24"/>
          <w:szCs w:val="24"/>
        </w:rPr>
        <w:t>(Cayuela et al., 2018)</w:t>
      </w:r>
      <w:r w:rsidR="002045D9" w:rsidRPr="0013754E">
        <w:rPr>
          <w:rFonts w:ascii="Times New Roman" w:eastAsia="Times New Roman" w:hAnsi="Times New Roman" w:cs="Times New Roman"/>
          <w:sz w:val="24"/>
          <w:szCs w:val="24"/>
        </w:rPr>
        <w:fldChar w:fldCharType="end"/>
      </w:r>
      <w:r w:rsidR="002045D9" w:rsidRPr="0013754E">
        <w:rPr>
          <w:rFonts w:ascii="Times New Roman" w:eastAsia="Times New Roman" w:hAnsi="Times New Roman" w:cs="Times New Roman"/>
          <w:sz w:val="24"/>
          <w:szCs w:val="24"/>
        </w:rPr>
        <w:t>.</w:t>
      </w:r>
      <w:r w:rsidR="00B25806" w:rsidRPr="0013754E">
        <w:rPr>
          <w:rFonts w:ascii="Times New Roman" w:eastAsia="Times New Roman" w:hAnsi="Times New Roman" w:cs="Times New Roman"/>
          <w:sz w:val="24"/>
          <w:szCs w:val="24"/>
        </w:rPr>
        <w:t xml:space="preserve"> </w:t>
      </w:r>
      <w:r w:rsidR="008F7BD1" w:rsidRPr="0013754E">
        <w:rPr>
          <w:rFonts w:ascii="Times New Roman" w:eastAsia="Times New Roman" w:hAnsi="Times New Roman" w:cs="Times New Roman"/>
          <w:sz w:val="24"/>
          <w:szCs w:val="24"/>
        </w:rPr>
        <w:t>As for the spatial extent of the demographic event,</w:t>
      </w:r>
      <w:r w:rsidR="0044744A" w:rsidRPr="0013754E">
        <w:rPr>
          <w:rFonts w:ascii="Times New Roman" w:eastAsia="Times New Roman" w:hAnsi="Times New Roman" w:cs="Times New Roman"/>
          <w:sz w:val="24"/>
          <w:szCs w:val="24"/>
        </w:rPr>
        <w:t xml:space="preserve"> recent studies have advocated and paved the way for a</w:t>
      </w:r>
      <w:r w:rsidR="005965CD" w:rsidRPr="0013754E">
        <w:rPr>
          <w:rFonts w:ascii="Times New Roman" w:eastAsia="Times New Roman" w:hAnsi="Times New Roman" w:cs="Times New Roman"/>
          <w:sz w:val="24"/>
          <w:szCs w:val="24"/>
        </w:rPr>
        <w:t xml:space="preserve"> more</w:t>
      </w:r>
      <w:r w:rsidR="0044744A" w:rsidRPr="0013754E">
        <w:rPr>
          <w:rFonts w:ascii="Times New Roman" w:eastAsia="Times New Roman" w:hAnsi="Times New Roman" w:cs="Times New Roman"/>
          <w:sz w:val="24"/>
          <w:szCs w:val="24"/>
        </w:rPr>
        <w:t xml:space="preserve"> comprehensive integration of space</w:t>
      </w:r>
      <w:r w:rsidR="008F7BD1" w:rsidRPr="0013754E">
        <w:rPr>
          <w:rFonts w:ascii="Times New Roman" w:eastAsia="Times New Roman" w:hAnsi="Times New Roman" w:cs="Times New Roman"/>
          <w:sz w:val="24"/>
          <w:szCs w:val="24"/>
        </w:rPr>
        <w:t xml:space="preserve"> </w:t>
      </w:r>
      <w:r w:rsidR="00291001" w:rsidRPr="0013754E">
        <w:rPr>
          <w:rFonts w:ascii="Times New Roman" w:eastAsia="Times New Roman" w:hAnsi="Times New Roman" w:cs="Times New Roman"/>
          <w:sz w:val="24"/>
          <w:szCs w:val="24"/>
        </w:rPr>
        <w:t xml:space="preserve">in evolutionary ecology research </w:t>
      </w:r>
      <w:r w:rsidR="008F7BD1" w:rsidRPr="0013754E">
        <w:rPr>
          <w:rFonts w:ascii="Times New Roman" w:eastAsia="Times New Roman" w:hAnsi="Times New Roman" w:cs="Times New Roman"/>
          <w:sz w:val="24"/>
          <w:szCs w:val="24"/>
        </w:rPr>
        <w:fldChar w:fldCharType="begin" w:fldLock="1"/>
      </w:r>
      <w:r w:rsidR="00F13DFF" w:rsidRPr="0013754E">
        <w:rPr>
          <w:rFonts w:ascii="Times New Roman" w:eastAsia="Times New Roman" w:hAnsi="Times New Roman" w:cs="Times New Roman"/>
          <w:sz w:val="24"/>
          <w:szCs w:val="24"/>
        </w:rPr>
        <w:instrText>ADDIN CSL_CITATION {"citationItems":[{"id":"ITEM-1","itemData":{"DOI":"10.1534/genetics.120.303143","ISBN":"0000000299","ISSN":"19432631","PMID":"32209569","abstract":"Real geography is continuous, but standard models in population genetics are based on discrete, well-mixed populations. As a result, many methods of analyzing genetic data assume that samples are a random draw from a well-mixed population, but are applied to clustered samples from populations that are structured clinally over space. Here, we use simulations of populations living in continuous geography to study the impacts of dispersal and sampling strategy on population genetic summary statistics, demographic inference, and genome-wide association studies (GWAS). We find that most common summary statistics have distributions that differ substantially from those seen in well-mixed populations, especially when Wright's neighborhood size is, 100 and sampling is spatially clustered. “Stepping-stone” models reproduce some of these effects, but discretizing the landscape introduces artifacts that in some cases are exacerbated at higher resolutions. The combination of low dispersal and clustered sampling causes demographic inference from the site frequency spectrum to infer more turbulent demographic histories, but averaged results across multiple simulations revealed surprisingly little systematic bias. We also show that the combination of spatially autocorrelated environments and limited dispersal causes GWAS to identify spurious signals of genetic association with purely environmentally determined phenotypes, and that this bias is only partially corrected by regressing out principal components of ancestry. Last, we discuss the relevance of our simulation results for inference from genetic variation in real organisms.","author":[{"dropping-particle":"","family":"Battey","given":"C. J.","non-dropping-particle":"","parse-names":false,"suffix":""},{"dropping-particle":"","family":"Ralph","given":"Peter L.","non-dropping-particle":"","parse-names":false,"suffix":""},{"dropping-particle":"","family":"Kern","given":"Andrew D.","non-dropping-particle":"","parse-names":false,"suffix":""}],"container-title":"Genetics","id":"ITEM-1","issue":"1","issued":{"date-parts":[["2020"]]},"page":"193-214","title":"Space is the place: Effects of continuous spatial structure on analysis of population genetic data","type":"article-journal","volume":"215"},"uris":["http://www.mendeley.com/documents/?uuid=3498cb82-e066-4ce3-9b28-618ce1db1cc5"]},{"id":"ITEM-2","itemData":{"DOI":"10.1146/annurev-ecolsys-110316-022659","ISSN":"1543-592X","abstract":"Many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Time","type":"article-journal","volume":"50"},"uris":["http://www.mendeley.com/documents/?uuid=65d3338f-9ffd-4322-93a5-658fce60d3e7"]},{"id":"ITEM-3","itemData":{"DOI":"10.1111/ecog.01579","ISSN":"16000587","abstract":"Over the last two decades spatial point pattern analysis (SPPA) has become increasingly popular in ecological research. To direct future work in this area we review studies using SPPA techniques in ecology and related disciplines. We first summarize the key elements of SPPA in ecology (i.e., data types, summary statistics and their estimation, null models, comparison of data and models, and consideration of heterogeneity); second, we review how ecologists have used these key elements; and finally, we identify practical difficulties that are still commonly encountered and point to new methods that allow current key questions in ecology to be effectively addressed. Our review of 308 articles published over the period 1992-2012 reveals that a standard canon of SPPA techniques in ecology has been largely identified and that most of the earlier technical issues that occupied ecologists, such as edge correction, have been solved. However, the majority of studies underused the methodological potential offered by modern SPPA. More advanced techniques of SPPA offer the potential to address a variety of highly relevant ecological questions. For example, inhomogeneous summary statistics can quantify the impact of heterogeneous environments, mark correlation function can include trait and phylogenetic information in the analysis of multivariate spatial patterns, and more refined point process models can be used to realistically characterize the structure of a wide range of patterns. Additionally, recent advances in fitting spatially-explicit simulation models of community dynamics to point pattern summary statistics hold the promise for solving the longstanding problem of linking pattern to process. All these newer developments allow ecologists to keep up with the increasing availability of spatial data sets provided by newer technologies, which allow point patterns and environmental variables to be mapped over large spatial extents at increasingly higher image resolutions.","author":[{"dropping-particle":"","family":"Velázquez","given":"Eduardo","non-dropping-particle":"","parse-names":false,"suffix":""},{"dropping-particle":"","family":"Martínez","given":"Isabel","non-dropping-particle":"","parse-names":false,"suffix":""},{"dropping-particle":"","family":"Getzin","given":"Stephan","non-dropping-particle":"","parse-names":false,"suffix":""},{"dropping-particle":"","family":"Moloney","given":"Kirk A.","non-dropping-particle":"","parse-names":false,"suffix":""},{"dropping-particle":"","family":"Wiegand","given":"Thorsten","non-dropping-particle":"","parse-names":false,"suffix":""}],"container-title":"Ecography","id":"ITEM-3","issue":"11","issued":{"date-parts":[["2016"]]},"page":"1042-1055","title":"An evaluation of the state of spatial point pattern analysis in ecology","type":"article-journal","volume":"39"},"uris":["http://www.mendeley.com/documents/?uuid=d8213886-7641-4e7c-ae3c-da1c47936d2b"]}],"mendeley":{"formattedCitation":"(Battey, Ralph, &amp; Kern, 2020; Bradburd &amp; Ralph, 2019; Velázquez, Martínez, Getzin, Moloney, &amp; Wiegand, 2016)","plainTextFormattedCitation":"(Battey, Ralph, &amp; Kern, 2020; Bradburd &amp; Ralph, 2019; Velázquez, Martínez, Getzin, Moloney, &amp; Wiegand, 2016)","previouslyFormattedCitation":"(Battey, Ralph, &amp; Kern, 2020; Bradburd &amp; Ralph, 2019; Velázquez, Martínez, Getzin, Moloney, &amp; Wiegand, 2016)"},"properties":{"noteIndex":0},"schema":"https://github.com/citation-style-language/schema/raw/master/csl-citation.json"}</w:instrText>
      </w:r>
      <w:r w:rsidR="008F7BD1" w:rsidRPr="0013754E">
        <w:rPr>
          <w:rFonts w:ascii="Times New Roman" w:eastAsia="Times New Roman" w:hAnsi="Times New Roman" w:cs="Times New Roman"/>
          <w:sz w:val="24"/>
          <w:szCs w:val="24"/>
        </w:rPr>
        <w:fldChar w:fldCharType="separate"/>
      </w:r>
      <w:r w:rsidR="0044744A" w:rsidRPr="0013754E">
        <w:rPr>
          <w:rFonts w:ascii="Times New Roman" w:eastAsia="Times New Roman" w:hAnsi="Times New Roman" w:cs="Times New Roman"/>
          <w:noProof/>
          <w:sz w:val="24"/>
          <w:szCs w:val="24"/>
        </w:rPr>
        <w:t>(Battey, Ralph, &amp; Kern, 2020; Bradburd &amp; Ralph, 2019; Velázquez, Martínez, Getzin, Moloney, &amp; Wiegand, 2016)</w:t>
      </w:r>
      <w:r w:rsidR="008F7BD1" w:rsidRPr="0013754E">
        <w:rPr>
          <w:rFonts w:ascii="Times New Roman" w:eastAsia="Times New Roman" w:hAnsi="Times New Roman" w:cs="Times New Roman"/>
          <w:sz w:val="24"/>
          <w:szCs w:val="24"/>
        </w:rPr>
        <w:fldChar w:fldCharType="end"/>
      </w:r>
      <w:r w:rsidR="00E93DB6" w:rsidRPr="0013754E">
        <w:rPr>
          <w:rFonts w:ascii="Times New Roman" w:eastAsia="Times New Roman" w:hAnsi="Times New Roman" w:cs="Times New Roman"/>
          <w:sz w:val="24"/>
          <w:szCs w:val="24"/>
        </w:rPr>
        <w:t>.</w:t>
      </w:r>
    </w:p>
    <w:p w14:paraId="5957EDBA" w14:textId="4DDE3E8B" w:rsidR="00760250" w:rsidRPr="0013754E" w:rsidRDefault="006C61A0" w:rsidP="00901297">
      <w:pPr>
        <w:pStyle w:val="Heading2"/>
        <w:spacing w:after="240" w:line="360" w:lineRule="auto"/>
        <w:rPr>
          <w:lang w:val="en-US"/>
        </w:rPr>
      </w:pPr>
      <w:r w:rsidRPr="0013754E">
        <w:rPr>
          <w:lang w:val="en-US"/>
        </w:rPr>
        <w:t>TGI: a</w:t>
      </w:r>
      <w:r w:rsidR="00760250" w:rsidRPr="0013754E">
        <w:rPr>
          <w:lang w:val="en-US"/>
        </w:rPr>
        <w:t xml:space="preserve"> new and useful framework</w:t>
      </w:r>
    </w:p>
    <w:p w14:paraId="1D47CD2B" w14:textId="66E650E9"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TGI fills a gap: it provides a </w:t>
      </w:r>
      <w:r w:rsidR="007A704E" w:rsidRPr="0013754E">
        <w:rPr>
          <w:rFonts w:ascii="Times New Roman" w:eastAsia="Times New Roman" w:hAnsi="Times New Roman" w:cs="Times New Roman"/>
          <w:sz w:val="24"/>
          <w:szCs w:val="24"/>
        </w:rPr>
        <w:t>framework for</w:t>
      </w:r>
      <w:r w:rsidRPr="0013754E">
        <w:rPr>
          <w:rFonts w:ascii="Times New Roman" w:eastAsia="Times New Roman" w:hAnsi="Times New Roman" w:cs="Times New Roman"/>
          <w:sz w:val="24"/>
          <w:szCs w:val="24"/>
        </w:rPr>
        <w:t xml:space="preserve"> </w:t>
      </w:r>
      <w:r w:rsidR="007A704E" w:rsidRPr="0013754E">
        <w:rPr>
          <w:rFonts w:ascii="Times New Roman" w:eastAsia="Times New Roman" w:hAnsi="Times New Roman" w:cs="Times New Roman"/>
          <w:sz w:val="24"/>
          <w:szCs w:val="24"/>
        </w:rPr>
        <w:t xml:space="preserve">comparing </w:t>
      </w:r>
      <w:r w:rsidRPr="0013754E">
        <w:rPr>
          <w:rFonts w:ascii="Times New Roman" w:eastAsia="Times New Roman" w:hAnsi="Times New Roman" w:cs="Times New Roman"/>
          <w:sz w:val="24"/>
          <w:szCs w:val="24"/>
        </w:rPr>
        <w:t xml:space="preserve">temporally-repeated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s and test</w:t>
      </w:r>
      <w:r w:rsidR="007A704E" w:rsidRPr="0013754E">
        <w:rPr>
          <w:rFonts w:ascii="Times New Roman" w:eastAsia="Times New Roman" w:hAnsi="Times New Roman" w:cs="Times New Roman"/>
          <w:sz w:val="24"/>
          <w:szCs w:val="24"/>
        </w:rPr>
        <w:t>ing</w:t>
      </w:r>
      <w:r w:rsidRPr="0013754E">
        <w:rPr>
          <w:rFonts w:ascii="Times New Roman" w:eastAsia="Times New Roman" w:hAnsi="Times New Roman" w:cs="Times New Roman"/>
          <w:sz w:val="24"/>
          <w:szCs w:val="24"/>
        </w:rPr>
        <w:t xml:space="preserve"> whether a</w:t>
      </w:r>
      <w:r w:rsidR="007A704E" w:rsidRPr="0013754E">
        <w:rPr>
          <w:rFonts w:ascii="Times New Roman" w:eastAsia="Times New Roman" w:hAnsi="Times New Roman" w:cs="Times New Roman"/>
          <w:sz w:val="24"/>
          <w:szCs w:val="24"/>
        </w:rPr>
        <w:t>n observed</w:t>
      </w:r>
      <w:r w:rsidRPr="0013754E">
        <w:rPr>
          <w:rFonts w:ascii="Times New Roman" w:eastAsia="Times New Roman" w:hAnsi="Times New Roman" w:cs="Times New Roman"/>
          <w:sz w:val="24"/>
          <w:szCs w:val="24"/>
        </w:rPr>
        <w:t xml:space="preserve"> change in genetic diversity is </w:t>
      </w:r>
      <w:r w:rsidR="007A704E" w:rsidRPr="0013754E">
        <w:rPr>
          <w:rFonts w:ascii="Times New Roman" w:eastAsia="Times New Roman" w:hAnsi="Times New Roman" w:cs="Times New Roman"/>
          <w:sz w:val="24"/>
          <w:szCs w:val="24"/>
        </w:rPr>
        <w:t xml:space="preserve">significant </w:t>
      </w:r>
      <w:r w:rsidRPr="0013754E">
        <w:rPr>
          <w:rFonts w:ascii="Times New Roman" w:eastAsia="Times New Roman" w:hAnsi="Times New Roman" w:cs="Times New Roman"/>
          <w:sz w:val="24"/>
          <w:szCs w:val="24"/>
        </w:rPr>
        <w:t xml:space="preserve">relative to the ubiquitous </w:t>
      </w:r>
      <w:r w:rsidR="007A704E" w:rsidRPr="0013754E">
        <w:rPr>
          <w:rFonts w:ascii="Times New Roman" w:eastAsia="Times New Roman" w:hAnsi="Times New Roman" w:cs="Times New Roman"/>
          <w:sz w:val="24"/>
          <w:szCs w:val="24"/>
        </w:rPr>
        <w:t xml:space="preserve">and </w:t>
      </w:r>
      <w:r w:rsidRPr="0013754E">
        <w:rPr>
          <w:rFonts w:ascii="Times New Roman" w:eastAsia="Times New Roman" w:hAnsi="Times New Roman" w:cs="Times New Roman"/>
          <w:sz w:val="24"/>
          <w:szCs w:val="24"/>
        </w:rPr>
        <w:t>landscape-wide change</w:t>
      </w:r>
      <w:r w:rsidR="007A704E"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associated with genetic drift</w:t>
      </w:r>
      <w:r w:rsidR="007A704E"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r w:rsidR="00960101" w:rsidRPr="0013754E">
        <w:rPr>
          <w:rFonts w:ascii="Times New Roman" w:eastAsia="Times New Roman" w:hAnsi="Times New Roman" w:cs="Times New Roman"/>
          <w:sz w:val="24"/>
          <w:szCs w:val="24"/>
        </w:rPr>
        <w:t xml:space="preserve">Our </w:t>
      </w:r>
      <w:r w:rsidRPr="0013754E">
        <w:rPr>
          <w:rFonts w:ascii="Times New Roman" w:eastAsia="Times New Roman" w:hAnsi="Times New Roman" w:cs="Times New Roman"/>
          <w:sz w:val="24"/>
          <w:szCs w:val="24"/>
        </w:rPr>
        <w:t>succe</w:t>
      </w:r>
      <w:r w:rsidR="00960101" w:rsidRPr="0013754E">
        <w:rPr>
          <w:rFonts w:ascii="Times New Roman" w:eastAsia="Times New Roman" w:hAnsi="Times New Roman" w:cs="Times New Roman"/>
          <w:sz w:val="24"/>
          <w:szCs w:val="24"/>
        </w:rPr>
        <w:t xml:space="preserve">ssful </w:t>
      </w:r>
      <w:r w:rsidR="00B25E2C" w:rsidRPr="0013754E">
        <w:rPr>
          <w:rFonts w:ascii="Times New Roman" w:eastAsia="Times New Roman" w:hAnsi="Times New Roman" w:cs="Times New Roman"/>
          <w:sz w:val="24"/>
          <w:szCs w:val="24"/>
        </w:rPr>
        <w:t xml:space="preserve">application of </w:t>
      </w:r>
      <w:r w:rsidRPr="0013754E">
        <w:rPr>
          <w:rFonts w:ascii="Times New Roman" w:eastAsia="Times New Roman" w:hAnsi="Times New Roman" w:cs="Times New Roman"/>
          <w:sz w:val="24"/>
          <w:szCs w:val="24"/>
        </w:rPr>
        <w:t xml:space="preserve">TBI to </w:t>
      </w:r>
      <w:r w:rsidR="00960101" w:rsidRPr="0013754E">
        <w:rPr>
          <w:rFonts w:ascii="Times New Roman" w:eastAsia="Times New Roman" w:hAnsi="Times New Roman" w:cs="Times New Roman"/>
          <w:sz w:val="24"/>
          <w:szCs w:val="24"/>
        </w:rPr>
        <w:t>genetic data</w:t>
      </w:r>
      <w:r w:rsidR="00B25E2C" w:rsidRPr="0013754E">
        <w:rPr>
          <w:rFonts w:ascii="Times New Roman" w:eastAsia="Times New Roman" w:hAnsi="Times New Roman" w:cs="Times New Roman"/>
          <w:sz w:val="24"/>
          <w:szCs w:val="24"/>
        </w:rPr>
        <w:t xml:space="preserve"> involved </w:t>
      </w:r>
      <w:r w:rsidRPr="0013754E">
        <w:rPr>
          <w:rFonts w:ascii="Times New Roman" w:eastAsia="Times New Roman" w:hAnsi="Times New Roman" w:cs="Times New Roman"/>
          <w:sz w:val="24"/>
          <w:szCs w:val="24"/>
        </w:rPr>
        <w:t>translati</w:t>
      </w:r>
      <w:r w:rsidR="00960101" w:rsidRPr="0013754E">
        <w:rPr>
          <w:rFonts w:ascii="Times New Roman" w:eastAsia="Times New Roman" w:hAnsi="Times New Roman" w:cs="Times New Roman"/>
          <w:sz w:val="24"/>
          <w:szCs w:val="24"/>
        </w:rPr>
        <w:t>ng</w:t>
      </w:r>
      <w:r w:rsidRPr="0013754E">
        <w:rPr>
          <w:rFonts w:ascii="Times New Roman" w:eastAsia="Times New Roman" w:hAnsi="Times New Roman" w:cs="Times New Roman"/>
          <w:sz w:val="24"/>
          <w:szCs w:val="24"/>
        </w:rPr>
        <w:t xml:space="preserve"> a </w:t>
      </w:r>
      <w:r w:rsidR="00AB28B1" w:rsidRPr="0013754E">
        <w:rPr>
          <w:rFonts w:ascii="Times New Roman" w:eastAsia="Times New Roman" w:hAnsi="Times New Roman" w:cs="Times New Roman"/>
          <w:sz w:val="24"/>
          <w:szCs w:val="24"/>
        </w:rPr>
        <w:t>site-by-species</w:t>
      </w:r>
      <w:r w:rsidRPr="0013754E">
        <w:rPr>
          <w:rFonts w:ascii="Times New Roman" w:eastAsia="Times New Roman" w:hAnsi="Times New Roman" w:cs="Times New Roman"/>
          <w:sz w:val="24"/>
          <w:szCs w:val="24"/>
        </w:rPr>
        <w:t xml:space="preserve"> approach to a </w:t>
      </w:r>
      <w:r w:rsidR="00AB28B1" w:rsidRPr="0013754E">
        <w:rPr>
          <w:rFonts w:ascii="Times New Roman" w:eastAsia="Times New Roman" w:hAnsi="Times New Roman" w:cs="Times New Roman"/>
          <w:sz w:val="24"/>
          <w:szCs w:val="24"/>
        </w:rPr>
        <w:t>site-by-genotype</w:t>
      </w:r>
      <w:r w:rsidRPr="0013754E">
        <w:rPr>
          <w:rFonts w:ascii="Times New Roman" w:eastAsia="Times New Roman" w:hAnsi="Times New Roman" w:cs="Times New Roman"/>
          <w:sz w:val="24"/>
          <w:szCs w:val="24"/>
        </w:rPr>
        <w:t xml:space="preserve"> approach and changing the permutation algorithm to accommodate the specific structure of various genetic </w:t>
      </w:r>
      <w:r w:rsidRPr="0013754E">
        <w:rPr>
          <w:rFonts w:ascii="Times New Roman" w:eastAsia="Times New Roman" w:hAnsi="Times New Roman" w:cs="Times New Roman"/>
          <w:sz w:val="24"/>
          <w:szCs w:val="24"/>
        </w:rPr>
        <w:lastRenderedPageBreak/>
        <w:t>data formats</w:t>
      </w:r>
      <w:r w:rsidR="00B32F09" w:rsidRPr="0013754E">
        <w:rPr>
          <w:rFonts w:ascii="Times New Roman" w:eastAsia="Times New Roman" w:hAnsi="Times New Roman" w:cs="Times New Roman"/>
          <w:sz w:val="24"/>
          <w:szCs w:val="24"/>
        </w:rPr>
        <w:t xml:space="preserve"> such as SNPs in our simulations and microsatellites in our application</w:t>
      </w:r>
      <w:r w:rsidRPr="0013754E">
        <w:rPr>
          <w:rFonts w:ascii="Times New Roman" w:eastAsia="Times New Roman" w:hAnsi="Times New Roman" w:cs="Times New Roman"/>
          <w:sz w:val="24"/>
          <w:szCs w:val="24"/>
        </w:rPr>
        <w:t xml:space="preserve">. </w:t>
      </w:r>
      <w:r w:rsidR="00960101" w:rsidRPr="0013754E">
        <w:rPr>
          <w:rFonts w:ascii="Times New Roman" w:eastAsia="Times New Roman" w:hAnsi="Times New Roman" w:cs="Times New Roman"/>
          <w:sz w:val="24"/>
          <w:szCs w:val="24"/>
        </w:rPr>
        <w:t>In addition to describing our new framework, we also evaluated its power and specificity</w:t>
      </w:r>
      <w:r w:rsidR="00423CCF" w:rsidRPr="0013754E">
        <w:rPr>
          <w:rFonts w:ascii="Times New Roman" w:eastAsia="Times New Roman" w:hAnsi="Times New Roman" w:cs="Times New Roman"/>
          <w:sz w:val="24"/>
          <w:szCs w:val="24"/>
        </w:rPr>
        <w:t xml:space="preserve"> and found that </w:t>
      </w:r>
      <w:r w:rsidR="00936FFD" w:rsidRPr="0013754E">
        <w:rPr>
          <w:rFonts w:ascii="Times New Roman" w:eastAsia="Times New Roman" w:hAnsi="Times New Roman" w:cs="Times New Roman"/>
          <w:sz w:val="24"/>
          <w:szCs w:val="24"/>
        </w:rPr>
        <w:t>TGI is functional over a wide range of parameter</w:t>
      </w:r>
      <w:r w:rsidR="00D7562D" w:rsidRPr="0013754E">
        <w:rPr>
          <w:rFonts w:ascii="Times New Roman" w:eastAsia="Times New Roman" w:hAnsi="Times New Roman" w:cs="Times New Roman"/>
          <w:sz w:val="24"/>
          <w:szCs w:val="24"/>
        </w:rPr>
        <w:t xml:space="preserve"> value</w:t>
      </w:r>
      <w:r w:rsidR="00936FFD" w:rsidRPr="0013754E">
        <w:rPr>
          <w:rFonts w:ascii="Times New Roman" w:eastAsia="Times New Roman" w:hAnsi="Times New Roman" w:cs="Times New Roman"/>
          <w:sz w:val="24"/>
          <w:szCs w:val="24"/>
        </w:rPr>
        <w:t>s</w:t>
      </w:r>
      <w:r w:rsidR="00960101" w:rsidRPr="0013754E">
        <w:rPr>
          <w:rFonts w:ascii="Times New Roman" w:eastAsia="Times New Roman" w:hAnsi="Times New Roman" w:cs="Times New Roman"/>
          <w:sz w:val="24"/>
          <w:szCs w:val="24"/>
        </w:rPr>
        <w:t>.</w:t>
      </w:r>
      <w:r w:rsidR="00F91703"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One main contrast between our </w:t>
      </w:r>
      <w:r w:rsidR="00960101" w:rsidRPr="0013754E">
        <w:rPr>
          <w:rFonts w:ascii="Times New Roman" w:eastAsia="Times New Roman" w:hAnsi="Times New Roman" w:cs="Times New Roman"/>
          <w:sz w:val="24"/>
          <w:szCs w:val="24"/>
        </w:rPr>
        <w:t xml:space="preserve">new TGI </w:t>
      </w:r>
      <w:r w:rsidRPr="0013754E">
        <w:rPr>
          <w:rFonts w:ascii="Times New Roman" w:eastAsia="Times New Roman" w:hAnsi="Times New Roman" w:cs="Times New Roman"/>
          <w:sz w:val="24"/>
          <w:szCs w:val="24"/>
        </w:rPr>
        <w:t xml:space="preserve">approach and previous investigations of the performance of TBI, which </w:t>
      </w:r>
      <w:r w:rsidR="00D7562D" w:rsidRPr="0013754E">
        <w:rPr>
          <w:rFonts w:ascii="Times New Roman" w:eastAsia="Times New Roman" w:hAnsi="Times New Roman" w:cs="Times New Roman"/>
          <w:sz w:val="24"/>
          <w:szCs w:val="24"/>
        </w:rPr>
        <w:t xml:space="preserve">was developed for </w:t>
      </w:r>
      <w:r w:rsidRPr="0013754E">
        <w:rPr>
          <w:rFonts w:ascii="Times New Roman" w:eastAsia="Times New Roman" w:hAnsi="Times New Roman" w:cs="Times New Roman"/>
          <w:sz w:val="24"/>
          <w:szCs w:val="24"/>
        </w:rPr>
        <w:t xml:space="preserve">community composition data, is that we </w:t>
      </w:r>
      <w:r w:rsidR="00960101" w:rsidRPr="0013754E">
        <w:rPr>
          <w:rFonts w:ascii="Times New Roman" w:eastAsia="Times New Roman" w:hAnsi="Times New Roman" w:cs="Times New Roman"/>
          <w:sz w:val="24"/>
          <w:szCs w:val="24"/>
        </w:rPr>
        <w:t>also examined how</w:t>
      </w:r>
      <w:r w:rsidRPr="0013754E">
        <w:rPr>
          <w:rFonts w:ascii="Times New Roman" w:eastAsia="Times New Roman" w:hAnsi="Times New Roman" w:cs="Times New Roman"/>
          <w:sz w:val="24"/>
          <w:szCs w:val="24"/>
        </w:rPr>
        <w:t xml:space="preserve"> the timing of </w:t>
      </w:r>
      <w:r w:rsidR="00AB28B1" w:rsidRPr="0013754E">
        <w:rPr>
          <w:rFonts w:ascii="Times New Roman" w:eastAsia="Times New Roman" w:hAnsi="Times New Roman" w:cs="Times New Roman"/>
          <w:sz w:val="24"/>
          <w:szCs w:val="24"/>
        </w:rPr>
        <w:t>surveys</w:t>
      </w:r>
      <w:r w:rsidR="00960101" w:rsidRPr="0013754E">
        <w:rPr>
          <w:rFonts w:ascii="Times New Roman" w:eastAsia="Times New Roman" w:hAnsi="Times New Roman" w:cs="Times New Roman"/>
          <w:sz w:val="24"/>
          <w:szCs w:val="24"/>
        </w:rPr>
        <w:t xml:space="preserve"> may affect the downstream conclusions</w:t>
      </w:r>
      <w:r w:rsidR="00DC4F17" w:rsidRPr="0013754E">
        <w:rPr>
          <w:rFonts w:ascii="Times New Roman" w:eastAsia="Times New Roman" w:hAnsi="Times New Roman" w:cs="Times New Roman"/>
          <w:sz w:val="24"/>
          <w:szCs w:val="24"/>
        </w:rPr>
        <w:t>.</w:t>
      </w:r>
    </w:p>
    <w:p w14:paraId="35A97E42" w14:textId="63BB6339" w:rsidR="00AB28B1" w:rsidRPr="0013754E" w:rsidRDefault="00AB28B1"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Our results indicate that TGI consistently and accurately identifies populations that have experienced a demographic event. </w:t>
      </w:r>
    </w:p>
    <w:p w14:paraId="3BA651F8" w14:textId="77777777" w:rsidR="00760250" w:rsidRPr="0013754E" w:rsidRDefault="00760250" w:rsidP="00901297">
      <w:pPr>
        <w:pStyle w:val="Heading2"/>
        <w:spacing w:after="240" w:line="360" w:lineRule="auto"/>
        <w:rPr>
          <w:lang w:val="en-US"/>
        </w:rPr>
      </w:pPr>
      <w:r w:rsidRPr="0013754E">
        <w:rPr>
          <w:lang w:val="en-US"/>
        </w:rPr>
        <w:t>Dispersal and spatial extent</w:t>
      </w:r>
    </w:p>
    <w:p w14:paraId="76A37174" w14:textId="7457AD3B" w:rsidR="00760250" w:rsidRPr="0013754E" w:rsidRDefault="00DE34CB"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Detection of</w:t>
      </w:r>
      <w:r w:rsidR="00760250" w:rsidRPr="0013754E">
        <w:rPr>
          <w:rFonts w:ascii="Times New Roman" w:eastAsia="Times New Roman" w:hAnsi="Times New Roman" w:cs="Times New Roman"/>
          <w:sz w:val="24"/>
          <w:szCs w:val="24"/>
        </w:rPr>
        <w:t xml:space="preserve"> temporal genetic changes </w:t>
      </w:r>
      <w:r w:rsidR="00774E9E" w:rsidRPr="0013754E">
        <w:rPr>
          <w:rFonts w:ascii="Times New Roman" w:eastAsia="Times New Roman" w:hAnsi="Times New Roman" w:cs="Times New Roman"/>
          <w:sz w:val="24"/>
          <w:szCs w:val="24"/>
        </w:rPr>
        <w:t xml:space="preserve">was </w:t>
      </w:r>
      <w:r w:rsidR="00760250" w:rsidRPr="0013754E">
        <w:rPr>
          <w:rFonts w:ascii="Times New Roman" w:eastAsia="Times New Roman" w:hAnsi="Times New Roman" w:cs="Times New Roman"/>
          <w:sz w:val="24"/>
          <w:szCs w:val="24"/>
        </w:rPr>
        <w:t>sensitive to dispersal</w:t>
      </w:r>
      <w:r w:rsidRPr="0013754E">
        <w:rPr>
          <w:rFonts w:ascii="Times New Roman" w:eastAsia="Times New Roman" w:hAnsi="Times New Roman" w:cs="Times New Roman"/>
          <w:sz w:val="24"/>
          <w:szCs w:val="24"/>
        </w:rPr>
        <w:t>;</w:t>
      </w:r>
      <w:r w:rsidR="00423CCF"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false negatives increased with dispersal</w:t>
      </w:r>
      <w:r w:rsidR="00960101" w:rsidRPr="0013754E">
        <w:rPr>
          <w:rFonts w:ascii="Times New Roman" w:eastAsia="Times New Roman" w:hAnsi="Times New Roman" w:cs="Times New Roman"/>
          <w:sz w:val="24"/>
          <w:szCs w:val="24"/>
        </w:rPr>
        <w:t xml:space="preserve"> capacity</w:t>
      </w:r>
      <w:r w:rsidR="00760250"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al</w:t>
      </w:r>
      <w:r w:rsidR="00F118CE" w:rsidRPr="0013754E">
        <w:rPr>
          <w:rFonts w:ascii="Times New Roman" w:eastAsia="Times New Roman" w:hAnsi="Times New Roman" w:cs="Times New Roman"/>
          <w:sz w:val="24"/>
          <w:szCs w:val="24"/>
        </w:rPr>
        <w:t xml:space="preserve">though </w:t>
      </w:r>
      <w:r w:rsidR="00760250" w:rsidRPr="0013754E">
        <w:rPr>
          <w:rFonts w:ascii="Times New Roman" w:eastAsia="Times New Roman" w:hAnsi="Times New Roman" w:cs="Times New Roman"/>
          <w:sz w:val="24"/>
          <w:szCs w:val="24"/>
        </w:rPr>
        <w:t xml:space="preserve">false positives did not show a </w:t>
      </w:r>
      <w:r w:rsidR="00960101" w:rsidRPr="0013754E">
        <w:rPr>
          <w:rFonts w:ascii="Times New Roman" w:eastAsia="Times New Roman" w:hAnsi="Times New Roman" w:cs="Times New Roman"/>
          <w:sz w:val="24"/>
          <w:szCs w:val="24"/>
        </w:rPr>
        <w:t xml:space="preserve">clear </w:t>
      </w:r>
      <w:r w:rsidR="00760250" w:rsidRPr="0013754E">
        <w:rPr>
          <w:rFonts w:ascii="Times New Roman" w:eastAsia="Times New Roman" w:hAnsi="Times New Roman" w:cs="Times New Roman"/>
          <w:sz w:val="24"/>
          <w:szCs w:val="24"/>
        </w:rPr>
        <w:t>trend (Fig</w:t>
      </w:r>
      <w:r w:rsidR="00D7562D" w:rsidRPr="0013754E">
        <w:rPr>
          <w:rFonts w:ascii="Times New Roman" w:eastAsia="Times New Roman" w:hAnsi="Times New Roman" w:cs="Times New Roman"/>
          <w:sz w:val="24"/>
          <w:szCs w:val="24"/>
        </w:rPr>
        <w:t>s</w:t>
      </w:r>
      <w:r w:rsidR="00760250" w:rsidRPr="0013754E">
        <w:rPr>
          <w:rFonts w:ascii="Times New Roman" w:eastAsia="Times New Roman" w:hAnsi="Times New Roman" w:cs="Times New Roman"/>
          <w:sz w:val="24"/>
          <w:szCs w:val="24"/>
        </w:rPr>
        <w:t xml:space="preserve">. 3, 4). The influence of dispersal on the </w:t>
      </w:r>
      <w:r w:rsidR="00F118CE" w:rsidRPr="0013754E">
        <w:rPr>
          <w:rFonts w:ascii="Times New Roman" w:eastAsia="Times New Roman" w:hAnsi="Times New Roman" w:cs="Times New Roman"/>
          <w:sz w:val="24"/>
          <w:szCs w:val="24"/>
        </w:rPr>
        <w:t>FNR</w:t>
      </w:r>
      <w:r w:rsidR="00760250" w:rsidRPr="0013754E">
        <w:rPr>
          <w:rFonts w:ascii="Times New Roman" w:eastAsia="Times New Roman" w:hAnsi="Times New Roman" w:cs="Times New Roman"/>
          <w:sz w:val="24"/>
          <w:szCs w:val="24"/>
        </w:rPr>
        <w:t xml:space="preserve"> </w:t>
      </w:r>
      <w:r w:rsidR="00F118CE" w:rsidRPr="0013754E">
        <w:rPr>
          <w:rFonts w:ascii="Times New Roman" w:eastAsia="Times New Roman" w:hAnsi="Times New Roman" w:cs="Times New Roman"/>
          <w:sz w:val="24"/>
          <w:szCs w:val="24"/>
        </w:rPr>
        <w:t>was also affected by the</w:t>
      </w:r>
      <w:r w:rsidR="00760250" w:rsidRPr="0013754E">
        <w:rPr>
          <w:rFonts w:ascii="Times New Roman" w:eastAsia="Times New Roman" w:hAnsi="Times New Roman" w:cs="Times New Roman"/>
          <w:sz w:val="24"/>
          <w:szCs w:val="24"/>
        </w:rPr>
        <w:t xml:space="preserve"> time lag between an event and the subsequent sampling</w:t>
      </w:r>
      <w:r w:rsidR="00F118CE" w:rsidRPr="0013754E">
        <w:rPr>
          <w:rFonts w:ascii="Times New Roman" w:eastAsia="Times New Roman" w:hAnsi="Times New Roman" w:cs="Times New Roman"/>
          <w:sz w:val="24"/>
          <w:szCs w:val="24"/>
        </w:rPr>
        <w:t xml:space="preserve"> effort; the effects of different </w:t>
      </w:r>
      <w:r w:rsidR="00760250" w:rsidRPr="0013754E">
        <w:rPr>
          <w:rFonts w:ascii="Times New Roman" w:eastAsia="Times New Roman" w:hAnsi="Times New Roman" w:cs="Times New Roman"/>
          <w:sz w:val="24"/>
          <w:szCs w:val="24"/>
        </w:rPr>
        <w:t xml:space="preserve">dispersal </w:t>
      </w:r>
      <w:r w:rsidR="00F118CE" w:rsidRPr="0013754E">
        <w:rPr>
          <w:rFonts w:ascii="Times New Roman" w:eastAsia="Times New Roman" w:hAnsi="Times New Roman" w:cs="Times New Roman"/>
          <w:sz w:val="24"/>
          <w:szCs w:val="24"/>
        </w:rPr>
        <w:t>capacities</w:t>
      </w:r>
      <w:r w:rsidR="00760250" w:rsidRPr="0013754E">
        <w:rPr>
          <w:rFonts w:ascii="Times New Roman" w:eastAsia="Times New Roman" w:hAnsi="Times New Roman" w:cs="Times New Roman"/>
          <w:sz w:val="24"/>
          <w:szCs w:val="24"/>
        </w:rPr>
        <w:t xml:space="preserve"> </w:t>
      </w:r>
      <w:r w:rsidR="00960101" w:rsidRPr="0013754E">
        <w:rPr>
          <w:rFonts w:ascii="Times New Roman" w:eastAsia="Times New Roman" w:hAnsi="Times New Roman" w:cs="Times New Roman"/>
          <w:sz w:val="24"/>
          <w:szCs w:val="24"/>
        </w:rPr>
        <w:t>w</w:t>
      </w:r>
      <w:r w:rsidR="00F118CE" w:rsidRPr="0013754E">
        <w:rPr>
          <w:rFonts w:ascii="Times New Roman" w:eastAsia="Times New Roman" w:hAnsi="Times New Roman" w:cs="Times New Roman"/>
          <w:sz w:val="24"/>
          <w:szCs w:val="24"/>
        </w:rPr>
        <w:t>ere</w:t>
      </w:r>
      <w:r w:rsidR="00960101" w:rsidRPr="0013754E">
        <w:rPr>
          <w:rFonts w:ascii="Times New Roman" w:eastAsia="Times New Roman" w:hAnsi="Times New Roman" w:cs="Times New Roman"/>
          <w:sz w:val="24"/>
          <w:szCs w:val="24"/>
        </w:rPr>
        <w:t xml:space="preserve"> evident even</w:t>
      </w:r>
      <w:r w:rsidR="00760250" w:rsidRPr="0013754E">
        <w:rPr>
          <w:rFonts w:ascii="Times New Roman" w:eastAsia="Times New Roman" w:hAnsi="Times New Roman" w:cs="Times New Roman"/>
          <w:sz w:val="24"/>
          <w:szCs w:val="24"/>
        </w:rPr>
        <w:t xml:space="preserve"> </w:t>
      </w:r>
      <w:r w:rsidR="00960101" w:rsidRPr="0013754E">
        <w:rPr>
          <w:rFonts w:ascii="Times New Roman" w:eastAsia="Times New Roman" w:hAnsi="Times New Roman" w:cs="Times New Roman"/>
          <w:sz w:val="24"/>
          <w:szCs w:val="24"/>
        </w:rPr>
        <w:t xml:space="preserve">when </w:t>
      </w:r>
      <w:r w:rsidR="006D04EF" w:rsidRPr="0013754E">
        <w:rPr>
          <w:rFonts w:ascii="Times New Roman" w:eastAsia="Times New Roman" w:hAnsi="Times New Roman" w:cs="Times New Roman"/>
          <w:sz w:val="24"/>
          <w:szCs w:val="24"/>
        </w:rPr>
        <w:t>survey</w:t>
      </w:r>
      <w:r w:rsidR="00960101" w:rsidRPr="0013754E">
        <w:rPr>
          <w:rFonts w:ascii="Times New Roman" w:eastAsia="Times New Roman" w:hAnsi="Times New Roman" w:cs="Times New Roman"/>
          <w:sz w:val="24"/>
          <w:szCs w:val="24"/>
        </w:rPr>
        <w:t xml:space="preserve">s were separated by </w:t>
      </w:r>
      <w:r w:rsidR="00760250" w:rsidRPr="0013754E">
        <w:rPr>
          <w:rFonts w:ascii="Times New Roman" w:eastAsia="Times New Roman" w:hAnsi="Times New Roman" w:cs="Times New Roman"/>
          <w:sz w:val="24"/>
          <w:szCs w:val="24"/>
        </w:rPr>
        <w:t>only one generation (</w:t>
      </w:r>
      <w:r w:rsidR="00960101" w:rsidRPr="0013754E">
        <w:rPr>
          <w:rFonts w:ascii="Times New Roman" w:eastAsia="Times New Roman" w:hAnsi="Times New Roman" w:cs="Times New Roman"/>
          <w:sz w:val="24"/>
          <w:szCs w:val="24"/>
        </w:rPr>
        <w:t xml:space="preserve">i.e., samples were collected immediately </w:t>
      </w:r>
      <w:r w:rsidR="00760250" w:rsidRPr="0013754E">
        <w:rPr>
          <w:rFonts w:ascii="Times New Roman" w:eastAsia="Times New Roman" w:hAnsi="Times New Roman" w:cs="Times New Roman"/>
          <w:sz w:val="24"/>
          <w:szCs w:val="24"/>
        </w:rPr>
        <w:t xml:space="preserve">before and after the event) and </w:t>
      </w:r>
      <w:r w:rsidR="00774E9E" w:rsidRPr="0013754E">
        <w:rPr>
          <w:rFonts w:ascii="Times New Roman" w:eastAsia="Times New Roman" w:hAnsi="Times New Roman" w:cs="Times New Roman"/>
          <w:sz w:val="24"/>
          <w:szCs w:val="24"/>
        </w:rPr>
        <w:t>were magnified</w:t>
      </w:r>
      <w:r w:rsidR="00F118CE"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as the time between </w:t>
      </w:r>
      <w:r w:rsidR="006D04EF" w:rsidRPr="0013754E">
        <w:rPr>
          <w:rFonts w:ascii="Times New Roman" w:eastAsia="Times New Roman" w:hAnsi="Times New Roman" w:cs="Times New Roman"/>
          <w:sz w:val="24"/>
          <w:szCs w:val="24"/>
        </w:rPr>
        <w:t>survey</w:t>
      </w:r>
      <w:r w:rsidR="00760250" w:rsidRPr="0013754E">
        <w:rPr>
          <w:rFonts w:ascii="Times New Roman" w:eastAsia="Times New Roman" w:hAnsi="Times New Roman" w:cs="Times New Roman"/>
          <w:sz w:val="24"/>
          <w:szCs w:val="24"/>
        </w:rPr>
        <w:t xml:space="preserve">s </w:t>
      </w:r>
      <w:r w:rsidR="00F118CE" w:rsidRPr="0013754E">
        <w:rPr>
          <w:rFonts w:ascii="Times New Roman" w:eastAsia="Times New Roman" w:hAnsi="Times New Roman" w:cs="Times New Roman"/>
          <w:sz w:val="24"/>
          <w:szCs w:val="24"/>
        </w:rPr>
        <w:t>increased</w:t>
      </w:r>
      <w:r w:rsidR="00760250" w:rsidRPr="0013754E">
        <w:rPr>
          <w:rFonts w:ascii="Times New Roman" w:eastAsia="Times New Roman" w:hAnsi="Times New Roman" w:cs="Times New Roman"/>
          <w:sz w:val="24"/>
          <w:szCs w:val="24"/>
        </w:rPr>
        <w:t xml:space="preserve">. </w:t>
      </w:r>
      <w:r w:rsidR="00AE0978" w:rsidRPr="0013754E">
        <w:rPr>
          <w:rFonts w:ascii="Times New Roman" w:eastAsia="Times New Roman" w:hAnsi="Times New Roman" w:cs="Times New Roman"/>
          <w:sz w:val="24"/>
          <w:szCs w:val="24"/>
        </w:rPr>
        <w:t>T</w:t>
      </w:r>
      <w:r w:rsidR="00760250" w:rsidRPr="0013754E">
        <w:rPr>
          <w:rFonts w:ascii="Times New Roman" w:eastAsia="Times New Roman" w:hAnsi="Times New Roman" w:cs="Times New Roman"/>
          <w:sz w:val="24"/>
          <w:szCs w:val="24"/>
        </w:rPr>
        <w:t>h</w:t>
      </w:r>
      <w:r w:rsidR="00774E9E" w:rsidRPr="0013754E">
        <w:rPr>
          <w:rFonts w:ascii="Times New Roman" w:eastAsia="Times New Roman" w:hAnsi="Times New Roman" w:cs="Times New Roman"/>
          <w:sz w:val="24"/>
          <w:szCs w:val="24"/>
        </w:rPr>
        <w:t>e effects of sampling time and dispersal capacity</w:t>
      </w:r>
      <w:r w:rsidR="00760250" w:rsidRPr="0013754E">
        <w:rPr>
          <w:rFonts w:ascii="Times New Roman" w:eastAsia="Times New Roman" w:hAnsi="Times New Roman" w:cs="Times New Roman"/>
          <w:sz w:val="24"/>
          <w:szCs w:val="24"/>
        </w:rPr>
        <w:t xml:space="preserve"> </w:t>
      </w:r>
      <w:r w:rsidR="00774E9E" w:rsidRPr="0013754E">
        <w:rPr>
          <w:rFonts w:ascii="Times New Roman" w:eastAsia="Times New Roman" w:hAnsi="Times New Roman" w:cs="Times New Roman"/>
          <w:sz w:val="24"/>
          <w:szCs w:val="24"/>
        </w:rPr>
        <w:t xml:space="preserve">on the FNR </w:t>
      </w:r>
      <w:r w:rsidR="00760250" w:rsidRPr="0013754E">
        <w:rPr>
          <w:rFonts w:ascii="Times New Roman" w:eastAsia="Times New Roman" w:hAnsi="Times New Roman" w:cs="Times New Roman"/>
          <w:sz w:val="24"/>
          <w:szCs w:val="24"/>
        </w:rPr>
        <w:t xml:space="preserve">suggest that </w:t>
      </w:r>
      <w:r w:rsidR="00AE0978" w:rsidRPr="0013754E">
        <w:rPr>
          <w:rFonts w:ascii="Times New Roman" w:eastAsia="Times New Roman" w:hAnsi="Times New Roman" w:cs="Times New Roman"/>
          <w:sz w:val="24"/>
          <w:szCs w:val="24"/>
        </w:rPr>
        <w:t xml:space="preserve">species with high dispersal capacity in </w:t>
      </w:r>
      <w:r w:rsidR="00760250" w:rsidRPr="0013754E">
        <w:rPr>
          <w:rFonts w:ascii="Times New Roman" w:eastAsia="Times New Roman" w:hAnsi="Times New Roman" w:cs="Times New Roman"/>
          <w:sz w:val="24"/>
          <w:szCs w:val="24"/>
        </w:rPr>
        <w:t xml:space="preserve">well-connected landscapes might require more frequent sampling to overcome the negative effect of </w:t>
      </w:r>
      <w:r w:rsidR="00AE0978" w:rsidRPr="0013754E">
        <w:rPr>
          <w:rFonts w:ascii="Times New Roman" w:eastAsia="Times New Roman" w:hAnsi="Times New Roman" w:cs="Times New Roman"/>
          <w:sz w:val="24"/>
          <w:szCs w:val="24"/>
        </w:rPr>
        <w:t>gene fl</w:t>
      </w:r>
      <w:r w:rsidR="00DE0F7A" w:rsidRPr="0013754E">
        <w:rPr>
          <w:rFonts w:ascii="Times New Roman" w:eastAsia="Times New Roman" w:hAnsi="Times New Roman" w:cs="Times New Roman"/>
          <w:sz w:val="24"/>
          <w:szCs w:val="24"/>
        </w:rPr>
        <w:t>ow</w:t>
      </w:r>
      <w:r w:rsidR="00760250" w:rsidRPr="0013754E">
        <w:rPr>
          <w:rFonts w:ascii="Times New Roman" w:eastAsia="Times New Roman" w:hAnsi="Times New Roman" w:cs="Times New Roman"/>
          <w:sz w:val="24"/>
          <w:szCs w:val="24"/>
        </w:rPr>
        <w:t xml:space="preserve"> on our ability to correctly identify affected populations.</w:t>
      </w:r>
    </w:p>
    <w:p w14:paraId="77447196" w14:textId="4762797B"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The spatial extent of </w:t>
      </w:r>
      <w:r w:rsidR="00774E9E" w:rsidRPr="0013754E">
        <w:rPr>
          <w:rFonts w:ascii="Times New Roman" w:eastAsia="Times New Roman" w:hAnsi="Times New Roman" w:cs="Times New Roman"/>
          <w:sz w:val="24"/>
          <w:szCs w:val="24"/>
        </w:rPr>
        <w:t xml:space="preserve">a demographic </w:t>
      </w:r>
      <w:r w:rsidRPr="0013754E">
        <w:rPr>
          <w:rFonts w:ascii="Times New Roman" w:eastAsia="Times New Roman" w:hAnsi="Times New Roman" w:cs="Times New Roman"/>
          <w:sz w:val="24"/>
          <w:szCs w:val="24"/>
        </w:rPr>
        <w:t xml:space="preserve">event </w:t>
      </w:r>
      <w:r w:rsidR="00774E9E" w:rsidRPr="0013754E">
        <w:rPr>
          <w:rFonts w:ascii="Times New Roman" w:eastAsia="Times New Roman" w:hAnsi="Times New Roman" w:cs="Times New Roman"/>
          <w:sz w:val="24"/>
          <w:szCs w:val="24"/>
        </w:rPr>
        <w:t xml:space="preserve">increased </w:t>
      </w:r>
      <w:r w:rsidRPr="0013754E">
        <w:rPr>
          <w:rFonts w:ascii="Times New Roman" w:eastAsia="Times New Roman" w:hAnsi="Times New Roman" w:cs="Times New Roman"/>
          <w:sz w:val="24"/>
          <w:szCs w:val="24"/>
        </w:rPr>
        <w:t xml:space="preserve">our ability to correctly </w:t>
      </w:r>
      <w:r w:rsidR="00774E9E" w:rsidRPr="0013754E">
        <w:rPr>
          <w:rFonts w:ascii="Times New Roman" w:eastAsia="Times New Roman" w:hAnsi="Times New Roman" w:cs="Times New Roman"/>
          <w:sz w:val="24"/>
          <w:szCs w:val="24"/>
        </w:rPr>
        <w:t xml:space="preserve">identify </w:t>
      </w:r>
      <w:r w:rsidRPr="0013754E">
        <w:rPr>
          <w:rFonts w:ascii="Times New Roman" w:eastAsia="Times New Roman" w:hAnsi="Times New Roman" w:cs="Times New Roman"/>
          <w:sz w:val="24"/>
          <w:szCs w:val="24"/>
        </w:rPr>
        <w:t xml:space="preserve">populations that have not truly changed (lower FPR), but it </w:t>
      </w:r>
      <w:r w:rsidR="00774E9E" w:rsidRPr="0013754E">
        <w:rPr>
          <w:rFonts w:ascii="Times New Roman" w:eastAsia="Times New Roman" w:hAnsi="Times New Roman" w:cs="Times New Roman"/>
          <w:sz w:val="24"/>
          <w:szCs w:val="24"/>
        </w:rPr>
        <w:t xml:space="preserve">also decreased </w:t>
      </w:r>
      <w:r w:rsidRPr="0013754E">
        <w:rPr>
          <w:rFonts w:ascii="Times New Roman" w:eastAsia="Times New Roman" w:hAnsi="Times New Roman" w:cs="Times New Roman"/>
          <w:sz w:val="24"/>
          <w:szCs w:val="24"/>
        </w:rPr>
        <w:t xml:space="preserve">our ability to correctly </w:t>
      </w:r>
      <w:r w:rsidR="00774E9E" w:rsidRPr="0013754E">
        <w:rPr>
          <w:rFonts w:ascii="Times New Roman" w:eastAsia="Times New Roman" w:hAnsi="Times New Roman" w:cs="Times New Roman"/>
          <w:sz w:val="24"/>
          <w:szCs w:val="24"/>
        </w:rPr>
        <w:t xml:space="preserve">identify </w:t>
      </w:r>
      <w:r w:rsidRPr="0013754E">
        <w:rPr>
          <w:rFonts w:ascii="Times New Roman" w:eastAsia="Times New Roman" w:hAnsi="Times New Roman" w:cs="Times New Roman"/>
          <w:sz w:val="24"/>
          <w:szCs w:val="24"/>
        </w:rPr>
        <w:t xml:space="preserve">populations that </w:t>
      </w:r>
      <w:r w:rsidR="002354FB" w:rsidRPr="0013754E">
        <w:rPr>
          <w:rFonts w:ascii="Times New Roman" w:eastAsia="Times New Roman" w:hAnsi="Times New Roman" w:cs="Times New Roman"/>
          <w:sz w:val="24"/>
          <w:szCs w:val="24"/>
        </w:rPr>
        <w:t xml:space="preserve">did change </w:t>
      </w:r>
      <w:r w:rsidRPr="0013754E">
        <w:rPr>
          <w:rFonts w:ascii="Times New Roman" w:eastAsia="Times New Roman" w:hAnsi="Times New Roman" w:cs="Times New Roman"/>
          <w:sz w:val="24"/>
          <w:szCs w:val="24"/>
        </w:rPr>
        <w:t xml:space="preserve">(higher FNR). </w:t>
      </w:r>
      <w:r w:rsidR="00774E9E" w:rsidRPr="0013754E">
        <w:rPr>
          <w:rFonts w:ascii="Times New Roman" w:eastAsia="Times New Roman" w:hAnsi="Times New Roman" w:cs="Times New Roman"/>
          <w:sz w:val="24"/>
          <w:szCs w:val="24"/>
        </w:rPr>
        <w:t xml:space="preserve">The magnitude of this </w:t>
      </w:r>
      <w:r w:rsidRPr="0013754E">
        <w:rPr>
          <w:rFonts w:ascii="Times New Roman" w:eastAsia="Times New Roman" w:hAnsi="Times New Roman" w:cs="Times New Roman"/>
          <w:sz w:val="24"/>
          <w:szCs w:val="24"/>
        </w:rPr>
        <w:t xml:space="preserve">trade-off </w:t>
      </w:r>
      <w:r w:rsidR="00774E9E" w:rsidRPr="0013754E">
        <w:rPr>
          <w:rFonts w:ascii="Times New Roman" w:eastAsia="Times New Roman" w:hAnsi="Times New Roman" w:cs="Times New Roman"/>
          <w:sz w:val="24"/>
          <w:szCs w:val="24"/>
        </w:rPr>
        <w:t xml:space="preserve">varied with </w:t>
      </w:r>
      <w:r w:rsidRPr="0013754E">
        <w:rPr>
          <w:rFonts w:ascii="Times New Roman" w:eastAsia="Times New Roman" w:hAnsi="Times New Roman" w:cs="Times New Roman"/>
          <w:sz w:val="24"/>
          <w:szCs w:val="24"/>
        </w:rPr>
        <w:t>dispersal</w:t>
      </w:r>
      <w:r w:rsidR="00774E9E" w:rsidRPr="0013754E">
        <w:rPr>
          <w:rFonts w:ascii="Times New Roman" w:eastAsia="Times New Roman" w:hAnsi="Times New Roman" w:cs="Times New Roman"/>
          <w:sz w:val="24"/>
          <w:szCs w:val="24"/>
        </w:rPr>
        <w:t xml:space="preserve"> capacity</w:t>
      </w:r>
      <w:r w:rsidRPr="0013754E">
        <w:rPr>
          <w:rFonts w:ascii="Times New Roman" w:eastAsia="Times New Roman" w:hAnsi="Times New Roman" w:cs="Times New Roman"/>
          <w:sz w:val="24"/>
          <w:szCs w:val="24"/>
        </w:rPr>
        <w:t xml:space="preserve">. Although </w:t>
      </w:r>
      <w:r w:rsidR="00774E9E" w:rsidRPr="0013754E">
        <w:rPr>
          <w:rFonts w:ascii="Times New Roman" w:eastAsia="Times New Roman" w:hAnsi="Times New Roman" w:cs="Times New Roman"/>
          <w:sz w:val="24"/>
          <w:szCs w:val="24"/>
        </w:rPr>
        <w:t xml:space="preserve">a broader </w:t>
      </w:r>
      <w:r w:rsidRPr="0013754E">
        <w:rPr>
          <w:rFonts w:ascii="Times New Roman" w:eastAsia="Times New Roman" w:hAnsi="Times New Roman" w:cs="Times New Roman"/>
          <w:sz w:val="24"/>
          <w:szCs w:val="24"/>
        </w:rPr>
        <w:t xml:space="preserve">spatial extent may help researchers detect </w:t>
      </w:r>
      <w:r w:rsidR="00774E9E" w:rsidRPr="0013754E">
        <w:rPr>
          <w:rFonts w:ascii="Times New Roman" w:eastAsia="Times New Roman" w:hAnsi="Times New Roman" w:cs="Times New Roman"/>
          <w:sz w:val="24"/>
          <w:szCs w:val="24"/>
        </w:rPr>
        <w:t>an event</w:t>
      </w:r>
      <w:r w:rsidRPr="0013754E">
        <w:rPr>
          <w:rFonts w:ascii="Times New Roman" w:eastAsia="Times New Roman" w:hAnsi="Times New Roman" w:cs="Times New Roman"/>
          <w:sz w:val="24"/>
          <w:szCs w:val="24"/>
        </w:rPr>
        <w:t xml:space="preserve">, as the chance of sampling an affected </w:t>
      </w:r>
      <w:r w:rsidR="00423CCF" w:rsidRPr="0013754E">
        <w:rPr>
          <w:rFonts w:ascii="Times New Roman" w:eastAsia="Times New Roman" w:hAnsi="Times New Roman" w:cs="Times New Roman"/>
          <w:sz w:val="24"/>
          <w:szCs w:val="24"/>
        </w:rPr>
        <w:t xml:space="preserve">population </w:t>
      </w:r>
      <w:r w:rsidRPr="0013754E">
        <w:rPr>
          <w:rFonts w:ascii="Times New Roman" w:eastAsia="Times New Roman" w:hAnsi="Times New Roman" w:cs="Times New Roman"/>
          <w:sz w:val="24"/>
          <w:szCs w:val="24"/>
        </w:rPr>
        <w:t xml:space="preserve">increases, it may also increase the risk of not identifying the genetic legacy of the event at all, especially in </w:t>
      </w:r>
      <w:r w:rsidR="00774E9E" w:rsidRPr="0013754E">
        <w:rPr>
          <w:rFonts w:ascii="Times New Roman" w:eastAsia="Times New Roman" w:hAnsi="Times New Roman" w:cs="Times New Roman"/>
          <w:sz w:val="24"/>
          <w:szCs w:val="24"/>
        </w:rPr>
        <w:t>high-</w:t>
      </w:r>
      <w:r w:rsidR="00CB36E0" w:rsidRPr="0013754E">
        <w:rPr>
          <w:rFonts w:ascii="Times New Roman" w:eastAsia="Times New Roman" w:hAnsi="Times New Roman" w:cs="Times New Roman"/>
          <w:sz w:val="24"/>
          <w:szCs w:val="24"/>
        </w:rPr>
        <w:t>dispersal landscapes</w:t>
      </w:r>
      <w:r w:rsidR="00853581" w:rsidRPr="0013754E">
        <w:rPr>
          <w:rFonts w:ascii="Times New Roman" w:eastAsia="Times New Roman" w:hAnsi="Times New Roman" w:cs="Times New Roman"/>
          <w:sz w:val="24"/>
          <w:szCs w:val="24"/>
        </w:rPr>
        <w:t xml:space="preserve">. It is less effective for analyzing </w:t>
      </w:r>
      <w:r w:rsidR="00774E9E" w:rsidRPr="0013754E">
        <w:rPr>
          <w:rFonts w:ascii="Times New Roman" w:eastAsia="Times New Roman" w:hAnsi="Times New Roman" w:cs="Times New Roman"/>
          <w:sz w:val="24"/>
          <w:szCs w:val="24"/>
        </w:rPr>
        <w:t xml:space="preserve">gradual, </w:t>
      </w:r>
      <w:r w:rsidRPr="0013754E">
        <w:rPr>
          <w:rFonts w:ascii="Times New Roman" w:eastAsia="Times New Roman" w:hAnsi="Times New Roman" w:cs="Times New Roman"/>
          <w:sz w:val="24"/>
          <w:szCs w:val="24"/>
        </w:rPr>
        <w:t xml:space="preserve">landscape-wide disturbances. </w:t>
      </w:r>
      <w:r w:rsidR="00853581" w:rsidRPr="0013754E">
        <w:rPr>
          <w:rFonts w:ascii="Times New Roman" w:eastAsia="Times New Roman" w:hAnsi="Times New Roman" w:cs="Times New Roman"/>
          <w:sz w:val="24"/>
          <w:szCs w:val="24"/>
        </w:rPr>
        <w:t xml:space="preserve">In addition, when multiple </w:t>
      </w:r>
      <w:r w:rsidRPr="0013754E">
        <w:rPr>
          <w:rFonts w:ascii="Times New Roman" w:eastAsia="Times New Roman" w:hAnsi="Times New Roman" w:cs="Times New Roman"/>
          <w:sz w:val="24"/>
          <w:szCs w:val="24"/>
        </w:rPr>
        <w:t>populations were affected</w:t>
      </w:r>
      <w:r w:rsidR="00853581" w:rsidRPr="0013754E">
        <w:rPr>
          <w:rFonts w:ascii="Times New Roman" w:eastAsia="Times New Roman" w:hAnsi="Times New Roman" w:cs="Times New Roman"/>
          <w:sz w:val="24"/>
          <w:szCs w:val="24"/>
        </w:rPr>
        <w:t xml:space="preserve"> in our simulations</w:t>
      </w:r>
      <w:r w:rsidRPr="0013754E">
        <w:rPr>
          <w:rFonts w:ascii="Times New Roman" w:eastAsia="Times New Roman" w:hAnsi="Times New Roman" w:cs="Times New Roman"/>
          <w:sz w:val="24"/>
          <w:szCs w:val="24"/>
        </w:rPr>
        <w:t xml:space="preserve">, we </w:t>
      </w:r>
      <w:r w:rsidR="00853581" w:rsidRPr="0013754E">
        <w:rPr>
          <w:rFonts w:ascii="Times New Roman" w:eastAsia="Times New Roman" w:hAnsi="Times New Roman" w:cs="Times New Roman"/>
          <w:sz w:val="24"/>
          <w:szCs w:val="24"/>
        </w:rPr>
        <w:t xml:space="preserve">always </w:t>
      </w:r>
      <w:r w:rsidRPr="0013754E">
        <w:rPr>
          <w:rFonts w:ascii="Times New Roman" w:eastAsia="Times New Roman" w:hAnsi="Times New Roman" w:cs="Times New Roman"/>
          <w:sz w:val="24"/>
          <w:szCs w:val="24"/>
        </w:rPr>
        <w:t xml:space="preserve">chose </w:t>
      </w:r>
      <w:r w:rsidR="00423CCF" w:rsidRPr="0013754E">
        <w:rPr>
          <w:rFonts w:ascii="Times New Roman" w:eastAsia="Times New Roman" w:hAnsi="Times New Roman" w:cs="Times New Roman"/>
          <w:sz w:val="24"/>
          <w:szCs w:val="24"/>
        </w:rPr>
        <w:t xml:space="preserve">to affect </w:t>
      </w:r>
      <w:r w:rsidRPr="0013754E">
        <w:rPr>
          <w:rFonts w:ascii="Times New Roman" w:eastAsia="Times New Roman" w:hAnsi="Times New Roman" w:cs="Times New Roman"/>
          <w:sz w:val="24"/>
          <w:szCs w:val="24"/>
        </w:rPr>
        <w:t xml:space="preserve">adjacent populations; </w:t>
      </w:r>
      <w:r w:rsidR="00853581" w:rsidRPr="0013754E">
        <w:rPr>
          <w:rFonts w:ascii="Times New Roman" w:eastAsia="Times New Roman" w:hAnsi="Times New Roman" w:cs="Times New Roman"/>
          <w:sz w:val="24"/>
          <w:szCs w:val="24"/>
        </w:rPr>
        <w:t xml:space="preserve">we did not investigate </w:t>
      </w:r>
      <w:r w:rsidRPr="0013754E">
        <w:rPr>
          <w:rFonts w:ascii="Times New Roman" w:eastAsia="Times New Roman" w:hAnsi="Times New Roman" w:cs="Times New Roman"/>
          <w:sz w:val="24"/>
          <w:szCs w:val="24"/>
        </w:rPr>
        <w:t>whether lowering the degree of spatial autocorrelation in the spatial genetic legacy</w:t>
      </w:r>
      <w:r w:rsidR="00437605" w:rsidRPr="0013754E">
        <w:rPr>
          <w:rFonts w:ascii="Times New Roman" w:eastAsia="Times New Roman" w:hAnsi="Times New Roman" w:cs="Times New Roman"/>
          <w:sz w:val="24"/>
          <w:szCs w:val="24"/>
        </w:rPr>
        <w:t xml:space="preserve"> (e.g</w:t>
      </w:r>
      <w:r w:rsidR="00774E9E"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r w:rsidR="00437605" w:rsidRPr="0013754E">
        <w:rPr>
          <w:rFonts w:ascii="Times New Roman" w:eastAsia="Times New Roman" w:hAnsi="Times New Roman" w:cs="Times New Roman"/>
          <w:sz w:val="24"/>
          <w:szCs w:val="24"/>
        </w:rPr>
        <w:t>two independent catastrophic events, a pollution and a flood for example, affecting the landscape</w:t>
      </w:r>
      <w:r w:rsidR="00853581"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r w:rsidR="00853581" w:rsidRPr="0013754E">
        <w:rPr>
          <w:rFonts w:ascii="Times New Roman" w:eastAsia="Times New Roman" w:hAnsi="Times New Roman" w:cs="Times New Roman"/>
          <w:sz w:val="24"/>
          <w:szCs w:val="24"/>
        </w:rPr>
        <w:t>influenced our ability to detect the event</w:t>
      </w:r>
      <w:r w:rsidRPr="0013754E">
        <w:rPr>
          <w:rFonts w:ascii="Times New Roman" w:eastAsia="Times New Roman" w:hAnsi="Times New Roman" w:cs="Times New Roman"/>
          <w:sz w:val="24"/>
          <w:szCs w:val="24"/>
        </w:rPr>
        <w:t>.</w:t>
      </w:r>
    </w:p>
    <w:p w14:paraId="5842D829" w14:textId="77777777" w:rsidR="00760250" w:rsidRPr="0013754E" w:rsidRDefault="00760250" w:rsidP="00901297">
      <w:pPr>
        <w:pStyle w:val="Heading2"/>
        <w:spacing w:after="240" w:line="360" w:lineRule="auto"/>
        <w:rPr>
          <w:lang w:val="en-US"/>
        </w:rPr>
      </w:pPr>
      <w:r w:rsidRPr="0013754E">
        <w:rPr>
          <w:lang w:val="en-US"/>
        </w:rPr>
        <w:lastRenderedPageBreak/>
        <w:t>Time between sampling efforts</w:t>
      </w:r>
    </w:p>
    <w:p w14:paraId="65798FC0" w14:textId="79BF34D0" w:rsidR="005D1254"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As expected, spatial genetic legacies decay</w:t>
      </w:r>
      <w:r w:rsidR="00853581" w:rsidRPr="0013754E">
        <w:rPr>
          <w:rFonts w:ascii="Times New Roman" w:eastAsia="Times New Roman" w:hAnsi="Times New Roman" w:cs="Times New Roman"/>
          <w:sz w:val="24"/>
          <w:szCs w:val="24"/>
        </w:rPr>
        <w:t>ed</w:t>
      </w:r>
      <w:r w:rsidRPr="0013754E">
        <w:rPr>
          <w:rFonts w:ascii="Times New Roman" w:eastAsia="Times New Roman" w:hAnsi="Times New Roman" w:cs="Times New Roman"/>
          <w:sz w:val="24"/>
          <w:szCs w:val="24"/>
        </w:rPr>
        <w:t xml:space="preserve"> over time</w:t>
      </w:r>
      <w:r w:rsidR="00D347CD" w:rsidRPr="0013754E">
        <w:rPr>
          <w:rFonts w:ascii="Times New Roman" w:eastAsia="Times New Roman" w:hAnsi="Times New Roman" w:cs="Times New Roman"/>
          <w:sz w:val="24"/>
          <w:szCs w:val="24"/>
        </w:rPr>
        <w:t xml:space="preserve"> due to gene flow and drift</w:t>
      </w:r>
      <w:r w:rsidR="0030681A" w:rsidRPr="0013754E">
        <w:rPr>
          <w:rFonts w:ascii="Times New Roman" w:eastAsia="Times New Roman" w:hAnsi="Times New Roman" w:cs="Times New Roman"/>
          <w:sz w:val="24"/>
          <w:szCs w:val="24"/>
        </w:rPr>
        <w:t xml:space="preserve">. </w:t>
      </w:r>
      <w:r w:rsidR="00D347CD" w:rsidRPr="0013754E">
        <w:rPr>
          <w:rFonts w:ascii="Times New Roman" w:eastAsia="Times New Roman" w:hAnsi="Times New Roman" w:cs="Times New Roman"/>
          <w:sz w:val="24"/>
          <w:szCs w:val="24"/>
        </w:rPr>
        <w:t>Specifically, in this study</w:t>
      </w:r>
      <w:r w:rsidRPr="0013754E">
        <w:rPr>
          <w:rFonts w:ascii="Times New Roman" w:eastAsia="Times New Roman" w:hAnsi="Times New Roman" w:cs="Times New Roman"/>
          <w:sz w:val="24"/>
          <w:szCs w:val="24"/>
        </w:rPr>
        <w:t xml:space="preserve"> </w:t>
      </w:r>
      <w:r w:rsidR="008F7B96" w:rsidRPr="0013754E">
        <w:rPr>
          <w:rFonts w:ascii="Times New Roman" w:eastAsia="Times New Roman" w:hAnsi="Times New Roman" w:cs="Times New Roman"/>
          <w:sz w:val="24"/>
          <w:szCs w:val="24"/>
        </w:rPr>
        <w:t xml:space="preserve">we found that </w:t>
      </w:r>
      <w:r w:rsidRPr="0013754E">
        <w:rPr>
          <w:rFonts w:ascii="Times New Roman" w:eastAsia="Times New Roman" w:hAnsi="Times New Roman" w:cs="Times New Roman"/>
          <w:sz w:val="24"/>
          <w:szCs w:val="24"/>
        </w:rPr>
        <w:t xml:space="preserve">TGI </w:t>
      </w:r>
      <w:r w:rsidR="00853581" w:rsidRPr="0013754E">
        <w:rPr>
          <w:rFonts w:ascii="Times New Roman" w:eastAsia="Times New Roman" w:hAnsi="Times New Roman" w:cs="Times New Roman"/>
          <w:sz w:val="24"/>
          <w:szCs w:val="24"/>
        </w:rPr>
        <w:t xml:space="preserve">was </w:t>
      </w:r>
      <w:r w:rsidRPr="0013754E">
        <w:rPr>
          <w:rFonts w:ascii="Times New Roman" w:eastAsia="Times New Roman" w:hAnsi="Times New Roman" w:cs="Times New Roman"/>
          <w:sz w:val="24"/>
          <w:szCs w:val="24"/>
        </w:rPr>
        <w:t xml:space="preserve">suitable </w:t>
      </w:r>
      <w:r w:rsidR="00853581" w:rsidRPr="0013754E">
        <w:rPr>
          <w:rFonts w:ascii="Times New Roman" w:eastAsia="Times New Roman" w:hAnsi="Times New Roman" w:cs="Times New Roman"/>
          <w:sz w:val="24"/>
          <w:szCs w:val="24"/>
        </w:rPr>
        <w:t xml:space="preserve">for </w:t>
      </w:r>
      <w:r w:rsidRPr="0013754E">
        <w:rPr>
          <w:rFonts w:ascii="Times New Roman" w:eastAsia="Times New Roman" w:hAnsi="Times New Roman" w:cs="Times New Roman"/>
          <w:sz w:val="24"/>
          <w:szCs w:val="24"/>
        </w:rPr>
        <w:t>identify</w:t>
      </w:r>
      <w:r w:rsidR="00853581" w:rsidRPr="0013754E">
        <w:rPr>
          <w:rFonts w:ascii="Times New Roman" w:eastAsia="Times New Roman" w:hAnsi="Times New Roman" w:cs="Times New Roman"/>
          <w:sz w:val="24"/>
          <w:szCs w:val="24"/>
        </w:rPr>
        <w:t>ing</w:t>
      </w:r>
      <w:r w:rsidRPr="0013754E">
        <w:rPr>
          <w:rFonts w:ascii="Times New Roman" w:eastAsia="Times New Roman" w:hAnsi="Times New Roman" w:cs="Times New Roman"/>
          <w:sz w:val="24"/>
          <w:szCs w:val="24"/>
        </w:rPr>
        <w:t xml:space="preserve"> changes </w:t>
      </w:r>
      <w:r w:rsidR="00853581" w:rsidRPr="0013754E">
        <w:rPr>
          <w:rFonts w:ascii="Times New Roman" w:eastAsia="Times New Roman" w:hAnsi="Times New Roman" w:cs="Times New Roman"/>
          <w:sz w:val="24"/>
          <w:szCs w:val="24"/>
        </w:rPr>
        <w:t>over</w:t>
      </w:r>
      <w:r w:rsidR="0030681A" w:rsidRPr="0013754E">
        <w:rPr>
          <w:rFonts w:ascii="Times New Roman" w:eastAsia="Times New Roman" w:hAnsi="Times New Roman" w:cs="Times New Roman"/>
          <w:sz w:val="24"/>
          <w:szCs w:val="24"/>
        </w:rPr>
        <w:t xml:space="preserve"> 1-9</w:t>
      </w:r>
      <w:r w:rsidR="00A54C2A" w:rsidRPr="0013754E">
        <w:rPr>
          <w:rFonts w:ascii="Times New Roman" w:eastAsia="Times New Roman" w:hAnsi="Times New Roman" w:cs="Times New Roman"/>
          <w:sz w:val="24"/>
          <w:szCs w:val="24"/>
        </w:rPr>
        <w:t xml:space="preserve"> </w:t>
      </w:r>
      <w:r w:rsidR="007B32B8" w:rsidRPr="0013754E">
        <w:rPr>
          <w:rFonts w:ascii="Times New Roman" w:eastAsia="Times New Roman" w:hAnsi="Times New Roman" w:cs="Times New Roman"/>
          <w:sz w:val="24"/>
          <w:szCs w:val="24"/>
        </w:rPr>
        <w:t xml:space="preserve">generations </w:t>
      </w:r>
      <w:r w:rsidR="00D61BAC" w:rsidRPr="0013754E">
        <w:rPr>
          <w:rFonts w:ascii="Times New Roman" w:eastAsia="Times New Roman" w:hAnsi="Times New Roman" w:cs="Times New Roman"/>
          <w:sz w:val="24"/>
          <w:szCs w:val="24"/>
        </w:rPr>
        <w:t>(e.g.</w:t>
      </w:r>
      <w:r w:rsidR="007B32B8" w:rsidRPr="0013754E">
        <w:rPr>
          <w:rFonts w:ascii="Times New Roman" w:eastAsia="Times New Roman" w:hAnsi="Times New Roman" w:cs="Times New Roman"/>
          <w:sz w:val="24"/>
          <w:szCs w:val="24"/>
        </w:rPr>
        <w:t xml:space="preserve"> </w:t>
      </w:r>
      <w:r w:rsidR="00A54C2A" w:rsidRPr="0013754E">
        <w:rPr>
          <w:rFonts w:ascii="Times New Roman" w:eastAsia="Times New Roman" w:hAnsi="Times New Roman" w:cs="Times New Roman"/>
          <w:sz w:val="24"/>
          <w:szCs w:val="24"/>
        </w:rPr>
        <w:t>years</w:t>
      </w:r>
      <w:r w:rsidR="007B32B8" w:rsidRPr="0013754E">
        <w:rPr>
          <w:rFonts w:ascii="Times New Roman" w:eastAsia="Times New Roman" w:hAnsi="Times New Roman" w:cs="Times New Roman"/>
          <w:sz w:val="24"/>
          <w:szCs w:val="24"/>
        </w:rPr>
        <w:t>)</w:t>
      </w:r>
      <w:r w:rsidR="00A54C2A" w:rsidRPr="0013754E">
        <w:rPr>
          <w:rFonts w:ascii="Times New Roman" w:eastAsia="Times New Roman" w:hAnsi="Times New Roman" w:cs="Times New Roman"/>
          <w:sz w:val="24"/>
          <w:szCs w:val="24"/>
        </w:rPr>
        <w:t xml:space="preserve"> depending on</w:t>
      </w:r>
      <w:r w:rsidRPr="0013754E">
        <w:rPr>
          <w:rFonts w:ascii="Times New Roman" w:eastAsia="Times New Roman" w:hAnsi="Times New Roman" w:cs="Times New Roman"/>
          <w:sz w:val="24"/>
          <w:szCs w:val="24"/>
        </w:rPr>
        <w:t xml:space="preserve"> landscape and d</w:t>
      </w:r>
      <w:r w:rsidR="00CE17F0" w:rsidRPr="0013754E">
        <w:rPr>
          <w:rFonts w:ascii="Times New Roman" w:eastAsia="Times New Roman" w:hAnsi="Times New Roman" w:cs="Times New Roman"/>
          <w:sz w:val="24"/>
          <w:szCs w:val="24"/>
        </w:rPr>
        <w:t>emographic parameters. T</w:t>
      </w:r>
      <w:r w:rsidRPr="0013754E">
        <w:rPr>
          <w:rFonts w:ascii="Times New Roman" w:eastAsia="Times New Roman" w:hAnsi="Times New Roman" w:cs="Times New Roman"/>
          <w:sz w:val="24"/>
          <w:szCs w:val="24"/>
        </w:rPr>
        <w:t xml:space="preserve">wo main points emerged from our analysis of </w:t>
      </w:r>
      <w:r w:rsidR="00423CCF" w:rsidRPr="0013754E">
        <w:rPr>
          <w:rFonts w:ascii="Times New Roman" w:eastAsia="Times New Roman" w:hAnsi="Times New Roman" w:cs="Times New Roman"/>
          <w:sz w:val="24"/>
          <w:szCs w:val="24"/>
        </w:rPr>
        <w:t xml:space="preserve">how </w:t>
      </w:r>
      <w:r w:rsidRPr="0013754E">
        <w:rPr>
          <w:rFonts w:ascii="Times New Roman" w:eastAsia="Times New Roman" w:hAnsi="Times New Roman" w:cs="Times New Roman"/>
          <w:sz w:val="24"/>
          <w:szCs w:val="24"/>
        </w:rPr>
        <w:t xml:space="preserve">the timing of sampling </w:t>
      </w:r>
      <w:r w:rsidR="00423CCF" w:rsidRPr="0013754E">
        <w:rPr>
          <w:rFonts w:ascii="Times New Roman" w:eastAsia="Times New Roman" w:hAnsi="Times New Roman" w:cs="Times New Roman"/>
          <w:sz w:val="24"/>
          <w:szCs w:val="24"/>
        </w:rPr>
        <w:t>affect</w:t>
      </w:r>
      <w:r w:rsidR="008F7B96" w:rsidRPr="0013754E">
        <w:rPr>
          <w:rFonts w:ascii="Times New Roman" w:eastAsia="Times New Roman" w:hAnsi="Times New Roman" w:cs="Times New Roman"/>
          <w:sz w:val="24"/>
          <w:szCs w:val="24"/>
        </w:rPr>
        <w:t>ed</w:t>
      </w:r>
      <w:r w:rsidR="00423CCF" w:rsidRPr="0013754E">
        <w:rPr>
          <w:rFonts w:ascii="Times New Roman" w:eastAsia="Times New Roman" w:hAnsi="Times New Roman" w:cs="Times New Roman"/>
          <w:sz w:val="24"/>
          <w:szCs w:val="24"/>
        </w:rPr>
        <w:t xml:space="preserve"> the</w:t>
      </w:r>
      <w:r w:rsidRPr="0013754E">
        <w:rPr>
          <w:rFonts w:ascii="Times New Roman" w:eastAsia="Times New Roman" w:hAnsi="Times New Roman" w:cs="Times New Roman"/>
          <w:sz w:val="24"/>
          <w:szCs w:val="24"/>
        </w:rPr>
        <w:t xml:space="preserve"> detect</w:t>
      </w:r>
      <w:r w:rsidR="00423CCF" w:rsidRPr="0013754E">
        <w:rPr>
          <w:rFonts w:ascii="Times New Roman" w:eastAsia="Times New Roman" w:hAnsi="Times New Roman" w:cs="Times New Roman"/>
          <w:sz w:val="24"/>
          <w:szCs w:val="24"/>
        </w:rPr>
        <w:t>ion of</w:t>
      </w:r>
      <w:r w:rsidRPr="0013754E">
        <w:rPr>
          <w:rFonts w:ascii="Times New Roman" w:eastAsia="Times New Roman" w:hAnsi="Times New Roman" w:cs="Times New Roman"/>
          <w:sz w:val="24"/>
          <w:szCs w:val="24"/>
        </w:rPr>
        <w:t xml:space="preserve"> significant genetic change</w:t>
      </w:r>
      <w:r w:rsidR="00423CCF"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First, when comparing an old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 xml:space="preserve"> to a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 xml:space="preserve"> </w:t>
      </w:r>
      <w:r w:rsidR="006D04EF" w:rsidRPr="0013754E">
        <w:rPr>
          <w:rFonts w:ascii="Times New Roman" w:eastAsia="Times New Roman" w:hAnsi="Times New Roman" w:cs="Times New Roman"/>
          <w:sz w:val="24"/>
          <w:szCs w:val="24"/>
        </w:rPr>
        <w:t>realized</w:t>
      </w:r>
      <w:r w:rsidR="00853581" w:rsidRPr="0013754E">
        <w:rPr>
          <w:rFonts w:ascii="Times New Roman" w:eastAsia="Times New Roman" w:hAnsi="Times New Roman" w:cs="Times New Roman"/>
          <w:sz w:val="24"/>
          <w:szCs w:val="24"/>
        </w:rPr>
        <w:t xml:space="preserve"> soon </w:t>
      </w:r>
      <w:r w:rsidRPr="0013754E">
        <w:rPr>
          <w:rFonts w:ascii="Times New Roman" w:eastAsia="Times New Roman" w:hAnsi="Times New Roman" w:cs="Times New Roman"/>
          <w:sz w:val="24"/>
          <w:szCs w:val="24"/>
        </w:rPr>
        <w:t xml:space="preserve">after a </w:t>
      </w:r>
      <w:r w:rsidR="00C8233C" w:rsidRPr="0013754E">
        <w:rPr>
          <w:rFonts w:ascii="Times New Roman" w:eastAsia="Times New Roman" w:hAnsi="Times New Roman" w:cs="Times New Roman"/>
          <w:sz w:val="24"/>
          <w:szCs w:val="24"/>
        </w:rPr>
        <w:t>demographic event</w:t>
      </w:r>
      <w:r w:rsidRPr="0013754E">
        <w:rPr>
          <w:rFonts w:ascii="Times New Roman" w:eastAsia="Times New Roman" w:hAnsi="Times New Roman" w:cs="Times New Roman"/>
          <w:sz w:val="24"/>
          <w:szCs w:val="24"/>
        </w:rPr>
        <w:t>, the spatial extent of the disturbance affect</w:t>
      </w:r>
      <w:r w:rsidR="00853581" w:rsidRPr="0013754E">
        <w:rPr>
          <w:rFonts w:ascii="Times New Roman" w:eastAsia="Times New Roman" w:hAnsi="Times New Roman" w:cs="Times New Roman"/>
          <w:sz w:val="24"/>
          <w:szCs w:val="24"/>
        </w:rPr>
        <w:t>ed</w:t>
      </w:r>
      <w:r w:rsidRPr="0013754E">
        <w:rPr>
          <w:rFonts w:ascii="Times New Roman" w:eastAsia="Times New Roman" w:hAnsi="Times New Roman" w:cs="Times New Roman"/>
          <w:sz w:val="24"/>
          <w:szCs w:val="24"/>
        </w:rPr>
        <w:t xml:space="preserve"> the power of TGI, with smaller spatial extents preserving high power even with large time gaps</w:t>
      </w:r>
      <w:r w:rsidR="00853581"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Second, when comparing a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 xml:space="preserve"> </w:t>
      </w:r>
      <w:r w:rsidR="006D04EF" w:rsidRPr="0013754E">
        <w:rPr>
          <w:rFonts w:ascii="Times New Roman" w:eastAsia="Times New Roman" w:hAnsi="Times New Roman" w:cs="Times New Roman"/>
          <w:sz w:val="24"/>
          <w:szCs w:val="24"/>
        </w:rPr>
        <w:t>realized</w:t>
      </w:r>
      <w:r w:rsidRPr="0013754E">
        <w:rPr>
          <w:rFonts w:ascii="Times New Roman" w:eastAsia="Times New Roman" w:hAnsi="Times New Roman" w:cs="Times New Roman"/>
          <w:sz w:val="24"/>
          <w:szCs w:val="24"/>
        </w:rPr>
        <w:t xml:space="preserve"> </w:t>
      </w:r>
      <w:r w:rsidR="00520DE3" w:rsidRPr="0013754E">
        <w:rPr>
          <w:rFonts w:ascii="Times New Roman" w:eastAsia="Times New Roman" w:hAnsi="Times New Roman" w:cs="Times New Roman"/>
          <w:sz w:val="24"/>
          <w:szCs w:val="24"/>
        </w:rPr>
        <w:t xml:space="preserve">immediately </w:t>
      </w:r>
      <w:r w:rsidRPr="0013754E">
        <w:rPr>
          <w:rFonts w:ascii="Times New Roman" w:eastAsia="Times New Roman" w:hAnsi="Times New Roman" w:cs="Times New Roman"/>
          <w:sz w:val="24"/>
          <w:szCs w:val="24"/>
        </w:rPr>
        <w:t xml:space="preserve">before a disturbance to one collected several years after, dispersal </w:t>
      </w:r>
      <w:r w:rsidR="008F7B96" w:rsidRPr="0013754E">
        <w:rPr>
          <w:rFonts w:ascii="Times New Roman" w:eastAsia="Times New Roman" w:hAnsi="Times New Roman" w:cs="Times New Roman"/>
          <w:sz w:val="24"/>
          <w:szCs w:val="24"/>
        </w:rPr>
        <w:t xml:space="preserve">was </w:t>
      </w:r>
      <w:r w:rsidRPr="0013754E">
        <w:rPr>
          <w:rFonts w:ascii="Times New Roman" w:eastAsia="Times New Roman" w:hAnsi="Times New Roman" w:cs="Times New Roman"/>
          <w:sz w:val="24"/>
          <w:szCs w:val="24"/>
        </w:rPr>
        <w:t xml:space="preserve">the most important factor driving the performance of TGI, with </w:t>
      </w:r>
      <w:r w:rsidR="00520DE3" w:rsidRPr="0013754E">
        <w:rPr>
          <w:rFonts w:ascii="Times New Roman" w:eastAsia="Times New Roman" w:hAnsi="Times New Roman" w:cs="Times New Roman"/>
          <w:sz w:val="24"/>
          <w:szCs w:val="24"/>
        </w:rPr>
        <w:t>low-</w:t>
      </w:r>
      <w:r w:rsidRPr="0013754E">
        <w:rPr>
          <w:rFonts w:ascii="Times New Roman" w:eastAsia="Times New Roman" w:hAnsi="Times New Roman" w:cs="Times New Roman"/>
          <w:sz w:val="24"/>
          <w:szCs w:val="24"/>
        </w:rPr>
        <w:t xml:space="preserve">dispersal scenarios better preserving the performance </w:t>
      </w:r>
      <w:r w:rsidR="008F7B96" w:rsidRPr="0013754E">
        <w:rPr>
          <w:rFonts w:ascii="Times New Roman" w:eastAsia="Times New Roman" w:hAnsi="Times New Roman" w:cs="Times New Roman"/>
          <w:sz w:val="24"/>
          <w:szCs w:val="24"/>
        </w:rPr>
        <w:t xml:space="preserve">of TGI </w:t>
      </w:r>
      <w:r w:rsidR="00312F87" w:rsidRPr="0013754E">
        <w:rPr>
          <w:rFonts w:ascii="Times New Roman" w:eastAsia="Times New Roman" w:hAnsi="Times New Roman" w:cs="Times New Roman"/>
          <w:sz w:val="24"/>
          <w:szCs w:val="24"/>
        </w:rPr>
        <w:t xml:space="preserve">in the context of </w:t>
      </w:r>
      <w:r w:rsidRPr="0013754E">
        <w:rPr>
          <w:rFonts w:ascii="Times New Roman" w:eastAsia="Times New Roman" w:hAnsi="Times New Roman" w:cs="Times New Roman"/>
          <w:sz w:val="24"/>
          <w:szCs w:val="24"/>
        </w:rPr>
        <w:t>genetic drift</w:t>
      </w:r>
      <w:r w:rsidR="00312F87" w:rsidRPr="0013754E">
        <w:rPr>
          <w:rFonts w:ascii="Times New Roman" w:eastAsia="Times New Roman" w:hAnsi="Times New Roman" w:cs="Times New Roman"/>
          <w:sz w:val="24"/>
          <w:szCs w:val="24"/>
        </w:rPr>
        <w:t xml:space="preserve"> through time</w:t>
      </w:r>
      <w:r w:rsidRPr="0013754E">
        <w:rPr>
          <w:rFonts w:ascii="Times New Roman" w:eastAsia="Times New Roman" w:hAnsi="Times New Roman" w:cs="Times New Roman"/>
          <w:sz w:val="24"/>
          <w:szCs w:val="24"/>
        </w:rPr>
        <w:t xml:space="preserve">. </w:t>
      </w:r>
      <w:r w:rsidR="00520DE3" w:rsidRPr="0013754E">
        <w:rPr>
          <w:rFonts w:ascii="Times New Roman" w:eastAsia="Times New Roman" w:hAnsi="Times New Roman" w:cs="Times New Roman"/>
          <w:sz w:val="24"/>
          <w:szCs w:val="24"/>
        </w:rPr>
        <w:t>R</w:t>
      </w:r>
      <w:r w:rsidRPr="0013754E">
        <w:rPr>
          <w:rFonts w:ascii="Times New Roman" w:eastAsia="Times New Roman" w:hAnsi="Times New Roman" w:cs="Times New Roman"/>
          <w:sz w:val="24"/>
          <w:szCs w:val="24"/>
        </w:rPr>
        <w:t xml:space="preserve">esearchers </w:t>
      </w:r>
      <w:r w:rsidR="00520DE3" w:rsidRPr="0013754E">
        <w:rPr>
          <w:rFonts w:ascii="Times New Roman" w:eastAsia="Times New Roman" w:hAnsi="Times New Roman" w:cs="Times New Roman"/>
          <w:sz w:val="24"/>
          <w:szCs w:val="24"/>
        </w:rPr>
        <w:t xml:space="preserve">in high-dispersal systems </w:t>
      </w:r>
      <w:r w:rsidR="008F7B96" w:rsidRPr="0013754E">
        <w:rPr>
          <w:rFonts w:ascii="Times New Roman" w:eastAsia="Times New Roman" w:hAnsi="Times New Roman" w:cs="Times New Roman"/>
          <w:sz w:val="24"/>
          <w:szCs w:val="24"/>
        </w:rPr>
        <w:t xml:space="preserve">could </w:t>
      </w:r>
      <w:r w:rsidR="00520DE3" w:rsidRPr="0013754E">
        <w:rPr>
          <w:rFonts w:ascii="Times New Roman" w:eastAsia="Times New Roman" w:hAnsi="Times New Roman" w:cs="Times New Roman"/>
          <w:sz w:val="24"/>
          <w:szCs w:val="24"/>
        </w:rPr>
        <w:t>find</w:t>
      </w:r>
      <w:r w:rsidRPr="0013754E">
        <w:rPr>
          <w:rFonts w:ascii="Times New Roman" w:eastAsia="Times New Roman" w:hAnsi="Times New Roman" w:cs="Times New Roman"/>
          <w:sz w:val="24"/>
          <w:szCs w:val="24"/>
        </w:rPr>
        <w:t xml:space="preserve"> as many as 10% of false positives </w:t>
      </w:r>
      <w:r w:rsidR="008F7B96" w:rsidRPr="0013754E">
        <w:rPr>
          <w:rFonts w:ascii="Times New Roman" w:eastAsia="Times New Roman" w:hAnsi="Times New Roman" w:cs="Times New Roman"/>
          <w:sz w:val="24"/>
          <w:szCs w:val="24"/>
        </w:rPr>
        <w:t xml:space="preserve">even when </w:t>
      </w:r>
      <w:r w:rsidRPr="0013754E">
        <w:rPr>
          <w:rFonts w:ascii="Times New Roman" w:eastAsia="Times New Roman" w:hAnsi="Times New Roman" w:cs="Times New Roman"/>
          <w:sz w:val="24"/>
          <w:szCs w:val="24"/>
        </w:rPr>
        <w:t xml:space="preserve">sampling only a few years after an event. This </w:t>
      </w:r>
      <w:r w:rsidR="002835AF" w:rsidRPr="0013754E">
        <w:rPr>
          <w:rFonts w:ascii="Times New Roman" w:eastAsia="Times New Roman" w:hAnsi="Times New Roman" w:cs="Times New Roman"/>
          <w:sz w:val="24"/>
          <w:szCs w:val="24"/>
        </w:rPr>
        <w:t xml:space="preserve">result </w:t>
      </w:r>
      <w:r w:rsidRPr="0013754E">
        <w:rPr>
          <w:rFonts w:ascii="Times New Roman" w:eastAsia="Times New Roman" w:hAnsi="Times New Roman" w:cs="Times New Roman"/>
          <w:sz w:val="24"/>
          <w:szCs w:val="24"/>
        </w:rPr>
        <w:t xml:space="preserve">has serious implications: arbitrary </w:t>
      </w:r>
      <w:r w:rsidR="00312F87" w:rsidRPr="0013754E">
        <w:rPr>
          <w:rFonts w:ascii="Times New Roman" w:eastAsia="Times New Roman" w:hAnsi="Times New Roman" w:cs="Times New Roman"/>
          <w:sz w:val="24"/>
          <w:szCs w:val="24"/>
        </w:rPr>
        <w:t xml:space="preserve">and potentially </w:t>
      </w:r>
      <w:r w:rsidRPr="0013754E">
        <w:rPr>
          <w:rFonts w:ascii="Times New Roman" w:eastAsia="Times New Roman" w:hAnsi="Times New Roman" w:cs="Times New Roman"/>
          <w:sz w:val="24"/>
          <w:szCs w:val="24"/>
        </w:rPr>
        <w:t xml:space="preserve">inappropriate </w:t>
      </w:r>
      <w:r w:rsidR="00520DE3" w:rsidRPr="0013754E">
        <w:rPr>
          <w:rFonts w:ascii="Times New Roman" w:eastAsia="Times New Roman" w:hAnsi="Times New Roman" w:cs="Times New Roman"/>
          <w:sz w:val="24"/>
          <w:szCs w:val="24"/>
        </w:rPr>
        <w:t xml:space="preserve">significance </w:t>
      </w:r>
      <w:r w:rsidRPr="0013754E">
        <w:rPr>
          <w:rFonts w:ascii="Times New Roman" w:eastAsia="Times New Roman" w:hAnsi="Times New Roman" w:cs="Times New Roman"/>
          <w:sz w:val="24"/>
          <w:szCs w:val="24"/>
        </w:rPr>
        <w:t>threshold</w:t>
      </w:r>
      <w:r w:rsidR="00312F87" w:rsidRPr="0013754E">
        <w:rPr>
          <w:rFonts w:ascii="Times New Roman" w:eastAsia="Times New Roman" w:hAnsi="Times New Roman" w:cs="Times New Roman"/>
          <w:sz w:val="24"/>
          <w:szCs w:val="24"/>
        </w:rPr>
        <w:t xml:space="preserve">s may result in misallocation of </w:t>
      </w:r>
      <w:r w:rsidRPr="0013754E">
        <w:rPr>
          <w:rFonts w:ascii="Times New Roman" w:eastAsia="Times New Roman" w:hAnsi="Times New Roman" w:cs="Times New Roman"/>
          <w:sz w:val="24"/>
          <w:szCs w:val="24"/>
        </w:rPr>
        <w:t xml:space="preserve">resources </w:t>
      </w:r>
      <w:r w:rsidR="00312F87" w:rsidRPr="0013754E">
        <w:rPr>
          <w:rFonts w:ascii="Times New Roman" w:eastAsia="Times New Roman" w:hAnsi="Times New Roman" w:cs="Times New Roman"/>
          <w:sz w:val="24"/>
          <w:szCs w:val="24"/>
        </w:rPr>
        <w:t xml:space="preserve">to </w:t>
      </w:r>
      <w:r w:rsidRPr="0013754E">
        <w:rPr>
          <w:rFonts w:ascii="Times New Roman" w:eastAsia="Times New Roman" w:hAnsi="Times New Roman" w:cs="Times New Roman"/>
          <w:sz w:val="24"/>
          <w:szCs w:val="24"/>
        </w:rPr>
        <w:t>monitoring or treating unaffected populations while missing some affected populations.</w:t>
      </w:r>
      <w:r w:rsidR="00312F87" w:rsidRPr="0013754E">
        <w:rPr>
          <w:rFonts w:ascii="Times New Roman" w:eastAsia="Times New Roman" w:hAnsi="Times New Roman" w:cs="Times New Roman"/>
          <w:sz w:val="24"/>
          <w:szCs w:val="24"/>
        </w:rPr>
        <w:t xml:space="preserve"> In contrast</w:t>
      </w:r>
      <w:r w:rsidR="00F338DB" w:rsidRPr="0013754E">
        <w:rPr>
          <w:rFonts w:ascii="Times New Roman" w:eastAsia="Times New Roman" w:hAnsi="Times New Roman" w:cs="Times New Roman"/>
          <w:sz w:val="24"/>
          <w:szCs w:val="24"/>
        </w:rPr>
        <w:t>, by considering the population dynamics and, if possible, planning relatively simple and short model-specific simulations, one can enhance the usefulness of T</w:t>
      </w:r>
      <w:r w:rsidR="00D61BAC" w:rsidRPr="0013754E">
        <w:rPr>
          <w:rFonts w:ascii="Times New Roman" w:eastAsia="Times New Roman" w:hAnsi="Times New Roman" w:cs="Times New Roman"/>
          <w:sz w:val="24"/>
          <w:szCs w:val="24"/>
        </w:rPr>
        <w:t>G</w:t>
      </w:r>
      <w:r w:rsidR="00F338DB" w:rsidRPr="0013754E">
        <w:rPr>
          <w:rFonts w:ascii="Times New Roman" w:eastAsia="Times New Roman" w:hAnsi="Times New Roman" w:cs="Times New Roman"/>
          <w:sz w:val="24"/>
          <w:szCs w:val="24"/>
        </w:rPr>
        <w:t>I and proceed with a more appropriate sampling/monitoring strategy.</w:t>
      </w:r>
      <w:r w:rsidR="00712A94" w:rsidRPr="0013754E">
        <w:rPr>
          <w:rFonts w:ascii="Times New Roman" w:eastAsia="Times New Roman" w:hAnsi="Times New Roman" w:cs="Times New Roman"/>
          <w:sz w:val="24"/>
          <w:szCs w:val="24"/>
        </w:rPr>
        <w:t xml:space="preserve"> Given the fact that FNR reach high values at the highest time gaps for some scenarios (Fig. 5), we believe that our choice of a maximum of 9 </w:t>
      </w:r>
      <w:r w:rsidR="00D61BAC" w:rsidRPr="0013754E">
        <w:rPr>
          <w:rFonts w:ascii="Times New Roman" w:eastAsia="Times New Roman" w:hAnsi="Times New Roman" w:cs="Times New Roman"/>
          <w:sz w:val="24"/>
          <w:szCs w:val="24"/>
        </w:rPr>
        <w:t xml:space="preserve">generations (e.g. </w:t>
      </w:r>
      <w:r w:rsidR="00712A94" w:rsidRPr="0013754E">
        <w:rPr>
          <w:rFonts w:ascii="Times New Roman" w:eastAsia="Times New Roman" w:hAnsi="Times New Roman" w:cs="Times New Roman"/>
          <w:sz w:val="24"/>
          <w:szCs w:val="24"/>
        </w:rPr>
        <w:t>years</w:t>
      </w:r>
      <w:r w:rsidR="00D61BAC" w:rsidRPr="0013754E">
        <w:rPr>
          <w:rFonts w:ascii="Times New Roman" w:eastAsia="Times New Roman" w:hAnsi="Times New Roman" w:cs="Times New Roman"/>
          <w:sz w:val="24"/>
          <w:szCs w:val="24"/>
        </w:rPr>
        <w:t>)</w:t>
      </w:r>
      <w:r w:rsidR="00712A94" w:rsidRPr="0013754E">
        <w:rPr>
          <w:rFonts w:ascii="Times New Roman" w:eastAsia="Times New Roman" w:hAnsi="Times New Roman" w:cs="Times New Roman"/>
          <w:sz w:val="24"/>
          <w:szCs w:val="24"/>
        </w:rPr>
        <w:t xml:space="preserve"> between </w:t>
      </w:r>
      <w:r w:rsidR="006D04EF" w:rsidRPr="0013754E">
        <w:rPr>
          <w:rFonts w:ascii="Times New Roman" w:eastAsia="Times New Roman" w:hAnsi="Times New Roman" w:cs="Times New Roman"/>
          <w:sz w:val="24"/>
          <w:szCs w:val="24"/>
        </w:rPr>
        <w:t>survey</w:t>
      </w:r>
      <w:r w:rsidR="00712A94" w:rsidRPr="0013754E">
        <w:rPr>
          <w:rFonts w:ascii="Times New Roman" w:eastAsia="Times New Roman" w:hAnsi="Times New Roman" w:cs="Times New Roman"/>
          <w:sz w:val="24"/>
          <w:szCs w:val="24"/>
        </w:rPr>
        <w:t>s was appropriate.</w:t>
      </w:r>
    </w:p>
    <w:p w14:paraId="202706C0" w14:textId="77777777" w:rsidR="00760250" w:rsidRPr="0013754E" w:rsidRDefault="00760250" w:rsidP="00901297">
      <w:pPr>
        <w:pStyle w:val="Heading2"/>
        <w:spacing w:after="240" w:line="360" w:lineRule="auto"/>
        <w:rPr>
          <w:lang w:val="en-US"/>
        </w:rPr>
      </w:pPr>
      <w:r w:rsidRPr="0013754E">
        <w:rPr>
          <w:lang w:val="en-US"/>
        </w:rPr>
        <w:t>Empirical application of the method</w:t>
      </w:r>
    </w:p>
    <w:p w14:paraId="143ABE62" w14:textId="0E6851C4"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We successfully applied TGI </w:t>
      </w:r>
      <w:r w:rsidR="00520DE3" w:rsidRPr="0013754E">
        <w:rPr>
          <w:rFonts w:ascii="Times New Roman" w:eastAsia="Times New Roman" w:hAnsi="Times New Roman" w:cs="Times New Roman"/>
          <w:sz w:val="24"/>
          <w:szCs w:val="24"/>
        </w:rPr>
        <w:t xml:space="preserve">to </w:t>
      </w:r>
      <w:r w:rsidRPr="0013754E">
        <w:rPr>
          <w:rFonts w:ascii="Times New Roman" w:eastAsia="Times New Roman" w:hAnsi="Times New Roman" w:cs="Times New Roman"/>
          <w:sz w:val="24"/>
          <w:szCs w:val="24"/>
        </w:rPr>
        <w:t xml:space="preserve">an empirical dataset </w:t>
      </w:r>
      <w:r w:rsidR="00520DE3" w:rsidRPr="0013754E">
        <w:rPr>
          <w:rFonts w:ascii="Times New Roman" w:eastAsia="Times New Roman" w:hAnsi="Times New Roman" w:cs="Times New Roman"/>
          <w:sz w:val="24"/>
          <w:szCs w:val="24"/>
        </w:rPr>
        <w:t xml:space="preserve">from </w:t>
      </w:r>
      <w:r w:rsidRPr="0013754E">
        <w:rPr>
          <w:rFonts w:ascii="Times New Roman" w:eastAsia="Times New Roman" w:hAnsi="Times New Roman" w:cs="Times New Roman"/>
          <w:sz w:val="24"/>
          <w:szCs w:val="24"/>
        </w:rPr>
        <w:t>an endangered vertebrate</w:t>
      </w:r>
      <w:r w:rsidR="00520DE3" w:rsidRPr="0013754E">
        <w:rPr>
          <w:rFonts w:ascii="Times New Roman" w:eastAsia="Times New Roman" w:hAnsi="Times New Roman" w:cs="Times New Roman"/>
          <w:sz w:val="24"/>
          <w:szCs w:val="24"/>
        </w:rPr>
        <w:t>, the Northern tidewater goby,</w:t>
      </w:r>
      <w:r w:rsidRPr="0013754E">
        <w:rPr>
          <w:rFonts w:ascii="Times New Roman" w:eastAsia="Times New Roman" w:hAnsi="Times New Roman" w:cs="Times New Roman"/>
          <w:sz w:val="24"/>
          <w:szCs w:val="24"/>
        </w:rPr>
        <w:t xml:space="preserve"> for which temporal genetic change had been described but not tested</w:t>
      </w:r>
      <w:r w:rsidR="008C196C" w:rsidRPr="0013754E">
        <w:rPr>
          <w:rFonts w:ascii="Times New Roman" w:eastAsia="Times New Roman" w:hAnsi="Times New Roman" w:cs="Times New Roman"/>
          <w:sz w:val="24"/>
          <w:szCs w:val="24"/>
        </w:rPr>
        <w:t xml:space="preserve"> </w:t>
      </w:r>
      <w:r w:rsidR="00697DCF" w:rsidRPr="0013754E">
        <w:rPr>
          <w:rFonts w:ascii="Times New Roman" w:eastAsia="Times New Roman" w:hAnsi="Times New Roman" w:cs="Times New Roman"/>
          <w:sz w:val="24"/>
          <w:szCs w:val="24"/>
        </w:rPr>
        <w:fldChar w:fldCharType="begin" w:fldLock="1"/>
      </w:r>
      <w:r w:rsidR="00F13DFF" w:rsidRPr="0013754E">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00697DCF" w:rsidRPr="0013754E">
        <w:rPr>
          <w:rFonts w:ascii="Times New Roman" w:eastAsia="Times New Roman" w:hAnsi="Times New Roman" w:cs="Times New Roman"/>
          <w:sz w:val="24"/>
          <w:szCs w:val="24"/>
        </w:rPr>
        <w:fldChar w:fldCharType="separate"/>
      </w:r>
      <w:r w:rsidR="00697DCF" w:rsidRPr="0013754E">
        <w:rPr>
          <w:rFonts w:ascii="Times New Roman" w:eastAsia="Times New Roman" w:hAnsi="Times New Roman" w:cs="Times New Roman"/>
          <w:noProof/>
          <w:sz w:val="24"/>
          <w:szCs w:val="24"/>
        </w:rPr>
        <w:t>(Kinziger et al., 2015)</w:t>
      </w:r>
      <w:r w:rsidR="00697DCF"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t>
      </w:r>
      <w:r w:rsidR="008F7B96" w:rsidRPr="0013754E">
        <w:rPr>
          <w:rFonts w:ascii="Times New Roman" w:eastAsia="Times New Roman" w:hAnsi="Times New Roman" w:cs="Times New Roman"/>
          <w:sz w:val="24"/>
          <w:szCs w:val="24"/>
        </w:rPr>
        <w:t xml:space="preserve">The authors of the original publication hypothesized that one </w:t>
      </w:r>
      <w:r w:rsidR="00520DE3" w:rsidRPr="0013754E">
        <w:rPr>
          <w:rFonts w:ascii="Times New Roman" w:eastAsia="Times New Roman" w:hAnsi="Times New Roman" w:cs="Times New Roman"/>
          <w:sz w:val="24"/>
          <w:szCs w:val="24"/>
        </w:rPr>
        <w:t xml:space="preserve">goby </w:t>
      </w:r>
      <w:r w:rsidRPr="0013754E">
        <w:rPr>
          <w:rFonts w:ascii="Times New Roman" w:eastAsia="Times New Roman" w:hAnsi="Times New Roman" w:cs="Times New Roman"/>
          <w:sz w:val="24"/>
          <w:szCs w:val="24"/>
        </w:rPr>
        <w:t xml:space="preserve">population had undergone atypical </w:t>
      </w:r>
      <w:r w:rsidR="00520DE3" w:rsidRPr="0013754E">
        <w:rPr>
          <w:rFonts w:ascii="Times New Roman" w:eastAsia="Times New Roman" w:hAnsi="Times New Roman" w:cs="Times New Roman"/>
          <w:sz w:val="24"/>
          <w:szCs w:val="24"/>
        </w:rPr>
        <w:t xml:space="preserve">genetic </w:t>
      </w:r>
      <w:r w:rsidRPr="0013754E">
        <w:rPr>
          <w:rFonts w:ascii="Times New Roman" w:eastAsia="Times New Roman" w:hAnsi="Times New Roman" w:cs="Times New Roman"/>
          <w:sz w:val="24"/>
          <w:szCs w:val="24"/>
        </w:rPr>
        <w:t>change relative to the rest of the landscape</w:t>
      </w:r>
      <w:r w:rsidR="008F7B96"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r w:rsidR="008F7B96" w:rsidRPr="0013754E">
        <w:rPr>
          <w:rFonts w:ascii="Times New Roman" w:eastAsia="Times New Roman" w:hAnsi="Times New Roman" w:cs="Times New Roman"/>
          <w:sz w:val="24"/>
          <w:szCs w:val="24"/>
        </w:rPr>
        <w:t>o</w:t>
      </w:r>
      <w:r w:rsidR="00520DE3" w:rsidRPr="0013754E">
        <w:rPr>
          <w:rFonts w:ascii="Times New Roman" w:eastAsia="Times New Roman" w:hAnsi="Times New Roman" w:cs="Times New Roman"/>
          <w:sz w:val="24"/>
          <w:szCs w:val="24"/>
        </w:rPr>
        <w:t xml:space="preserve">ur </w:t>
      </w:r>
      <w:r w:rsidRPr="0013754E">
        <w:rPr>
          <w:rFonts w:ascii="Times New Roman" w:eastAsia="Times New Roman" w:hAnsi="Times New Roman" w:cs="Times New Roman"/>
          <w:sz w:val="24"/>
          <w:szCs w:val="24"/>
        </w:rPr>
        <w:t xml:space="preserve">application of TGI supported </w:t>
      </w:r>
      <w:r w:rsidR="00520DE3" w:rsidRPr="0013754E">
        <w:rPr>
          <w:rFonts w:ascii="Times New Roman" w:eastAsia="Times New Roman" w:hAnsi="Times New Roman" w:cs="Times New Roman"/>
          <w:sz w:val="24"/>
          <w:szCs w:val="24"/>
        </w:rPr>
        <w:t>this hypothesis</w:t>
      </w:r>
      <w:r w:rsidRPr="0013754E">
        <w:rPr>
          <w:rFonts w:ascii="Times New Roman" w:eastAsia="Times New Roman" w:hAnsi="Times New Roman" w:cs="Times New Roman"/>
          <w:sz w:val="24"/>
          <w:szCs w:val="24"/>
        </w:rPr>
        <w:t xml:space="preserve">. We therefore </w:t>
      </w:r>
      <w:r w:rsidR="00787DDE" w:rsidRPr="0013754E">
        <w:rPr>
          <w:rFonts w:ascii="Times New Roman" w:eastAsia="Times New Roman" w:hAnsi="Times New Roman" w:cs="Times New Roman"/>
          <w:sz w:val="24"/>
          <w:szCs w:val="24"/>
        </w:rPr>
        <w:t xml:space="preserve">clearly showed </w:t>
      </w:r>
      <w:r w:rsidR="008F7B96" w:rsidRPr="0013754E">
        <w:rPr>
          <w:rFonts w:ascii="Times New Roman" w:eastAsia="Times New Roman" w:hAnsi="Times New Roman" w:cs="Times New Roman"/>
          <w:sz w:val="24"/>
          <w:szCs w:val="24"/>
        </w:rPr>
        <w:t>that</w:t>
      </w:r>
      <w:r w:rsidRPr="0013754E">
        <w:rPr>
          <w:rFonts w:ascii="Times New Roman" w:eastAsia="Times New Roman" w:hAnsi="Times New Roman" w:cs="Times New Roman"/>
          <w:sz w:val="24"/>
          <w:szCs w:val="24"/>
        </w:rPr>
        <w:t xml:space="preserve"> </w:t>
      </w:r>
      <w:r w:rsidR="00520DE3" w:rsidRPr="0013754E">
        <w:rPr>
          <w:rFonts w:ascii="Times New Roman" w:eastAsia="Times New Roman" w:hAnsi="Times New Roman" w:cs="Times New Roman"/>
          <w:sz w:val="24"/>
          <w:szCs w:val="24"/>
        </w:rPr>
        <w:t xml:space="preserve">the straightforward TGI testing procedure can be used </w:t>
      </w:r>
      <w:r w:rsidRPr="0013754E">
        <w:rPr>
          <w:rFonts w:ascii="Times New Roman" w:eastAsia="Times New Roman" w:hAnsi="Times New Roman" w:cs="Times New Roman"/>
          <w:sz w:val="24"/>
          <w:szCs w:val="24"/>
        </w:rPr>
        <w:t xml:space="preserve">to strengthen the results </w:t>
      </w:r>
      <w:r w:rsidR="00520DE3" w:rsidRPr="0013754E">
        <w:rPr>
          <w:rFonts w:ascii="Times New Roman" w:eastAsia="Times New Roman" w:hAnsi="Times New Roman" w:cs="Times New Roman"/>
          <w:sz w:val="24"/>
          <w:szCs w:val="24"/>
        </w:rPr>
        <w:t xml:space="preserve">from </w:t>
      </w:r>
      <w:r w:rsidRPr="0013754E">
        <w:rPr>
          <w:rFonts w:ascii="Times New Roman" w:eastAsia="Times New Roman" w:hAnsi="Times New Roman" w:cs="Times New Roman"/>
          <w:sz w:val="24"/>
          <w:szCs w:val="24"/>
        </w:rPr>
        <w:t xml:space="preserve">temporal genetic studies </w:t>
      </w:r>
      <w:r w:rsidR="00520DE3" w:rsidRPr="0013754E">
        <w:rPr>
          <w:rFonts w:ascii="Times New Roman" w:eastAsia="Times New Roman" w:hAnsi="Times New Roman" w:cs="Times New Roman"/>
          <w:sz w:val="24"/>
          <w:szCs w:val="24"/>
        </w:rPr>
        <w:t xml:space="preserve">that use </w:t>
      </w:r>
      <w:r w:rsidRPr="0013754E">
        <w:rPr>
          <w:rFonts w:ascii="Times New Roman" w:eastAsia="Times New Roman" w:hAnsi="Times New Roman" w:cs="Times New Roman"/>
          <w:sz w:val="24"/>
          <w:szCs w:val="24"/>
        </w:rPr>
        <w:t xml:space="preserve">repeated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 xml:space="preserve">s. </w:t>
      </w:r>
    </w:p>
    <w:p w14:paraId="069B7BA2" w14:textId="77777777" w:rsidR="00760250" w:rsidRPr="0013754E" w:rsidRDefault="00760250" w:rsidP="00901297">
      <w:pPr>
        <w:pStyle w:val="Heading2"/>
        <w:spacing w:after="240" w:line="360" w:lineRule="auto"/>
        <w:rPr>
          <w:lang w:val="en-US"/>
        </w:rPr>
      </w:pPr>
      <w:r w:rsidRPr="0013754E">
        <w:rPr>
          <w:lang w:val="en-US"/>
        </w:rPr>
        <w:t xml:space="preserve">Considerations about the use of TGI </w:t>
      </w:r>
    </w:p>
    <w:p w14:paraId="1FC39A96" w14:textId="68D533B0" w:rsidR="00CF7127" w:rsidRPr="0013754E" w:rsidRDefault="00CF7127"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lastRenderedPageBreak/>
        <w:t xml:space="preserve">Different empirical datasets and research objectives may require TGI users to </w:t>
      </w:r>
      <w:r w:rsidR="008C196C" w:rsidRPr="0013754E">
        <w:rPr>
          <w:rFonts w:ascii="Times New Roman" w:eastAsia="Times New Roman" w:hAnsi="Times New Roman" w:cs="Times New Roman"/>
          <w:sz w:val="24"/>
          <w:szCs w:val="24"/>
        </w:rPr>
        <w:t xml:space="preserve">customize </w:t>
      </w:r>
      <w:r w:rsidRPr="0013754E">
        <w:rPr>
          <w:rFonts w:ascii="Times New Roman" w:eastAsia="Times New Roman" w:hAnsi="Times New Roman" w:cs="Times New Roman"/>
          <w:sz w:val="24"/>
          <w:szCs w:val="24"/>
        </w:rPr>
        <w:t xml:space="preserve">our procedure, but the TGI function is transparent and flexible, and different permutation and genetic distance algorithms could easily be used by simply changing a few lines </w:t>
      </w:r>
      <w:r w:rsidR="00787DDE" w:rsidRPr="0013754E">
        <w:rPr>
          <w:rFonts w:ascii="Times New Roman" w:eastAsia="Times New Roman" w:hAnsi="Times New Roman" w:cs="Times New Roman"/>
          <w:sz w:val="24"/>
          <w:szCs w:val="24"/>
        </w:rPr>
        <w:t xml:space="preserve">of R code </w:t>
      </w:r>
      <w:r w:rsidRPr="0013754E">
        <w:rPr>
          <w:rFonts w:ascii="Times New Roman" w:eastAsia="Times New Roman" w:hAnsi="Times New Roman" w:cs="Times New Roman"/>
          <w:sz w:val="24"/>
          <w:szCs w:val="24"/>
        </w:rPr>
        <w:t>in the annotated TGI function provided in the supplementary material.</w:t>
      </w:r>
      <w:r w:rsidR="00B759D8">
        <w:rPr>
          <w:rFonts w:ascii="Times New Roman" w:eastAsia="Times New Roman" w:hAnsi="Times New Roman" w:cs="Times New Roman"/>
          <w:sz w:val="24"/>
          <w:szCs w:val="24"/>
        </w:rPr>
        <w:t xml:space="preserve"> Evaluating </w:t>
      </w:r>
      <w:r w:rsidR="00C32E8B">
        <w:rPr>
          <w:rFonts w:ascii="Times New Roman" w:eastAsia="Times New Roman" w:hAnsi="Times New Roman" w:cs="Times New Roman"/>
          <w:sz w:val="24"/>
          <w:szCs w:val="24"/>
        </w:rPr>
        <w:t xml:space="preserve">the performance of </w:t>
      </w:r>
      <w:r w:rsidR="00B759D8">
        <w:rPr>
          <w:rFonts w:ascii="Times New Roman" w:eastAsia="Times New Roman" w:hAnsi="Times New Roman" w:cs="Times New Roman"/>
          <w:sz w:val="24"/>
          <w:szCs w:val="24"/>
        </w:rPr>
        <w:t xml:space="preserve">distance metrics with different statistical properties </w:t>
      </w:r>
      <w:r w:rsidR="00B759D8">
        <w:rPr>
          <w:rFonts w:ascii="Times New Roman" w:eastAsia="Times New Roman" w:hAnsi="Times New Roman" w:cs="Times New Roman"/>
          <w:sz w:val="24"/>
          <w:szCs w:val="24"/>
        </w:rPr>
        <w:fldChar w:fldCharType="begin" w:fldLock="1"/>
      </w:r>
      <w:r w:rsidR="00B30BDC">
        <w:rPr>
          <w:rFonts w:ascii="Times New Roman" w:eastAsia="Times New Roman" w:hAnsi="Times New Roman" w:cs="Times New Roman"/>
          <w:sz w:val="24"/>
          <w:szCs w:val="24"/>
        </w:rPr>
        <w:instrText>ADDIN CSL_CITATION {"citationItems":[{"id":"ITEM-1","itemData":{"DOI":"10.1111/ele.12141","ISSN":"1461023X","abstract":"Beta diversity can be measured in different ways. Among these, the total variance of the community data table Y can be used as an estimate of beta diversity. We show how the total variance of Y can be calculated either directly or through a dissimilarity matrix obtained using any dissimilarity index deemed appropriate for pairwise comparisons of community composition data. We addressed the question of which index to use by coding 16 indices using 14 properties that are necessary for beta assessment, comparability among data sets, sampling issues and ordination. Our comparison analysis classified the coefficients under study into five types, three of which are appropriate for beta diversity assessment. Our approach links the concept of beta diversity with the analysis of community data by commonly used methods like ordination and anova. Total beta can be partitioned into Species Contributions (SCBD: degree of variation of individual species across the study area) and Local Contributions (LCBD: comparative indicators of the ecological uniqueness of the sites) to Beta Diversity. Moreover, total beta can be broken up into within- and among-group components by manova, into orthogonal axes by ordination, into spatial scales by eigenfunction analysis or among explanatory data sets by variation partitioning.","author":[{"dropping-particle":"","family":"Legendre","given":"Pierre","non-dropping-particle":"","parse-names":false,"suffix":""},{"dropping-particle":"","family":"Cáceres","given":"Miquel","non-dropping-particle":"De","parse-names":false,"suffix":""}],"container-title":"Ecology Letters","id":"ITEM-1","issue":"8","issued":{"date-parts":[["2013"]]},"page":"951-963","title":"Beta diversity as the variance of community data: Dissimilarity coefficients and partitioning","type":"article-journal","volume":"16"},"uris":["http://www.mendeley.com/documents/?uuid=70b08a36-6a31-4095-bb8a-82685277bbb4"]}],"mendeley":{"formattedCitation":"(Legendre &amp; De Cáceres, 2013)","plainTextFormattedCitation":"(Legendre &amp; De Cáceres, 2013)","previouslyFormattedCitation":"(Legendre &amp; De Cáceres, 2013)"},"properties":{"noteIndex":0},"schema":"https://github.com/citation-style-language/schema/raw/master/csl-citation.json"}</w:instrText>
      </w:r>
      <w:r w:rsidR="00B759D8">
        <w:rPr>
          <w:rFonts w:ascii="Times New Roman" w:eastAsia="Times New Roman" w:hAnsi="Times New Roman" w:cs="Times New Roman"/>
          <w:sz w:val="24"/>
          <w:szCs w:val="24"/>
        </w:rPr>
        <w:fldChar w:fldCharType="separate"/>
      </w:r>
      <w:r w:rsidR="00B759D8" w:rsidRPr="00B759D8">
        <w:rPr>
          <w:rFonts w:ascii="Times New Roman" w:eastAsia="Times New Roman" w:hAnsi="Times New Roman" w:cs="Times New Roman"/>
          <w:noProof/>
          <w:sz w:val="24"/>
          <w:szCs w:val="24"/>
        </w:rPr>
        <w:t>(Legendre &amp; De Cáceres, 2013)</w:t>
      </w:r>
      <w:r w:rsidR="00B759D8">
        <w:rPr>
          <w:rFonts w:ascii="Times New Roman" w:eastAsia="Times New Roman" w:hAnsi="Times New Roman" w:cs="Times New Roman"/>
          <w:sz w:val="24"/>
          <w:szCs w:val="24"/>
        </w:rPr>
        <w:fldChar w:fldCharType="end"/>
      </w:r>
      <w:r w:rsidR="00B759D8">
        <w:rPr>
          <w:rFonts w:ascii="Times New Roman" w:eastAsia="Times New Roman" w:hAnsi="Times New Roman" w:cs="Times New Roman"/>
          <w:sz w:val="24"/>
          <w:szCs w:val="24"/>
        </w:rPr>
        <w:t xml:space="preserve"> could be an avenue for future work. </w:t>
      </w:r>
      <w:r w:rsidR="00760250" w:rsidRPr="0013754E">
        <w:rPr>
          <w:rFonts w:ascii="Times New Roman" w:eastAsia="Times New Roman" w:hAnsi="Times New Roman" w:cs="Times New Roman"/>
          <w:sz w:val="24"/>
          <w:szCs w:val="24"/>
        </w:rPr>
        <w:t>TGI can also readily be used on other types of genetic</w:t>
      </w:r>
      <w:r w:rsidRPr="0013754E">
        <w:rPr>
          <w:rFonts w:ascii="Times New Roman" w:eastAsia="Times New Roman" w:hAnsi="Times New Roman" w:cs="Times New Roman"/>
          <w:sz w:val="24"/>
          <w:szCs w:val="24"/>
        </w:rPr>
        <w:t xml:space="preserve"> data, such as microsatellites. TGI provides a robust statistical framework </w:t>
      </w:r>
      <w:r w:rsidR="007755AA" w:rsidRPr="0013754E">
        <w:rPr>
          <w:rFonts w:ascii="Times New Roman" w:eastAsia="Times New Roman" w:hAnsi="Times New Roman" w:cs="Times New Roman"/>
          <w:sz w:val="24"/>
          <w:szCs w:val="24"/>
        </w:rPr>
        <w:t>more trustworthy than arbitrary comparison of pairwise genetic differences</w:t>
      </w:r>
      <w:r w:rsidRPr="0013754E">
        <w:rPr>
          <w:rFonts w:ascii="Times New Roman" w:eastAsia="Times New Roman" w:hAnsi="Times New Roman" w:cs="Times New Roman"/>
          <w:sz w:val="24"/>
          <w:szCs w:val="24"/>
        </w:rPr>
        <w:t>, or node-based genetic diversity values.</w:t>
      </w:r>
    </w:p>
    <w:p w14:paraId="6AD960BE" w14:textId="31669500" w:rsidR="00D23160" w:rsidRPr="0013754E" w:rsidRDefault="00F0721A"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Despite these advantages, there are still several important considerations for the effective use of TGI</w:t>
      </w:r>
      <w:r w:rsidR="00326EF7" w:rsidRPr="0013754E">
        <w:rPr>
          <w:rFonts w:ascii="Times New Roman" w:eastAsia="Times New Roman" w:hAnsi="Times New Roman" w:cs="Times New Roman"/>
          <w:sz w:val="24"/>
          <w:szCs w:val="24"/>
        </w:rPr>
        <w:t xml:space="preserve"> tests</w:t>
      </w:r>
      <w:r w:rsidRPr="0013754E">
        <w:rPr>
          <w:rFonts w:ascii="Times New Roman" w:eastAsia="Times New Roman" w:hAnsi="Times New Roman" w:cs="Times New Roman"/>
          <w:sz w:val="24"/>
          <w:szCs w:val="24"/>
        </w:rPr>
        <w:t xml:space="preserve">. The implementation of TGI in new systems will ultimately be more successful if researchers have an </w:t>
      </w:r>
      <w:r w:rsidRPr="0013754E">
        <w:rPr>
          <w:rFonts w:ascii="Times New Roman" w:eastAsia="Times New Roman" w:hAnsi="Times New Roman" w:cs="Times New Roman"/>
          <w:i/>
          <w:iCs/>
          <w:sz w:val="24"/>
          <w:szCs w:val="24"/>
        </w:rPr>
        <w:t>a priori</w:t>
      </w:r>
      <w:r w:rsidRPr="0013754E">
        <w:rPr>
          <w:rFonts w:ascii="Times New Roman" w:eastAsia="Times New Roman" w:hAnsi="Times New Roman" w:cs="Times New Roman"/>
          <w:sz w:val="24"/>
          <w:szCs w:val="24"/>
        </w:rPr>
        <w:t xml:space="preserve"> understanding of the population dynamics of their system and the nature and scale of possible disturbances in their study area. Indeed, this prior knowledge could </w:t>
      </w:r>
      <w:r w:rsidR="00051241">
        <w:rPr>
          <w:rFonts w:ascii="Times New Roman" w:eastAsia="Times New Roman" w:hAnsi="Times New Roman" w:cs="Times New Roman"/>
          <w:sz w:val="24"/>
          <w:szCs w:val="24"/>
        </w:rPr>
        <w:t>guide</w:t>
      </w:r>
      <w:r w:rsidRPr="0013754E">
        <w:rPr>
          <w:rFonts w:ascii="Times New Roman" w:eastAsia="Times New Roman" w:hAnsi="Times New Roman" w:cs="Times New Roman"/>
          <w:sz w:val="24"/>
          <w:szCs w:val="24"/>
        </w:rPr>
        <w:t xml:space="preserve"> researchers </w:t>
      </w:r>
      <w:r w:rsidR="00051241" w:rsidRPr="00051241">
        <w:rPr>
          <w:rFonts w:ascii="Times New Roman" w:eastAsia="Times New Roman" w:hAnsi="Times New Roman" w:cs="Times New Roman"/>
          <w:sz w:val="24"/>
          <w:szCs w:val="24"/>
        </w:rPr>
        <w:t>in the choice of survey intervals after important historical demographic events</w:t>
      </w:r>
      <w:r w:rsidR="00051241">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These values ultimately represent trade-offs in potential conservation costs, and it is therefore essential that researchers grasp their importance and choose these values deliberately. Stricter (lower) values for the TGI p-value threshold expectedly result in a lower FPR but may also result in a higher FNR (lower power). </w:t>
      </w:r>
      <w:r w:rsidRPr="0013754E">
        <w:rPr>
          <w:rFonts w:ascii="Times New Roman" w:hAnsi="Times New Roman" w:cs="Times New Roman"/>
          <w:sz w:val="24"/>
          <w:szCs w:val="24"/>
        </w:rPr>
        <w:t xml:space="preserve">Identifying the most sensible threshold for a chosen objective would be valuable to better understand the trade-offs of different sampling schemes in specific </w:t>
      </w:r>
      <w:r w:rsidR="006344AD" w:rsidRPr="0013754E">
        <w:rPr>
          <w:rFonts w:ascii="Times New Roman" w:hAnsi="Times New Roman" w:cs="Times New Roman"/>
          <w:sz w:val="24"/>
          <w:szCs w:val="24"/>
        </w:rPr>
        <w:t xml:space="preserve">empirical </w:t>
      </w:r>
      <w:r w:rsidRPr="0013754E">
        <w:rPr>
          <w:rFonts w:ascii="Times New Roman" w:hAnsi="Times New Roman" w:cs="Times New Roman"/>
          <w:sz w:val="24"/>
          <w:szCs w:val="24"/>
        </w:rPr>
        <w:t>systems</w:t>
      </w:r>
      <w:r w:rsidR="006344AD" w:rsidRPr="0013754E">
        <w:rPr>
          <w:rFonts w:ascii="Times New Roman" w:hAnsi="Times New Roman" w:cs="Times New Roman"/>
          <w:sz w:val="24"/>
          <w:szCs w:val="24"/>
        </w:rPr>
        <w:t>. Purpose-designed spatially-explicit simulations can be used to address this challenge</w:t>
      </w:r>
      <w:r w:rsidRPr="0013754E">
        <w:rPr>
          <w:rFonts w:ascii="Times New Roman" w:hAnsi="Times New Roman" w:cs="Times New Roman"/>
          <w:sz w:val="24"/>
          <w:szCs w:val="24"/>
        </w:rPr>
        <w:t xml:space="preserve">. </w:t>
      </w:r>
      <w:r w:rsidR="006344AD" w:rsidRPr="0013754E">
        <w:rPr>
          <w:rFonts w:ascii="Times New Roman" w:eastAsia="Times New Roman" w:hAnsi="Times New Roman" w:cs="Times New Roman"/>
          <w:sz w:val="24"/>
          <w:szCs w:val="24"/>
        </w:rPr>
        <w:t>I</w:t>
      </w:r>
      <w:r w:rsidR="008C196C" w:rsidRPr="0013754E">
        <w:rPr>
          <w:rFonts w:ascii="Times New Roman" w:eastAsia="Times New Roman" w:hAnsi="Times New Roman" w:cs="Times New Roman"/>
          <w:iCs/>
          <w:sz w:val="24"/>
          <w:szCs w:val="24"/>
        </w:rPr>
        <w:t>n</w:t>
      </w:r>
      <w:r w:rsidR="008C196C" w:rsidRPr="0013754E">
        <w:rPr>
          <w:rFonts w:ascii="Times New Roman" w:eastAsia="Times New Roman" w:hAnsi="Times New Roman" w:cs="Times New Roman"/>
          <w:i/>
          <w:sz w:val="24"/>
          <w:szCs w:val="24"/>
        </w:rPr>
        <w:t xml:space="preserve"> </w:t>
      </w:r>
      <w:r w:rsidRPr="0013754E">
        <w:rPr>
          <w:rFonts w:ascii="Times New Roman" w:eastAsia="Times New Roman" w:hAnsi="Times New Roman" w:cs="Times New Roman"/>
          <w:sz w:val="24"/>
          <w:szCs w:val="24"/>
        </w:rPr>
        <w:t xml:space="preserve">some </w:t>
      </w:r>
      <w:r w:rsidR="002200BB" w:rsidRPr="0013754E">
        <w:rPr>
          <w:rFonts w:ascii="Times New Roman" w:eastAsia="Times New Roman" w:hAnsi="Times New Roman" w:cs="Times New Roman"/>
          <w:sz w:val="24"/>
          <w:szCs w:val="24"/>
        </w:rPr>
        <w:t>cases,</w:t>
      </w:r>
      <w:r w:rsidR="008C196C" w:rsidRPr="0013754E">
        <w:rPr>
          <w:rFonts w:ascii="Times New Roman" w:eastAsia="Times New Roman" w:hAnsi="Times New Roman" w:cs="Times New Roman"/>
          <w:sz w:val="24"/>
          <w:szCs w:val="24"/>
        </w:rPr>
        <w:t xml:space="preserve"> it may be desirable </w:t>
      </w:r>
      <w:r w:rsidRPr="0013754E">
        <w:rPr>
          <w:rFonts w:ascii="Times New Roman" w:eastAsia="Times New Roman" w:hAnsi="Times New Roman" w:cs="Times New Roman"/>
          <w:sz w:val="24"/>
          <w:szCs w:val="24"/>
        </w:rPr>
        <w:t xml:space="preserve">to </w:t>
      </w:r>
      <w:r w:rsidR="008C196C" w:rsidRPr="0013754E">
        <w:rPr>
          <w:rFonts w:ascii="Times New Roman" w:eastAsia="Times New Roman" w:hAnsi="Times New Roman" w:cs="Times New Roman"/>
          <w:sz w:val="24"/>
          <w:szCs w:val="24"/>
        </w:rPr>
        <w:t xml:space="preserve">minimize </w:t>
      </w:r>
      <w:r w:rsidRPr="0013754E">
        <w:rPr>
          <w:rFonts w:ascii="Times New Roman" w:eastAsia="Times New Roman" w:hAnsi="Times New Roman" w:cs="Times New Roman"/>
          <w:sz w:val="24"/>
          <w:szCs w:val="24"/>
        </w:rPr>
        <w:t xml:space="preserve">false negatives </w:t>
      </w:r>
      <w:r w:rsidR="008C196C" w:rsidRPr="0013754E">
        <w:rPr>
          <w:rFonts w:ascii="Times New Roman" w:eastAsia="Times New Roman" w:hAnsi="Times New Roman" w:cs="Times New Roman"/>
          <w:sz w:val="24"/>
          <w:szCs w:val="24"/>
        </w:rPr>
        <w:t xml:space="preserve">relative to </w:t>
      </w:r>
      <w:r w:rsidRPr="0013754E">
        <w:rPr>
          <w:rFonts w:ascii="Times New Roman" w:eastAsia="Times New Roman" w:hAnsi="Times New Roman" w:cs="Times New Roman"/>
          <w:sz w:val="24"/>
          <w:szCs w:val="24"/>
        </w:rPr>
        <w:t xml:space="preserve">false positives – thus ensuring that we detect all the affected populations no matter the cost of detecting, and therefore monitoring and preserving, some populations </w:t>
      </w:r>
      <w:r w:rsidR="00F76F6E" w:rsidRPr="0013754E">
        <w:rPr>
          <w:rFonts w:ascii="Times New Roman" w:eastAsia="Times New Roman" w:hAnsi="Times New Roman" w:cs="Times New Roman"/>
          <w:sz w:val="24"/>
          <w:szCs w:val="24"/>
        </w:rPr>
        <w:t xml:space="preserve">that </w:t>
      </w:r>
      <w:r w:rsidRPr="0013754E">
        <w:rPr>
          <w:rFonts w:ascii="Times New Roman" w:eastAsia="Times New Roman" w:hAnsi="Times New Roman" w:cs="Times New Roman"/>
          <w:sz w:val="24"/>
          <w:szCs w:val="24"/>
        </w:rPr>
        <w:t xml:space="preserve">do not need preservation. </w:t>
      </w:r>
    </w:p>
    <w:p w14:paraId="31E32012" w14:textId="5C9580A7"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TGI was not </w:t>
      </w:r>
      <w:r w:rsidR="00F76F6E" w:rsidRPr="0013754E">
        <w:rPr>
          <w:rFonts w:ascii="Times New Roman" w:eastAsia="Times New Roman" w:hAnsi="Times New Roman" w:cs="Times New Roman"/>
          <w:sz w:val="24"/>
          <w:szCs w:val="24"/>
        </w:rPr>
        <w:t xml:space="preserve">developed </w:t>
      </w:r>
      <w:r w:rsidRPr="0013754E">
        <w:rPr>
          <w:rFonts w:ascii="Times New Roman" w:eastAsia="Times New Roman" w:hAnsi="Times New Roman" w:cs="Times New Roman"/>
          <w:sz w:val="24"/>
          <w:szCs w:val="24"/>
        </w:rPr>
        <w:t xml:space="preserve">as an alternative </w:t>
      </w:r>
      <w:r w:rsidR="00520DE3" w:rsidRPr="0013754E">
        <w:rPr>
          <w:rFonts w:ascii="Times New Roman" w:eastAsia="Times New Roman" w:hAnsi="Times New Roman" w:cs="Times New Roman"/>
          <w:sz w:val="24"/>
          <w:szCs w:val="24"/>
        </w:rPr>
        <w:t>for</w:t>
      </w:r>
      <w:r w:rsidRPr="0013754E">
        <w:rPr>
          <w:rFonts w:ascii="Times New Roman" w:eastAsia="Times New Roman" w:hAnsi="Times New Roman" w:cs="Times New Roman"/>
          <w:sz w:val="24"/>
          <w:szCs w:val="24"/>
        </w:rPr>
        <w:t xml:space="preserve"> infer</w:t>
      </w:r>
      <w:r w:rsidR="00520DE3" w:rsidRPr="0013754E">
        <w:rPr>
          <w:rFonts w:ascii="Times New Roman" w:eastAsia="Times New Roman" w:hAnsi="Times New Roman" w:cs="Times New Roman"/>
          <w:sz w:val="24"/>
          <w:szCs w:val="24"/>
        </w:rPr>
        <w:t>ring</w:t>
      </w:r>
      <w:r w:rsidRPr="0013754E">
        <w:rPr>
          <w:rFonts w:ascii="Times New Roman" w:eastAsia="Times New Roman" w:hAnsi="Times New Roman" w:cs="Times New Roman"/>
          <w:sz w:val="24"/>
          <w:szCs w:val="24"/>
        </w:rPr>
        <w:t xml:space="preserve"> </w:t>
      </w:r>
      <w:r w:rsidR="00520DE3" w:rsidRPr="0013754E">
        <w:rPr>
          <w:rFonts w:ascii="Times New Roman" w:eastAsia="Times New Roman" w:hAnsi="Times New Roman" w:cs="Times New Roman"/>
          <w:sz w:val="24"/>
          <w:szCs w:val="24"/>
        </w:rPr>
        <w:t xml:space="preserve">demographic history </w:t>
      </w:r>
      <w:r w:rsidRPr="0013754E">
        <w:rPr>
          <w:rFonts w:ascii="Times New Roman" w:eastAsia="Times New Roman" w:hAnsi="Times New Roman" w:cs="Times New Roman"/>
          <w:sz w:val="24"/>
          <w:szCs w:val="24"/>
        </w:rPr>
        <w:t xml:space="preserve">from large genetic datasets collected at a single time. Instead, it was designed to help research teams </w:t>
      </w:r>
      <w:r w:rsidR="00F76398" w:rsidRPr="0013754E">
        <w:rPr>
          <w:rFonts w:ascii="Times New Roman" w:eastAsia="Times New Roman" w:hAnsi="Times New Roman" w:cs="Times New Roman"/>
          <w:sz w:val="24"/>
          <w:szCs w:val="24"/>
        </w:rPr>
        <w:t xml:space="preserve">collecting </w:t>
      </w:r>
      <w:r w:rsidRPr="0013754E">
        <w:rPr>
          <w:rFonts w:ascii="Times New Roman" w:eastAsia="Times New Roman" w:hAnsi="Times New Roman" w:cs="Times New Roman"/>
          <w:sz w:val="24"/>
          <w:szCs w:val="24"/>
        </w:rPr>
        <w:t xml:space="preserve">repeated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s fr</w:t>
      </w:r>
      <w:r w:rsidR="00F76398" w:rsidRPr="0013754E">
        <w:rPr>
          <w:rFonts w:ascii="Times New Roman" w:eastAsia="Times New Roman" w:hAnsi="Times New Roman" w:cs="Times New Roman"/>
          <w:sz w:val="24"/>
          <w:szCs w:val="24"/>
        </w:rPr>
        <w:t>om</w:t>
      </w:r>
      <w:r w:rsidRPr="0013754E">
        <w:rPr>
          <w:rFonts w:ascii="Times New Roman" w:eastAsia="Times New Roman" w:hAnsi="Times New Roman" w:cs="Times New Roman"/>
          <w:sz w:val="24"/>
          <w:szCs w:val="24"/>
        </w:rPr>
        <w:t xml:space="preserve"> non-model organisms with limited genotypic information, </w:t>
      </w:r>
      <w:r w:rsidR="00F76398" w:rsidRPr="0013754E">
        <w:rPr>
          <w:rFonts w:ascii="Times New Roman" w:eastAsia="Times New Roman" w:hAnsi="Times New Roman" w:cs="Times New Roman"/>
          <w:sz w:val="24"/>
          <w:szCs w:val="24"/>
        </w:rPr>
        <w:t xml:space="preserve">and </w:t>
      </w:r>
      <w:r w:rsidR="00B96282" w:rsidRPr="0013754E">
        <w:rPr>
          <w:rFonts w:ascii="Times New Roman" w:eastAsia="Times New Roman" w:hAnsi="Times New Roman" w:cs="Times New Roman"/>
          <w:sz w:val="24"/>
          <w:szCs w:val="24"/>
        </w:rPr>
        <w:t>especially</w:t>
      </w:r>
      <w:r w:rsidR="00F76398" w:rsidRPr="0013754E">
        <w:rPr>
          <w:rFonts w:ascii="Times New Roman" w:eastAsia="Times New Roman" w:hAnsi="Times New Roman" w:cs="Times New Roman"/>
          <w:sz w:val="24"/>
          <w:szCs w:val="24"/>
        </w:rPr>
        <w:t xml:space="preserve"> teams </w:t>
      </w:r>
      <w:r w:rsidRPr="0013754E">
        <w:rPr>
          <w:rFonts w:ascii="Times New Roman" w:eastAsia="Times New Roman" w:hAnsi="Times New Roman" w:cs="Times New Roman"/>
          <w:sz w:val="24"/>
          <w:szCs w:val="24"/>
        </w:rPr>
        <w:t xml:space="preserve">wanting to compare new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 xml:space="preserve">s to older ones. Nonetheless, more </w:t>
      </w:r>
      <w:r w:rsidR="00F76F6E" w:rsidRPr="0013754E">
        <w:rPr>
          <w:rFonts w:ascii="Times New Roman" w:eastAsia="Times New Roman" w:hAnsi="Times New Roman" w:cs="Times New Roman"/>
          <w:sz w:val="24"/>
          <w:szCs w:val="24"/>
        </w:rPr>
        <w:t>studies in different types of genetic systems, involving different historical demographic events, are</w:t>
      </w:r>
      <w:r w:rsidRPr="0013754E">
        <w:rPr>
          <w:rFonts w:ascii="Times New Roman" w:eastAsia="Times New Roman" w:hAnsi="Times New Roman" w:cs="Times New Roman"/>
          <w:sz w:val="24"/>
          <w:szCs w:val="24"/>
        </w:rPr>
        <w:t xml:space="preserve"> needed to explore how the performance of TGI varies with </w:t>
      </w:r>
      <w:r w:rsidR="00F76398" w:rsidRPr="0013754E">
        <w:rPr>
          <w:rFonts w:ascii="Times New Roman" w:eastAsia="Times New Roman" w:hAnsi="Times New Roman" w:cs="Times New Roman"/>
          <w:sz w:val="24"/>
          <w:szCs w:val="24"/>
        </w:rPr>
        <w:t>factors that were not tested in our simulations, including</w:t>
      </w:r>
      <w:r w:rsidRPr="0013754E">
        <w:rPr>
          <w:rFonts w:ascii="Times New Roman" w:eastAsia="Times New Roman" w:hAnsi="Times New Roman" w:cs="Times New Roman"/>
          <w:sz w:val="24"/>
          <w:szCs w:val="24"/>
        </w:rPr>
        <w:t xml:space="preserve"> 1) </w:t>
      </w:r>
      <w:r w:rsidR="00F76398" w:rsidRPr="0013754E">
        <w:rPr>
          <w:rFonts w:ascii="Times New Roman" w:eastAsia="Times New Roman" w:hAnsi="Times New Roman" w:cs="Times New Roman"/>
          <w:sz w:val="24"/>
          <w:szCs w:val="24"/>
        </w:rPr>
        <w:t xml:space="preserve">the chosen </w:t>
      </w:r>
      <w:r w:rsidRPr="0013754E">
        <w:rPr>
          <w:rFonts w:ascii="Times New Roman" w:eastAsia="Times New Roman" w:hAnsi="Times New Roman" w:cs="Times New Roman"/>
          <w:sz w:val="24"/>
          <w:szCs w:val="24"/>
        </w:rPr>
        <w:t>genetic distance algorithm; 2) spatial</w:t>
      </w:r>
      <w:r w:rsidR="001950C0" w:rsidRPr="0013754E">
        <w:rPr>
          <w:rFonts w:ascii="Times New Roman" w:eastAsia="Times New Roman" w:hAnsi="Times New Roman" w:cs="Times New Roman"/>
          <w:sz w:val="24"/>
          <w:szCs w:val="24"/>
        </w:rPr>
        <w:t>-temporal</w:t>
      </w:r>
      <w:r w:rsidRPr="0013754E">
        <w:rPr>
          <w:rFonts w:ascii="Times New Roman" w:eastAsia="Times New Roman" w:hAnsi="Times New Roman" w:cs="Times New Roman"/>
          <w:sz w:val="24"/>
          <w:szCs w:val="24"/>
        </w:rPr>
        <w:t xml:space="preserve"> autocorrelation in genetic </w:t>
      </w:r>
      <w:r w:rsidRPr="0013754E">
        <w:rPr>
          <w:rFonts w:ascii="Times New Roman" w:eastAsia="Times New Roman" w:hAnsi="Times New Roman" w:cs="Times New Roman"/>
          <w:sz w:val="24"/>
          <w:szCs w:val="24"/>
        </w:rPr>
        <w:lastRenderedPageBreak/>
        <w:t xml:space="preserve">legacies; 3) effective population size; and 4) spatial heterogeneity in landscape resistance to movement. </w:t>
      </w:r>
    </w:p>
    <w:p w14:paraId="1D46848E" w14:textId="77777777" w:rsidR="00760250" w:rsidRPr="0013754E" w:rsidRDefault="00760250" w:rsidP="00901297">
      <w:pPr>
        <w:pStyle w:val="Heading2"/>
        <w:spacing w:after="240" w:line="360" w:lineRule="auto"/>
        <w:rPr>
          <w:lang w:val="en-US"/>
        </w:rPr>
      </w:pPr>
      <w:r w:rsidRPr="0013754E">
        <w:rPr>
          <w:lang w:val="en-US"/>
        </w:rPr>
        <w:t>Conclusions</w:t>
      </w:r>
    </w:p>
    <w:p w14:paraId="3557FF3F" w14:textId="543085E3" w:rsidR="00760250" w:rsidRPr="0013754E" w:rsidRDefault="004E1ADA"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A</w:t>
      </w:r>
      <w:r w:rsidR="00FD2892" w:rsidRPr="0013754E">
        <w:rPr>
          <w:rFonts w:ascii="Times New Roman" w:eastAsia="Times New Roman" w:hAnsi="Times New Roman" w:cs="Times New Roman"/>
          <w:sz w:val="24"/>
          <w:szCs w:val="24"/>
        </w:rPr>
        <w:t>t the crux of many</w:t>
      </w:r>
      <w:r w:rsidRPr="0013754E">
        <w:rPr>
          <w:rFonts w:ascii="Times New Roman" w:eastAsia="Times New Roman" w:hAnsi="Times New Roman" w:cs="Times New Roman"/>
          <w:sz w:val="24"/>
          <w:szCs w:val="24"/>
        </w:rPr>
        <w:t xml:space="preserve"> conservation biology</w:t>
      </w:r>
      <w:r w:rsidR="00FD2892" w:rsidRPr="0013754E">
        <w:rPr>
          <w:rFonts w:ascii="Times New Roman" w:eastAsia="Times New Roman" w:hAnsi="Times New Roman" w:cs="Times New Roman"/>
          <w:sz w:val="24"/>
          <w:szCs w:val="24"/>
        </w:rPr>
        <w:t xml:space="preserve"> questions</w:t>
      </w:r>
      <w:r w:rsidRPr="0013754E">
        <w:rPr>
          <w:rFonts w:ascii="Times New Roman" w:eastAsia="Times New Roman" w:hAnsi="Times New Roman" w:cs="Times New Roman"/>
          <w:sz w:val="24"/>
          <w:szCs w:val="24"/>
        </w:rPr>
        <w:t>, i</w:t>
      </w:r>
      <w:r w:rsidR="00760250" w:rsidRPr="0013754E">
        <w:rPr>
          <w:rFonts w:ascii="Times New Roman" w:eastAsia="Times New Roman" w:hAnsi="Times New Roman" w:cs="Times New Roman"/>
          <w:sz w:val="24"/>
          <w:szCs w:val="24"/>
        </w:rPr>
        <w:t xml:space="preserve">dentifying changes in genetic diversity, beyond </w:t>
      </w:r>
      <w:r w:rsidR="00FE48FB" w:rsidRPr="0013754E">
        <w:rPr>
          <w:rFonts w:ascii="Times New Roman" w:eastAsia="Times New Roman" w:hAnsi="Times New Roman" w:cs="Times New Roman"/>
          <w:sz w:val="24"/>
          <w:szCs w:val="24"/>
        </w:rPr>
        <w:t xml:space="preserve">the </w:t>
      </w:r>
      <w:r w:rsidR="00760250" w:rsidRPr="0013754E">
        <w:rPr>
          <w:rFonts w:ascii="Times New Roman" w:eastAsia="Times New Roman" w:hAnsi="Times New Roman" w:cs="Times New Roman"/>
          <w:sz w:val="24"/>
          <w:szCs w:val="24"/>
        </w:rPr>
        <w:t>expect</w:t>
      </w:r>
      <w:r w:rsidR="00FE48FB" w:rsidRPr="0013754E">
        <w:rPr>
          <w:rFonts w:ascii="Times New Roman" w:eastAsia="Times New Roman" w:hAnsi="Times New Roman" w:cs="Times New Roman"/>
          <w:sz w:val="24"/>
          <w:szCs w:val="24"/>
        </w:rPr>
        <w:t>ed changes</w:t>
      </w:r>
      <w:r w:rsidR="00760250" w:rsidRPr="0013754E">
        <w:rPr>
          <w:rFonts w:ascii="Times New Roman" w:eastAsia="Times New Roman" w:hAnsi="Times New Roman" w:cs="Times New Roman"/>
          <w:sz w:val="24"/>
          <w:szCs w:val="24"/>
        </w:rPr>
        <w:t xml:space="preserve"> due to background micro-evolutionary processes, can help </w:t>
      </w:r>
      <w:r w:rsidR="005E5E52" w:rsidRPr="0013754E">
        <w:rPr>
          <w:rFonts w:ascii="Times New Roman" w:eastAsia="Times New Roman" w:hAnsi="Times New Roman" w:cs="Times New Roman"/>
          <w:sz w:val="24"/>
          <w:szCs w:val="24"/>
        </w:rPr>
        <w:t xml:space="preserve">geneticists </w:t>
      </w:r>
      <w:r w:rsidR="00760250" w:rsidRPr="0013754E">
        <w:rPr>
          <w:rFonts w:ascii="Times New Roman" w:eastAsia="Times New Roman" w:hAnsi="Times New Roman" w:cs="Times New Roman"/>
          <w:sz w:val="24"/>
          <w:szCs w:val="24"/>
        </w:rPr>
        <w:t xml:space="preserve">identify locations </w:t>
      </w:r>
      <w:r w:rsidR="00FE48FB" w:rsidRPr="0013754E">
        <w:rPr>
          <w:rFonts w:ascii="Times New Roman" w:eastAsia="Times New Roman" w:hAnsi="Times New Roman" w:cs="Times New Roman"/>
          <w:sz w:val="24"/>
          <w:szCs w:val="24"/>
        </w:rPr>
        <w:t xml:space="preserve">or populations </w:t>
      </w:r>
      <w:r w:rsidR="00760250" w:rsidRPr="0013754E">
        <w:rPr>
          <w:rFonts w:ascii="Times New Roman" w:eastAsia="Times New Roman" w:hAnsi="Times New Roman" w:cs="Times New Roman"/>
          <w:sz w:val="24"/>
          <w:szCs w:val="24"/>
        </w:rPr>
        <w:t>that have experienced important past demographic events. These events could be detrimental (e.g.</w:t>
      </w:r>
      <w:r w:rsidR="00FE48FB"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loss of diversity</w:t>
      </w:r>
      <w:r w:rsidR="00FE48FB" w:rsidRPr="0013754E">
        <w:rPr>
          <w:rFonts w:ascii="Times New Roman" w:eastAsia="Times New Roman" w:hAnsi="Times New Roman" w:cs="Times New Roman"/>
          <w:sz w:val="24"/>
          <w:szCs w:val="24"/>
        </w:rPr>
        <w:t xml:space="preserve"> or</w:t>
      </w:r>
      <w:r w:rsidR="00760250" w:rsidRPr="0013754E">
        <w:rPr>
          <w:rFonts w:ascii="Times New Roman" w:eastAsia="Times New Roman" w:hAnsi="Times New Roman" w:cs="Times New Roman"/>
          <w:sz w:val="24"/>
          <w:szCs w:val="24"/>
        </w:rPr>
        <w:t xml:space="preserve"> maladaptation) or beneficial (e.g.</w:t>
      </w:r>
      <w:r w:rsidR="00FE48FB"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i/>
          <w:sz w:val="24"/>
          <w:szCs w:val="24"/>
        </w:rPr>
        <w:t xml:space="preserve"> </w:t>
      </w:r>
      <w:r w:rsidR="00760250" w:rsidRPr="0013754E">
        <w:rPr>
          <w:rFonts w:ascii="Times New Roman" w:eastAsia="Times New Roman" w:hAnsi="Times New Roman" w:cs="Times New Roman"/>
          <w:sz w:val="24"/>
          <w:szCs w:val="24"/>
        </w:rPr>
        <w:t>higher effective population size</w:t>
      </w:r>
      <w:r w:rsidR="00FE48FB" w:rsidRPr="0013754E">
        <w:rPr>
          <w:rFonts w:ascii="Times New Roman" w:eastAsia="Times New Roman" w:hAnsi="Times New Roman" w:cs="Times New Roman"/>
          <w:sz w:val="24"/>
          <w:szCs w:val="24"/>
        </w:rPr>
        <w:t xml:space="preserve"> or</w:t>
      </w:r>
      <w:r w:rsidR="00760250" w:rsidRPr="0013754E">
        <w:rPr>
          <w:rFonts w:ascii="Times New Roman" w:eastAsia="Times New Roman" w:hAnsi="Times New Roman" w:cs="Times New Roman"/>
          <w:sz w:val="24"/>
          <w:szCs w:val="24"/>
        </w:rPr>
        <w:t xml:space="preserve"> genetic rescue)</w:t>
      </w:r>
      <w:r w:rsidR="00D10902" w:rsidRPr="0013754E">
        <w:rPr>
          <w:rFonts w:ascii="Times New Roman" w:eastAsia="Times New Roman" w:hAnsi="Times New Roman" w:cs="Times New Roman"/>
          <w:sz w:val="24"/>
          <w:szCs w:val="24"/>
        </w:rPr>
        <w:t>, and are often r</w:t>
      </w:r>
      <w:r w:rsidR="002B2163" w:rsidRPr="0013754E">
        <w:rPr>
          <w:rFonts w:ascii="Times New Roman" w:eastAsia="Times New Roman" w:hAnsi="Times New Roman" w:cs="Times New Roman"/>
          <w:sz w:val="24"/>
          <w:szCs w:val="24"/>
        </w:rPr>
        <w:t>elevant for monitoring and conservation efforts</w:t>
      </w:r>
      <w:r w:rsidR="00760250" w:rsidRPr="0013754E">
        <w:rPr>
          <w:rFonts w:ascii="Times New Roman" w:eastAsia="Times New Roman" w:hAnsi="Times New Roman" w:cs="Times New Roman"/>
          <w:sz w:val="24"/>
          <w:szCs w:val="24"/>
        </w:rPr>
        <w:t xml:space="preserve">. Such </w:t>
      </w:r>
      <w:r w:rsidR="00FE48FB" w:rsidRPr="0013754E">
        <w:rPr>
          <w:rFonts w:ascii="Times New Roman" w:eastAsia="Times New Roman" w:hAnsi="Times New Roman" w:cs="Times New Roman"/>
          <w:sz w:val="24"/>
          <w:szCs w:val="24"/>
        </w:rPr>
        <w:t xml:space="preserve">locations and populations </w:t>
      </w:r>
      <w:r w:rsidR="00760250" w:rsidRPr="0013754E">
        <w:rPr>
          <w:rFonts w:ascii="Times New Roman" w:eastAsia="Times New Roman" w:hAnsi="Times New Roman" w:cs="Times New Roman"/>
          <w:sz w:val="24"/>
          <w:szCs w:val="24"/>
        </w:rPr>
        <w:t xml:space="preserve">could then be prioritized for increased monitoring and further investigation into the origin of these changes. As shown in our application of TGI </w:t>
      </w:r>
      <w:r w:rsidR="00FE48FB" w:rsidRPr="0013754E">
        <w:rPr>
          <w:rFonts w:ascii="Times New Roman" w:eastAsia="Times New Roman" w:hAnsi="Times New Roman" w:cs="Times New Roman"/>
          <w:sz w:val="24"/>
          <w:szCs w:val="24"/>
        </w:rPr>
        <w:t xml:space="preserve">to empirical data from the </w:t>
      </w:r>
      <w:r w:rsidR="00760250" w:rsidRPr="0013754E">
        <w:rPr>
          <w:rFonts w:ascii="Times New Roman" w:eastAsia="Times New Roman" w:hAnsi="Times New Roman" w:cs="Times New Roman"/>
          <w:sz w:val="24"/>
          <w:szCs w:val="24"/>
        </w:rPr>
        <w:t xml:space="preserve">endangered </w:t>
      </w:r>
      <w:r w:rsidR="00FE48FB" w:rsidRPr="0013754E">
        <w:rPr>
          <w:rFonts w:ascii="Times New Roman" w:eastAsia="Times New Roman" w:hAnsi="Times New Roman" w:cs="Times New Roman"/>
          <w:sz w:val="24"/>
          <w:szCs w:val="24"/>
        </w:rPr>
        <w:t>Northern tidewater goby</w:t>
      </w:r>
      <w:r w:rsidR="00760250" w:rsidRPr="0013754E">
        <w:rPr>
          <w:rFonts w:ascii="Times New Roman" w:eastAsia="Times New Roman" w:hAnsi="Times New Roman" w:cs="Times New Roman"/>
          <w:sz w:val="24"/>
          <w:szCs w:val="24"/>
        </w:rPr>
        <w:t xml:space="preserve">, our method provides a </w:t>
      </w:r>
      <w:r w:rsidR="00FE48FB" w:rsidRPr="0013754E">
        <w:rPr>
          <w:rFonts w:ascii="Times New Roman" w:eastAsia="Times New Roman" w:hAnsi="Times New Roman" w:cs="Times New Roman"/>
          <w:sz w:val="24"/>
          <w:szCs w:val="24"/>
        </w:rPr>
        <w:t xml:space="preserve">framework for </w:t>
      </w:r>
      <w:r w:rsidR="007755AA" w:rsidRPr="0013754E">
        <w:rPr>
          <w:rFonts w:ascii="Times New Roman" w:eastAsia="Times New Roman" w:hAnsi="Times New Roman" w:cs="Times New Roman"/>
          <w:sz w:val="24"/>
          <w:szCs w:val="24"/>
        </w:rPr>
        <w:t xml:space="preserve">detecting and pinpointing </w:t>
      </w:r>
      <w:r w:rsidR="00760250" w:rsidRPr="0013754E">
        <w:rPr>
          <w:rFonts w:ascii="Times New Roman" w:eastAsia="Times New Roman" w:hAnsi="Times New Roman" w:cs="Times New Roman"/>
          <w:sz w:val="24"/>
          <w:szCs w:val="24"/>
        </w:rPr>
        <w:t>exceptional temporal genetic change</w:t>
      </w:r>
      <w:r w:rsidR="005E5E52" w:rsidRPr="0013754E">
        <w:rPr>
          <w:rFonts w:ascii="Times New Roman" w:eastAsia="Times New Roman" w:hAnsi="Times New Roman" w:cs="Times New Roman"/>
          <w:sz w:val="24"/>
          <w:szCs w:val="24"/>
        </w:rPr>
        <w:t>s</w:t>
      </w:r>
      <w:r w:rsidR="00760250" w:rsidRPr="0013754E">
        <w:rPr>
          <w:rFonts w:ascii="Times New Roman" w:eastAsia="Times New Roman" w:hAnsi="Times New Roman" w:cs="Times New Roman"/>
          <w:sz w:val="24"/>
          <w:szCs w:val="24"/>
        </w:rPr>
        <w:t xml:space="preserve">. Our approach to detect temporal genetic differentiation does not require extensive genomic information and can </w:t>
      </w:r>
      <w:r w:rsidR="00FE48FB" w:rsidRPr="0013754E">
        <w:rPr>
          <w:rFonts w:ascii="Times New Roman" w:eastAsia="Times New Roman" w:hAnsi="Times New Roman" w:cs="Times New Roman"/>
          <w:sz w:val="24"/>
          <w:szCs w:val="24"/>
        </w:rPr>
        <w:t xml:space="preserve">therefore </w:t>
      </w:r>
      <w:r w:rsidR="00760250" w:rsidRPr="0013754E">
        <w:rPr>
          <w:rFonts w:ascii="Times New Roman" w:eastAsia="Times New Roman" w:hAnsi="Times New Roman" w:cs="Times New Roman"/>
          <w:sz w:val="24"/>
          <w:szCs w:val="24"/>
        </w:rPr>
        <w:t>be used to explore the temporal dynamics of genetic diversity changes using relatively small genetic datasets (e.g.</w:t>
      </w:r>
      <w:r w:rsidR="00FE48FB"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hundreds of SNPs). </w:t>
      </w:r>
      <w:r w:rsidR="00FE48FB" w:rsidRPr="0013754E">
        <w:rPr>
          <w:rFonts w:ascii="Times New Roman" w:eastAsia="Times New Roman" w:hAnsi="Times New Roman" w:cs="Times New Roman"/>
          <w:sz w:val="24"/>
          <w:szCs w:val="24"/>
        </w:rPr>
        <w:t>We believe that the TGI approach is</w:t>
      </w:r>
      <w:r w:rsidR="00760250" w:rsidRPr="0013754E">
        <w:rPr>
          <w:rFonts w:ascii="Times New Roman" w:eastAsia="Times New Roman" w:hAnsi="Times New Roman" w:cs="Times New Roman"/>
          <w:sz w:val="24"/>
          <w:szCs w:val="24"/>
        </w:rPr>
        <w:t xml:space="preserve"> </w:t>
      </w:r>
      <w:r w:rsidR="00FE48FB" w:rsidRPr="0013754E">
        <w:rPr>
          <w:rFonts w:ascii="Times New Roman" w:eastAsia="Times New Roman" w:hAnsi="Times New Roman" w:cs="Times New Roman"/>
          <w:sz w:val="24"/>
          <w:szCs w:val="24"/>
        </w:rPr>
        <w:t xml:space="preserve">a promising </w:t>
      </w:r>
      <w:r w:rsidR="00760250" w:rsidRPr="0013754E">
        <w:rPr>
          <w:rFonts w:ascii="Times New Roman" w:eastAsia="Times New Roman" w:hAnsi="Times New Roman" w:cs="Times New Roman"/>
          <w:sz w:val="24"/>
          <w:szCs w:val="24"/>
        </w:rPr>
        <w:t>to</w:t>
      </w:r>
      <w:r w:rsidR="00FE48FB" w:rsidRPr="0013754E">
        <w:rPr>
          <w:rFonts w:ascii="Times New Roman" w:eastAsia="Times New Roman" w:hAnsi="Times New Roman" w:cs="Times New Roman"/>
          <w:sz w:val="24"/>
          <w:szCs w:val="24"/>
        </w:rPr>
        <w:t>ol</w:t>
      </w:r>
      <w:r w:rsidR="00760250" w:rsidRPr="0013754E">
        <w:rPr>
          <w:rFonts w:ascii="Times New Roman" w:eastAsia="Times New Roman" w:hAnsi="Times New Roman" w:cs="Times New Roman"/>
          <w:sz w:val="24"/>
          <w:szCs w:val="24"/>
        </w:rPr>
        <w:t xml:space="preserve"> </w:t>
      </w:r>
      <w:r w:rsidR="00FE48FB" w:rsidRPr="0013754E">
        <w:rPr>
          <w:rFonts w:ascii="Times New Roman" w:eastAsia="Times New Roman" w:hAnsi="Times New Roman" w:cs="Times New Roman"/>
          <w:sz w:val="24"/>
          <w:szCs w:val="24"/>
        </w:rPr>
        <w:t xml:space="preserve">for the </w:t>
      </w:r>
      <w:r w:rsidR="00760250" w:rsidRPr="0013754E">
        <w:rPr>
          <w:rFonts w:ascii="Times New Roman" w:eastAsia="Times New Roman" w:hAnsi="Times New Roman" w:cs="Times New Roman"/>
          <w:sz w:val="24"/>
          <w:szCs w:val="24"/>
        </w:rPr>
        <w:t>spatiotemporal analysis of wild, non-model organisms for which extensive genomic resources are yet to be developed.</w:t>
      </w:r>
    </w:p>
    <w:p w14:paraId="23E0F82A" w14:textId="77777777" w:rsidR="001E62F8" w:rsidRPr="0013754E" w:rsidRDefault="001E62F8" w:rsidP="003C632F">
      <w:pPr>
        <w:spacing w:after="0" w:line="480" w:lineRule="auto"/>
        <w:ind w:firstLine="720"/>
        <w:rPr>
          <w:rFonts w:ascii="Times New Roman" w:eastAsia="Times New Roman" w:hAnsi="Times New Roman" w:cs="Times New Roman"/>
          <w:sz w:val="24"/>
          <w:szCs w:val="24"/>
        </w:rPr>
      </w:pPr>
    </w:p>
    <w:p w14:paraId="4BA6E7E4" w14:textId="77777777" w:rsidR="00E60FBF" w:rsidRPr="0013754E" w:rsidRDefault="00E60FBF" w:rsidP="00E60FBF">
      <w:pPr>
        <w:spacing w:before="240" w:after="240" w:line="276" w:lineRule="auto"/>
        <w:rPr>
          <w:rFonts w:ascii="Times New Roman" w:hAnsi="Times New Roman" w:cs="Times New Roman"/>
          <w:b/>
          <w:sz w:val="24"/>
          <w:szCs w:val="24"/>
        </w:rPr>
      </w:pPr>
      <w:r w:rsidRPr="0013754E">
        <w:rPr>
          <w:rFonts w:ascii="Times New Roman" w:hAnsi="Times New Roman" w:cs="Times New Roman"/>
          <w:b/>
          <w:sz w:val="24"/>
          <w:szCs w:val="24"/>
        </w:rPr>
        <w:t>ACKNOWLEDGEMENTS</w:t>
      </w:r>
    </w:p>
    <w:p w14:paraId="5D1AE553" w14:textId="77574D73" w:rsidR="00E60FBF" w:rsidRPr="0013754E" w:rsidRDefault="00E60FBF" w:rsidP="00E60FBF">
      <w:pPr>
        <w:spacing w:before="240" w:after="240" w:line="276" w:lineRule="auto"/>
        <w:rPr>
          <w:rFonts w:ascii="Times New Roman" w:hAnsi="Times New Roman" w:cs="Times New Roman"/>
          <w:sz w:val="24"/>
          <w:szCs w:val="24"/>
        </w:rPr>
      </w:pPr>
      <w:r w:rsidRPr="0013754E">
        <w:rPr>
          <w:rFonts w:ascii="Times New Roman" w:hAnsi="Times New Roman" w:cs="Times New Roman"/>
          <w:sz w:val="24"/>
          <w:szCs w:val="24"/>
        </w:rPr>
        <w:t xml:space="preserve">This research was supported by a grant to PMAJ and the TRIA Network from the Natural Sciences and Engineering Research Council of Canada (grant no. NET GP 434810-12), with contributions from Alberta Agriculture and Forestry, </w:t>
      </w:r>
      <w:proofErr w:type="spellStart"/>
      <w:r w:rsidRPr="0013754E">
        <w:rPr>
          <w:rFonts w:ascii="Times New Roman" w:hAnsi="Times New Roman" w:cs="Times New Roman"/>
          <w:sz w:val="24"/>
          <w:szCs w:val="24"/>
        </w:rPr>
        <w:t>fRI</w:t>
      </w:r>
      <w:proofErr w:type="spellEnd"/>
      <w:r w:rsidRPr="0013754E">
        <w:rPr>
          <w:rFonts w:ascii="Times New Roman" w:hAnsi="Times New Roman" w:cs="Times New Roman"/>
          <w:sz w:val="24"/>
          <w:szCs w:val="24"/>
        </w:rPr>
        <w:t xml:space="preserve"> Research, Manitoba Conservation and Water Stewardship, Canadian Forest Service (Natural Resources Canada), Northwest Territories Environment and Natural Resources, Ontario Ministry of Natural Resources and Forestry, Saskatchewan Ministry of Environment, West Fraser, and Weyerhaeuser. </w:t>
      </w:r>
      <w:r w:rsidR="007E58D0" w:rsidRPr="0013754E">
        <w:rPr>
          <w:rFonts w:ascii="Times New Roman" w:hAnsi="Times New Roman" w:cs="Times New Roman"/>
          <w:sz w:val="24"/>
          <w:szCs w:val="24"/>
        </w:rPr>
        <w:t xml:space="preserve">This research was also supported by a Discovery Grant to PMAJ. </w:t>
      </w:r>
      <w:r w:rsidRPr="0013754E">
        <w:rPr>
          <w:rFonts w:ascii="Times New Roman" w:hAnsi="Times New Roman" w:cs="Times New Roman"/>
          <w:sz w:val="24"/>
          <w:szCs w:val="24"/>
        </w:rPr>
        <w:t>JW was also supported by a scholarship from the Forest Complexity Modelling (FCM) NSERC CREATE. Computations were made on the supercomputer CEDAR managed by Compute Canada (</w:t>
      </w:r>
      <w:hyperlink r:id="rId9" w:history="1">
        <w:r w:rsidRPr="0013754E">
          <w:rPr>
            <w:rStyle w:val="Hyperlink"/>
            <w:rFonts w:ascii="Times New Roman" w:hAnsi="Times New Roman" w:cs="Times New Roman"/>
            <w:sz w:val="24"/>
            <w:szCs w:val="24"/>
          </w:rPr>
          <w:t>www.computecanada.ca</w:t>
        </w:r>
      </w:hyperlink>
      <w:r w:rsidRPr="0013754E">
        <w:rPr>
          <w:rFonts w:ascii="Times New Roman" w:hAnsi="Times New Roman" w:cs="Times New Roman"/>
          <w:sz w:val="24"/>
          <w:szCs w:val="24"/>
        </w:rPr>
        <w:t xml:space="preserve">). </w:t>
      </w:r>
      <w:r w:rsidR="005E5E52" w:rsidRPr="0013754E">
        <w:rPr>
          <w:rFonts w:ascii="Times New Roman" w:hAnsi="Times New Roman" w:cs="Times New Roman"/>
          <w:sz w:val="24"/>
          <w:szCs w:val="24"/>
        </w:rPr>
        <w:t>W</w:t>
      </w:r>
      <w:r w:rsidRPr="0013754E">
        <w:rPr>
          <w:rFonts w:ascii="Times New Roman" w:hAnsi="Times New Roman" w:cs="Times New Roman"/>
          <w:sz w:val="24"/>
          <w:szCs w:val="24"/>
        </w:rPr>
        <w:t xml:space="preserve">e thank Jeremy </w:t>
      </w:r>
      <w:proofErr w:type="spellStart"/>
      <w:r w:rsidRPr="0013754E">
        <w:rPr>
          <w:rFonts w:ascii="Times New Roman" w:hAnsi="Times New Roman" w:cs="Times New Roman"/>
          <w:sz w:val="24"/>
          <w:szCs w:val="24"/>
        </w:rPr>
        <w:t>Larroque</w:t>
      </w:r>
      <w:proofErr w:type="spellEnd"/>
      <w:r w:rsidRPr="0013754E">
        <w:rPr>
          <w:rFonts w:ascii="Times New Roman" w:hAnsi="Times New Roman" w:cs="Times New Roman"/>
          <w:sz w:val="24"/>
          <w:szCs w:val="24"/>
        </w:rPr>
        <w:t xml:space="preserve">, </w:t>
      </w:r>
      <w:proofErr w:type="spellStart"/>
      <w:r w:rsidRPr="0013754E">
        <w:rPr>
          <w:rFonts w:ascii="Times New Roman" w:hAnsi="Times New Roman" w:cs="Times New Roman"/>
          <w:sz w:val="24"/>
          <w:szCs w:val="24"/>
        </w:rPr>
        <w:t>Hinatea</w:t>
      </w:r>
      <w:proofErr w:type="spellEnd"/>
      <w:r w:rsidRPr="0013754E">
        <w:rPr>
          <w:rFonts w:ascii="Times New Roman" w:hAnsi="Times New Roman" w:cs="Times New Roman"/>
          <w:sz w:val="24"/>
          <w:szCs w:val="24"/>
        </w:rPr>
        <w:t xml:space="preserve"> </w:t>
      </w:r>
      <w:proofErr w:type="spellStart"/>
      <w:r w:rsidRPr="0013754E">
        <w:rPr>
          <w:rFonts w:ascii="Times New Roman" w:hAnsi="Times New Roman" w:cs="Times New Roman"/>
          <w:sz w:val="24"/>
          <w:szCs w:val="24"/>
        </w:rPr>
        <w:t>Ariey</w:t>
      </w:r>
      <w:proofErr w:type="spellEnd"/>
      <w:r w:rsidRPr="0013754E">
        <w:rPr>
          <w:rFonts w:ascii="Times New Roman" w:hAnsi="Times New Roman" w:cs="Times New Roman"/>
          <w:sz w:val="24"/>
          <w:szCs w:val="24"/>
        </w:rPr>
        <w:t xml:space="preserve"> and Charlotte Van </w:t>
      </w:r>
      <w:proofErr w:type="spellStart"/>
      <w:r w:rsidRPr="0013754E">
        <w:rPr>
          <w:rFonts w:ascii="Times New Roman" w:hAnsi="Times New Roman" w:cs="Times New Roman"/>
          <w:sz w:val="24"/>
          <w:szCs w:val="24"/>
        </w:rPr>
        <w:t>Engeland</w:t>
      </w:r>
      <w:proofErr w:type="spellEnd"/>
      <w:r w:rsidRPr="0013754E">
        <w:rPr>
          <w:rFonts w:ascii="Times New Roman" w:hAnsi="Times New Roman" w:cs="Times New Roman"/>
          <w:sz w:val="24"/>
          <w:szCs w:val="24"/>
        </w:rPr>
        <w:t xml:space="preserve"> for their comments on an earlier version of the manuscript.</w:t>
      </w:r>
    </w:p>
    <w:p w14:paraId="2FC90A86" w14:textId="069013D6" w:rsidR="00B46C5C" w:rsidRPr="0013754E" w:rsidRDefault="00B46C5C" w:rsidP="00E60FBF">
      <w:pPr>
        <w:spacing w:before="240" w:after="240" w:line="276" w:lineRule="auto"/>
        <w:rPr>
          <w:rFonts w:ascii="Times New Roman" w:hAnsi="Times New Roman" w:cs="Times New Roman"/>
          <w:sz w:val="24"/>
          <w:szCs w:val="24"/>
        </w:rPr>
      </w:pPr>
    </w:p>
    <w:p w14:paraId="56AFDE44" w14:textId="77777777" w:rsidR="00B46C5C" w:rsidRPr="0013754E" w:rsidRDefault="00B46C5C" w:rsidP="00B46C5C">
      <w:pPr>
        <w:spacing w:before="240" w:after="240" w:line="276" w:lineRule="auto"/>
        <w:rPr>
          <w:rFonts w:ascii="Times New Roman" w:hAnsi="Times New Roman" w:cs="Times New Roman"/>
          <w:b/>
          <w:sz w:val="24"/>
          <w:szCs w:val="24"/>
        </w:rPr>
      </w:pPr>
      <w:r w:rsidRPr="0013754E">
        <w:rPr>
          <w:rFonts w:ascii="Times New Roman" w:hAnsi="Times New Roman" w:cs="Times New Roman"/>
          <w:b/>
          <w:sz w:val="24"/>
          <w:szCs w:val="24"/>
        </w:rPr>
        <w:t>DATA ACCESSIBILITY</w:t>
      </w:r>
    </w:p>
    <w:p w14:paraId="33EEB32A" w14:textId="77777777" w:rsidR="00B46C5C" w:rsidRPr="0013754E" w:rsidRDefault="00B46C5C" w:rsidP="00B46C5C">
      <w:pPr>
        <w:spacing w:before="240" w:after="240" w:line="276" w:lineRule="auto"/>
        <w:rPr>
          <w:rFonts w:ascii="Times New Roman" w:hAnsi="Times New Roman" w:cs="Times New Roman"/>
          <w:sz w:val="24"/>
          <w:szCs w:val="24"/>
        </w:rPr>
      </w:pPr>
      <w:r w:rsidRPr="0013754E">
        <w:rPr>
          <w:rFonts w:ascii="Times New Roman" w:hAnsi="Times New Roman" w:cs="Times New Roman"/>
          <w:sz w:val="24"/>
          <w:szCs w:val="24"/>
        </w:rPr>
        <w:t xml:space="preserve">All simulation data used for this paper will be deposited online upon acceptance. Functions used to analyze the simulations will be available on a public repository on </w:t>
      </w:r>
      <w:r w:rsidRPr="0013754E">
        <w:rPr>
          <w:rFonts w:ascii="Times New Roman" w:hAnsi="Times New Roman" w:cs="Times New Roman"/>
          <w:i/>
          <w:sz w:val="24"/>
          <w:szCs w:val="24"/>
        </w:rPr>
        <w:t>GitHub</w:t>
      </w:r>
      <w:r w:rsidRPr="0013754E">
        <w:rPr>
          <w:rFonts w:ascii="Times New Roman" w:hAnsi="Times New Roman" w:cs="Times New Roman"/>
          <w:sz w:val="24"/>
          <w:szCs w:val="24"/>
        </w:rPr>
        <w:t>.</w:t>
      </w:r>
      <w:r w:rsidRPr="0013754E">
        <w:rPr>
          <w:rFonts w:ascii="Times New Roman" w:hAnsi="Times New Roman" w:cs="Times New Roman"/>
          <w:i/>
          <w:sz w:val="24"/>
          <w:szCs w:val="24"/>
        </w:rPr>
        <w:t xml:space="preserve"> </w:t>
      </w:r>
      <w:r w:rsidRPr="0013754E">
        <w:rPr>
          <w:rFonts w:ascii="Times New Roman" w:hAnsi="Times New Roman" w:cs="Times New Roman"/>
          <w:sz w:val="24"/>
          <w:szCs w:val="24"/>
        </w:rPr>
        <w:t>TGI, the function that would be most useful to potential users of our approach, will continue to be maintained and developed and may be contributed to a CRAN package in the near future.</w:t>
      </w:r>
    </w:p>
    <w:p w14:paraId="675C31A4" w14:textId="77777777" w:rsidR="00B46C5C" w:rsidRPr="0013754E" w:rsidRDefault="00B46C5C" w:rsidP="00B46C5C">
      <w:pPr>
        <w:spacing w:before="240" w:after="240" w:line="276" w:lineRule="auto"/>
        <w:rPr>
          <w:rFonts w:ascii="Times New Roman" w:hAnsi="Times New Roman" w:cs="Times New Roman"/>
          <w:sz w:val="24"/>
          <w:szCs w:val="24"/>
        </w:rPr>
      </w:pPr>
    </w:p>
    <w:p w14:paraId="56E9432F" w14:textId="77777777" w:rsidR="00B46C5C" w:rsidRPr="0013754E" w:rsidRDefault="00B46C5C" w:rsidP="00B46C5C">
      <w:pPr>
        <w:spacing w:before="240" w:after="240" w:line="276" w:lineRule="auto"/>
        <w:rPr>
          <w:rFonts w:ascii="Times New Roman" w:hAnsi="Times New Roman" w:cs="Times New Roman"/>
          <w:b/>
          <w:sz w:val="24"/>
          <w:szCs w:val="24"/>
        </w:rPr>
      </w:pPr>
      <w:r w:rsidRPr="0013754E">
        <w:rPr>
          <w:rFonts w:ascii="Times New Roman" w:hAnsi="Times New Roman" w:cs="Times New Roman"/>
          <w:b/>
          <w:sz w:val="24"/>
          <w:szCs w:val="24"/>
        </w:rPr>
        <w:t>AUTHOR CONTRIBUTIONS</w:t>
      </w:r>
    </w:p>
    <w:p w14:paraId="4DC33D69" w14:textId="77777777" w:rsidR="00B46C5C" w:rsidRPr="0013754E" w:rsidRDefault="00B46C5C" w:rsidP="00B46C5C">
      <w:pPr>
        <w:spacing w:before="240" w:after="240" w:line="276" w:lineRule="auto"/>
        <w:rPr>
          <w:rFonts w:ascii="Times New Roman" w:hAnsi="Times New Roman" w:cs="Times New Roman"/>
          <w:sz w:val="24"/>
          <w:szCs w:val="24"/>
        </w:rPr>
      </w:pPr>
      <w:r w:rsidRPr="0013754E">
        <w:rPr>
          <w:rFonts w:ascii="Times New Roman" w:hAnsi="Times New Roman" w:cs="Times New Roman"/>
          <w:sz w:val="24"/>
          <w:szCs w:val="24"/>
        </w:rPr>
        <w:t>J.W. designed the study, created the simulation inputs, ran the simulations, transformed the TBI function to TGI, and performed the analyses. P.L. and P.M.A.J. provided advice on the study design, analysis, and the visualization. J.W., P.L. and P.M.A.J. wrote the paper.</w:t>
      </w:r>
    </w:p>
    <w:p w14:paraId="23767EA4" w14:textId="13178C0C" w:rsidR="00182E94" w:rsidRPr="0013754E" w:rsidRDefault="00182E94" w:rsidP="009C6F01">
      <w:pPr>
        <w:spacing w:after="0" w:line="480" w:lineRule="auto"/>
        <w:rPr>
          <w:rFonts w:ascii="Times New Roman" w:eastAsia="Times New Roman" w:hAnsi="Times New Roman" w:cs="Times New Roman"/>
          <w:b/>
          <w:sz w:val="24"/>
          <w:szCs w:val="24"/>
        </w:rPr>
      </w:pPr>
    </w:p>
    <w:p w14:paraId="6A1E109A" w14:textId="69C41C17" w:rsidR="001E62F8" w:rsidRPr="0013754E" w:rsidRDefault="008D3C82" w:rsidP="009C6F01">
      <w:pPr>
        <w:spacing w:after="0" w:line="480" w:lineRule="auto"/>
        <w:rPr>
          <w:rFonts w:ascii="Times New Roman" w:eastAsia="Times New Roman" w:hAnsi="Times New Roman" w:cs="Times New Roman"/>
          <w:b/>
          <w:sz w:val="24"/>
          <w:szCs w:val="24"/>
        </w:rPr>
      </w:pPr>
      <w:r w:rsidRPr="0013754E">
        <w:rPr>
          <w:rFonts w:ascii="Times New Roman" w:eastAsia="Times New Roman" w:hAnsi="Times New Roman" w:cs="Times New Roman"/>
          <w:b/>
          <w:sz w:val="24"/>
          <w:szCs w:val="24"/>
        </w:rPr>
        <w:t>REFERENCES</w:t>
      </w:r>
    </w:p>
    <w:p w14:paraId="6F19C348" w14:textId="140F2533" w:rsidR="001E62F8" w:rsidRPr="0013754E" w:rsidRDefault="001E62F8" w:rsidP="008D3C82">
      <w:pPr>
        <w:spacing w:after="0" w:line="480" w:lineRule="auto"/>
        <w:rPr>
          <w:rFonts w:ascii="Times New Roman" w:eastAsia="Times New Roman" w:hAnsi="Times New Roman" w:cs="Times New Roman"/>
          <w:sz w:val="24"/>
          <w:szCs w:val="24"/>
        </w:rPr>
      </w:pPr>
    </w:p>
    <w:p w14:paraId="49F2A688" w14:textId="770C4EF3" w:rsidR="00B30BDC" w:rsidRPr="00B30BDC" w:rsidRDefault="008D3C82"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13754E">
        <w:rPr>
          <w:rFonts w:ascii="Times New Roman" w:eastAsia="Times New Roman" w:hAnsi="Times New Roman" w:cs="Times New Roman"/>
          <w:sz w:val="24"/>
          <w:szCs w:val="24"/>
        </w:rPr>
        <w:fldChar w:fldCharType="begin" w:fldLock="1"/>
      </w:r>
      <w:r w:rsidRPr="0013754E">
        <w:rPr>
          <w:rFonts w:ascii="Times New Roman" w:eastAsia="Times New Roman" w:hAnsi="Times New Roman" w:cs="Times New Roman"/>
          <w:sz w:val="24"/>
          <w:szCs w:val="24"/>
        </w:rPr>
        <w:instrText xml:space="preserve">ADDIN Mendeley Bibliography CSL_BIBLIOGRAPHY </w:instrText>
      </w:r>
      <w:r w:rsidRPr="0013754E">
        <w:rPr>
          <w:rFonts w:ascii="Times New Roman" w:eastAsia="Times New Roman" w:hAnsi="Times New Roman" w:cs="Times New Roman"/>
          <w:sz w:val="24"/>
          <w:szCs w:val="24"/>
        </w:rPr>
        <w:fldChar w:fldCharType="separate"/>
      </w:r>
      <w:r w:rsidR="00B30BDC" w:rsidRPr="00B30BDC">
        <w:rPr>
          <w:rFonts w:ascii="Times New Roman" w:hAnsi="Times New Roman" w:cs="Times New Roman"/>
          <w:noProof/>
          <w:sz w:val="24"/>
          <w:szCs w:val="24"/>
        </w:rPr>
        <w:t xml:space="preserve">Aeschbacher, S., Selby, J. P., Willis, J. H., &amp; Coop, G. M. (2016). </w:t>
      </w:r>
      <w:r w:rsidR="00B30BDC" w:rsidRPr="00B30BDC">
        <w:rPr>
          <w:rFonts w:ascii="Times New Roman" w:hAnsi="Times New Roman" w:cs="Times New Roman"/>
          <w:i/>
          <w:iCs/>
          <w:noProof/>
          <w:sz w:val="24"/>
          <w:szCs w:val="24"/>
        </w:rPr>
        <w:t>Population-genomic inference of the strength and timing of selection against gene flow</w:t>
      </w:r>
      <w:r w:rsidR="00B30BDC" w:rsidRPr="00B30BDC">
        <w:rPr>
          <w:rFonts w:ascii="Times New Roman" w:hAnsi="Times New Roman" w:cs="Times New Roman"/>
          <w:noProof/>
          <w:sz w:val="24"/>
          <w:szCs w:val="24"/>
        </w:rPr>
        <w:t>. (18), 1–6. doi: 10.1101/072736</w:t>
      </w:r>
    </w:p>
    <w:p w14:paraId="7CEB8785"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Agapow, P. M., &amp; Burt, A. (2001). Indices of multilocus linkage disequilibrium. </w:t>
      </w:r>
      <w:r w:rsidRPr="00B30BDC">
        <w:rPr>
          <w:rFonts w:ascii="Times New Roman" w:hAnsi="Times New Roman" w:cs="Times New Roman"/>
          <w:i/>
          <w:iCs/>
          <w:noProof/>
          <w:sz w:val="24"/>
          <w:szCs w:val="24"/>
        </w:rPr>
        <w:t>Molecular Ecology Notes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w:t>
      </w:r>
      <w:r w:rsidRPr="00B30BDC">
        <w:rPr>
          <w:rFonts w:ascii="Times New Roman" w:hAnsi="Times New Roman" w:cs="Times New Roman"/>
          <w:noProof/>
          <w:sz w:val="24"/>
          <w:szCs w:val="24"/>
        </w:rPr>
        <w:t>(1–2), 101–102. doi: 10.1046/j.1471-8278.2000.00014.x</w:t>
      </w:r>
    </w:p>
    <w:p w14:paraId="72BAEA88"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Albrechtsen, A., Nielsen, F. C., &amp; Nielsen, R. (2010). Ascertainment biases in SNP chips affect measures of population divergence. </w:t>
      </w:r>
      <w:r w:rsidRPr="00B30BDC">
        <w:rPr>
          <w:rFonts w:ascii="Times New Roman" w:hAnsi="Times New Roman" w:cs="Times New Roman"/>
          <w:i/>
          <w:iCs/>
          <w:noProof/>
          <w:sz w:val="24"/>
          <w:szCs w:val="24"/>
        </w:rPr>
        <w:t>Molecular Biology and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27</w:t>
      </w:r>
      <w:r w:rsidRPr="00B30BDC">
        <w:rPr>
          <w:rFonts w:ascii="Times New Roman" w:hAnsi="Times New Roman" w:cs="Times New Roman"/>
          <w:noProof/>
          <w:sz w:val="24"/>
          <w:szCs w:val="24"/>
        </w:rPr>
        <w:t>(11), 2534–2547. doi: 10.1093/molbev/msq148</w:t>
      </w:r>
    </w:p>
    <w:p w14:paraId="07C44EEF"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Allendorf, F. W., Hohenlohe, P. A., &amp; Luikart, G. (2010). Genomics and the future of conservation genetics. </w:t>
      </w:r>
      <w:r w:rsidRPr="00B30BDC">
        <w:rPr>
          <w:rFonts w:ascii="Times New Roman" w:hAnsi="Times New Roman" w:cs="Times New Roman"/>
          <w:i/>
          <w:iCs/>
          <w:noProof/>
          <w:sz w:val="24"/>
          <w:szCs w:val="24"/>
        </w:rPr>
        <w:t>Nature Reviews. 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11</w:t>
      </w:r>
      <w:r w:rsidRPr="00B30BDC">
        <w:rPr>
          <w:rFonts w:ascii="Times New Roman" w:hAnsi="Times New Roman" w:cs="Times New Roman"/>
          <w:noProof/>
          <w:sz w:val="24"/>
          <w:szCs w:val="24"/>
        </w:rPr>
        <w:t>(10), 697–709. doi: 10.1038/nrg2844</w:t>
      </w:r>
    </w:p>
    <w:p w14:paraId="1114CD1E"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Allio, R., Donega, S., Galtier, N., &amp; Nabholz, B. (2017). Large variation in the ratio of mitochondrial to nuclear mutation rate across animals: Implications for genetic diversity and the use of mitochondrial DNA as a molecular marker. </w:t>
      </w:r>
      <w:r w:rsidRPr="00B30BDC">
        <w:rPr>
          <w:rFonts w:ascii="Times New Roman" w:hAnsi="Times New Roman" w:cs="Times New Roman"/>
          <w:i/>
          <w:iCs/>
          <w:noProof/>
          <w:sz w:val="24"/>
          <w:szCs w:val="24"/>
        </w:rPr>
        <w:t>Molecular Biology and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34</w:t>
      </w:r>
      <w:r w:rsidRPr="00B30BDC">
        <w:rPr>
          <w:rFonts w:ascii="Times New Roman" w:hAnsi="Times New Roman" w:cs="Times New Roman"/>
          <w:noProof/>
          <w:sz w:val="24"/>
          <w:szCs w:val="24"/>
        </w:rPr>
        <w:t>(11), 2762–2772. doi: 10.1093/molbev/msx197</w:t>
      </w:r>
    </w:p>
    <w:p w14:paraId="660DA467"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Apodaca, J. J., Trexler, J. C., Jue, N. K., Schrader, M., &amp; Travis, J. (2013). Large-scale natural disturbance alters genetic population structure of the sailfin molly, poecilia latipinna. </w:t>
      </w:r>
      <w:r w:rsidRPr="00B30BDC">
        <w:rPr>
          <w:rFonts w:ascii="Times New Roman" w:hAnsi="Times New Roman" w:cs="Times New Roman"/>
          <w:i/>
          <w:iCs/>
          <w:noProof/>
          <w:sz w:val="24"/>
          <w:szCs w:val="24"/>
        </w:rPr>
        <w:t>American Naturalist</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181</w:t>
      </w:r>
      <w:r w:rsidRPr="00B30BDC">
        <w:rPr>
          <w:rFonts w:ascii="Times New Roman" w:hAnsi="Times New Roman" w:cs="Times New Roman"/>
          <w:noProof/>
          <w:sz w:val="24"/>
          <w:szCs w:val="24"/>
        </w:rPr>
        <w:t>(2), 254–263. doi: 10.1086/668831</w:t>
      </w:r>
    </w:p>
    <w:p w14:paraId="3468FF93"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Banks, S. C., Cary, G. J., Smith, A. L., Davies, I. D., Driscoll, D. A., Gill, A. M., … Peakall, R. </w:t>
      </w:r>
      <w:r w:rsidRPr="00B30BDC">
        <w:rPr>
          <w:rFonts w:ascii="Times New Roman" w:hAnsi="Times New Roman" w:cs="Times New Roman"/>
          <w:noProof/>
          <w:sz w:val="24"/>
          <w:szCs w:val="24"/>
        </w:rPr>
        <w:lastRenderedPageBreak/>
        <w:t xml:space="preserve">(2013). How does ecological disturbance influence genetic diversity ? </w:t>
      </w:r>
      <w:r w:rsidRPr="00B30BDC">
        <w:rPr>
          <w:rFonts w:ascii="Times New Roman" w:hAnsi="Times New Roman" w:cs="Times New Roman"/>
          <w:i/>
          <w:iCs/>
          <w:noProof/>
          <w:sz w:val="24"/>
          <w:szCs w:val="24"/>
        </w:rPr>
        <w:t>Trends in Ecology &amp;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28</w:t>
      </w:r>
      <w:r w:rsidRPr="00B30BDC">
        <w:rPr>
          <w:rFonts w:ascii="Times New Roman" w:hAnsi="Times New Roman" w:cs="Times New Roman"/>
          <w:noProof/>
          <w:sz w:val="24"/>
          <w:szCs w:val="24"/>
        </w:rPr>
        <w:t>(11), 670–679. doi: 10.1016/j.tree.2013.08.005</w:t>
      </w:r>
    </w:p>
    <w:p w14:paraId="3B21836B"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Battey, C. J., Ralph, P. L., &amp; Kern, A. D. (2020). Space is the place: Effects of continuous spatial structure on analysis of population genetic data. </w:t>
      </w:r>
      <w:r w:rsidRPr="00B30BDC">
        <w:rPr>
          <w:rFonts w:ascii="Times New Roman" w:hAnsi="Times New Roman" w:cs="Times New Roman"/>
          <w:i/>
          <w:iCs/>
          <w:noProof/>
          <w:sz w:val="24"/>
          <w:szCs w:val="24"/>
        </w:rPr>
        <w:t>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215</w:t>
      </w:r>
      <w:r w:rsidRPr="00B30BDC">
        <w:rPr>
          <w:rFonts w:ascii="Times New Roman" w:hAnsi="Times New Roman" w:cs="Times New Roman"/>
          <w:noProof/>
          <w:sz w:val="24"/>
          <w:szCs w:val="24"/>
        </w:rPr>
        <w:t>(1), 193–214. doi: 10.1534/genetics.120.303143</w:t>
      </w:r>
    </w:p>
    <w:p w14:paraId="0FBB719F"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Bellard, C., Bertelsmeier, C., Leadley, P., Thuiller, W., &amp; Courchamp, F. (2012). Impacts of climate change on the future of biodiversity. </w:t>
      </w:r>
      <w:r w:rsidRPr="00B30BDC">
        <w:rPr>
          <w:rFonts w:ascii="Times New Roman" w:hAnsi="Times New Roman" w:cs="Times New Roman"/>
          <w:i/>
          <w:iCs/>
          <w:noProof/>
          <w:sz w:val="24"/>
          <w:szCs w:val="24"/>
        </w:rPr>
        <w:t>Ecology Letters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15</w:t>
      </w:r>
      <w:r w:rsidRPr="00B30BDC">
        <w:rPr>
          <w:rFonts w:ascii="Times New Roman" w:hAnsi="Times New Roman" w:cs="Times New Roman"/>
          <w:noProof/>
          <w:sz w:val="24"/>
          <w:szCs w:val="24"/>
        </w:rPr>
        <w:t>(4), 365–377. doi: 10.1111/j.1461-0248.2011.01736.x</w:t>
      </w:r>
    </w:p>
    <w:p w14:paraId="25029AC2"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Bennett, P. I., &amp; Stone, J. K. (2019). Environmental variables associated with Nothophaeocryptopus gaeumannii population structure and Swiss needle cast severity in Western Oregon and Washington. </w:t>
      </w:r>
      <w:r w:rsidRPr="00B30BDC">
        <w:rPr>
          <w:rFonts w:ascii="Times New Roman" w:hAnsi="Times New Roman" w:cs="Times New Roman"/>
          <w:i/>
          <w:iCs/>
          <w:noProof/>
          <w:sz w:val="24"/>
          <w:szCs w:val="24"/>
        </w:rPr>
        <w:t>Ecology and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9</w:t>
      </w:r>
      <w:r w:rsidRPr="00B30BDC">
        <w:rPr>
          <w:rFonts w:ascii="Times New Roman" w:hAnsi="Times New Roman" w:cs="Times New Roman"/>
          <w:noProof/>
          <w:sz w:val="24"/>
          <w:szCs w:val="24"/>
        </w:rPr>
        <w:t>(19), 11379–11394. doi: 10.1002/ece3.5639</w:t>
      </w:r>
    </w:p>
    <w:p w14:paraId="6FF7CE94"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B30BDC">
        <w:rPr>
          <w:rFonts w:ascii="Times New Roman" w:hAnsi="Times New Roman" w:cs="Times New Roman"/>
          <w:i/>
          <w:iCs/>
          <w:noProof/>
          <w:sz w:val="24"/>
          <w:szCs w:val="24"/>
        </w:rPr>
        <w:t>Molecular Ecology</w:t>
      </w:r>
      <w:r w:rsidRPr="00B30BDC">
        <w:rPr>
          <w:rFonts w:ascii="Times New Roman" w:hAnsi="Times New Roman" w:cs="Times New Roman"/>
          <w:noProof/>
          <w:sz w:val="24"/>
          <w:szCs w:val="24"/>
        </w:rPr>
        <w:t>, (January), 3339–3357. doi: 10.1111/mec.15164</w:t>
      </w:r>
    </w:p>
    <w:p w14:paraId="10BCF642"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Bhatia, G., Patterson, N., Sankararaman, S., &amp; Price, A. L. (2013). Estimating and interpreting F. </w:t>
      </w:r>
      <w:r w:rsidRPr="00B30BDC">
        <w:rPr>
          <w:rFonts w:ascii="Times New Roman" w:hAnsi="Times New Roman" w:cs="Times New Roman"/>
          <w:i/>
          <w:iCs/>
          <w:noProof/>
          <w:sz w:val="24"/>
          <w:szCs w:val="24"/>
        </w:rPr>
        <w:t>Genome Research</w:t>
      </w:r>
      <w:r w:rsidRPr="00B30BDC">
        <w:rPr>
          <w:rFonts w:ascii="Times New Roman" w:hAnsi="Times New Roman" w:cs="Times New Roman"/>
          <w:noProof/>
          <w:sz w:val="24"/>
          <w:szCs w:val="24"/>
        </w:rPr>
        <w:t>, (2), 1–9. doi: 10.1101/gr.154831.113.23</w:t>
      </w:r>
    </w:p>
    <w:p w14:paraId="3C400A6F"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Bolnick, D. I., &amp; Nosil, P. (2007). Natural selection in populations subject to a migration load. </w:t>
      </w:r>
      <w:r w:rsidRPr="00B30BDC">
        <w:rPr>
          <w:rFonts w:ascii="Times New Roman" w:hAnsi="Times New Roman" w:cs="Times New Roman"/>
          <w:i/>
          <w:iCs/>
          <w:noProof/>
          <w:sz w:val="24"/>
          <w:szCs w:val="24"/>
        </w:rPr>
        <w:t>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61</w:t>
      </w:r>
      <w:r w:rsidRPr="00B30BDC">
        <w:rPr>
          <w:rFonts w:ascii="Times New Roman" w:hAnsi="Times New Roman" w:cs="Times New Roman"/>
          <w:noProof/>
          <w:sz w:val="24"/>
          <w:szCs w:val="24"/>
        </w:rPr>
        <w:t>(9), 2229–2243. doi: 10.1111/j.1558-5646.2007.00179.x</w:t>
      </w:r>
    </w:p>
    <w:p w14:paraId="7FDD1099"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Bradburd, G. S., &amp; Ralph, P. L. (2019). Spatial Population Genetics: It’s About Time. </w:t>
      </w:r>
      <w:r w:rsidRPr="00B30BDC">
        <w:rPr>
          <w:rFonts w:ascii="Times New Roman" w:hAnsi="Times New Roman" w:cs="Times New Roman"/>
          <w:i/>
          <w:iCs/>
          <w:noProof/>
          <w:sz w:val="24"/>
          <w:szCs w:val="24"/>
        </w:rPr>
        <w:t>Annual Review of Ecology, Evolution, and Systematics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50</w:t>
      </w:r>
      <w:r w:rsidRPr="00B30BDC">
        <w:rPr>
          <w:rFonts w:ascii="Times New Roman" w:hAnsi="Times New Roman" w:cs="Times New Roman"/>
          <w:noProof/>
          <w:sz w:val="24"/>
          <w:szCs w:val="24"/>
        </w:rPr>
        <w:t>(1), 427–449. doi: 10.1146/annurev-ecolsys-110316-022659</w:t>
      </w:r>
    </w:p>
    <w:p w14:paraId="5ED2BA56"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Buschbom, J., Yanbaev, Y., &amp; Degen, B. (2011). Efficient long-distance gene flow into an isolated relict oak stand. </w:t>
      </w:r>
      <w:r w:rsidRPr="00B30BDC">
        <w:rPr>
          <w:rFonts w:ascii="Times New Roman" w:hAnsi="Times New Roman" w:cs="Times New Roman"/>
          <w:i/>
          <w:iCs/>
          <w:noProof/>
          <w:sz w:val="24"/>
          <w:szCs w:val="24"/>
        </w:rPr>
        <w:t>Journal of Heredity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102</w:t>
      </w:r>
      <w:r w:rsidRPr="00B30BDC">
        <w:rPr>
          <w:rFonts w:ascii="Times New Roman" w:hAnsi="Times New Roman" w:cs="Times New Roman"/>
          <w:noProof/>
          <w:sz w:val="24"/>
          <w:szCs w:val="24"/>
        </w:rPr>
        <w:t>(4), 464–472. doi: 10.1093/jhered/esr023</w:t>
      </w:r>
    </w:p>
    <w:p w14:paraId="55435FB7"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Cayuela, H., Rougemont, Q., Prunier, J. G., Moore, J. S., Clobert, J., Besnard, A., &amp; Bernatchez, L. (2018). Demographic and genetic approaches to study dispersal in wild animal populations: A methodological review. </w:t>
      </w:r>
      <w:r w:rsidRPr="00B30BDC">
        <w:rPr>
          <w:rFonts w:ascii="Times New Roman" w:hAnsi="Times New Roman" w:cs="Times New Roman"/>
          <w:i/>
          <w:iCs/>
          <w:noProof/>
          <w:sz w:val="24"/>
          <w:szCs w:val="24"/>
        </w:rPr>
        <w:t>Molecular Ecology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27</w:t>
      </w:r>
      <w:r w:rsidRPr="00B30BDC">
        <w:rPr>
          <w:rFonts w:ascii="Times New Roman" w:hAnsi="Times New Roman" w:cs="Times New Roman"/>
          <w:noProof/>
          <w:sz w:val="24"/>
          <w:szCs w:val="24"/>
        </w:rPr>
        <w:t>(20), 3976–4010. doi: 10.1111/mec.14848</w:t>
      </w:r>
    </w:p>
    <w:p w14:paraId="14BBCD98"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Clark, A. G., Hubisz, M. J., Bustamante, C. D., Williamson, S. H., &amp; Nielsen, R. (2005). Ascertainment bias in studies of human genome-wide polymorphism. </w:t>
      </w:r>
      <w:r w:rsidRPr="00B30BDC">
        <w:rPr>
          <w:rFonts w:ascii="Times New Roman" w:hAnsi="Times New Roman" w:cs="Times New Roman"/>
          <w:i/>
          <w:iCs/>
          <w:noProof/>
          <w:sz w:val="24"/>
          <w:szCs w:val="24"/>
        </w:rPr>
        <w:t>Genome Research</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15</w:t>
      </w:r>
      <w:r w:rsidRPr="00B30BDC">
        <w:rPr>
          <w:rFonts w:ascii="Times New Roman" w:hAnsi="Times New Roman" w:cs="Times New Roman"/>
          <w:noProof/>
          <w:sz w:val="24"/>
          <w:szCs w:val="24"/>
        </w:rPr>
        <w:t>(11), 1496–1502. doi: 10.1101/gr.4107905</w:t>
      </w:r>
    </w:p>
    <w:p w14:paraId="03CAF918"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Díez-del-Molino, D., Sánchez-Barreiro, F., Barnes, I., Gilbert, M. T. P., &amp; Dalén, L. (2018). Quantifying Temporal Genomic Erosion in Endangered Species. </w:t>
      </w:r>
      <w:r w:rsidRPr="00B30BDC">
        <w:rPr>
          <w:rFonts w:ascii="Times New Roman" w:hAnsi="Times New Roman" w:cs="Times New Roman"/>
          <w:i/>
          <w:iCs/>
          <w:noProof/>
          <w:sz w:val="24"/>
          <w:szCs w:val="24"/>
        </w:rPr>
        <w:t>Trends in Ecology and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33</w:t>
      </w:r>
      <w:r w:rsidRPr="00B30BDC">
        <w:rPr>
          <w:rFonts w:ascii="Times New Roman" w:hAnsi="Times New Roman" w:cs="Times New Roman"/>
          <w:noProof/>
          <w:sz w:val="24"/>
          <w:szCs w:val="24"/>
        </w:rPr>
        <w:t>(3), 176–185. doi: 10.1016/j.tree.2017.12.002</w:t>
      </w:r>
    </w:p>
    <w:p w14:paraId="1CC2BC07"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Dirzo, R., Young, H. S., Galetti, M., Ceballos, G., Isaac, N. J. B., &amp; Collen, B. (2014). </w:t>
      </w:r>
      <w:r w:rsidRPr="00B30BDC">
        <w:rPr>
          <w:rFonts w:ascii="Times New Roman" w:hAnsi="Times New Roman" w:cs="Times New Roman"/>
          <w:noProof/>
          <w:sz w:val="24"/>
          <w:szCs w:val="24"/>
        </w:rPr>
        <w:lastRenderedPageBreak/>
        <w:t xml:space="preserve">Defaunation in the Anthropocene. </w:t>
      </w:r>
      <w:r w:rsidRPr="00B30BDC">
        <w:rPr>
          <w:rFonts w:ascii="Times New Roman" w:hAnsi="Times New Roman" w:cs="Times New Roman"/>
          <w:i/>
          <w:iCs/>
          <w:noProof/>
          <w:sz w:val="24"/>
          <w:szCs w:val="24"/>
        </w:rPr>
        <w:t>Science</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401</w:t>
      </w:r>
      <w:r w:rsidRPr="00B30BDC">
        <w:rPr>
          <w:rFonts w:ascii="Times New Roman" w:hAnsi="Times New Roman" w:cs="Times New Roman"/>
          <w:noProof/>
          <w:sz w:val="24"/>
          <w:szCs w:val="24"/>
        </w:rPr>
        <w:t>(6195), 401–406. doi: 10.1126/science.1251817</w:t>
      </w:r>
    </w:p>
    <w:p w14:paraId="75B415C2"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Draheim, H. M., Moore, J. A., Fortin, M.-J., &amp; Scribner, K. T. (2018). Beyond the snapshot: Landscape genetic analysis of time series data reveal responses of American black bears to landscape change. </w:t>
      </w:r>
      <w:r w:rsidRPr="00B30BDC">
        <w:rPr>
          <w:rFonts w:ascii="Times New Roman" w:hAnsi="Times New Roman" w:cs="Times New Roman"/>
          <w:i/>
          <w:iCs/>
          <w:noProof/>
          <w:sz w:val="24"/>
          <w:szCs w:val="24"/>
        </w:rPr>
        <w:t>Evolutionary Applications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11</w:t>
      </w:r>
      <w:r w:rsidRPr="00B30BDC">
        <w:rPr>
          <w:rFonts w:ascii="Times New Roman" w:hAnsi="Times New Roman" w:cs="Times New Roman"/>
          <w:noProof/>
          <w:sz w:val="24"/>
          <w:szCs w:val="24"/>
        </w:rPr>
        <w:t>(8), 1219–1230. doi: 10.1111/eva.12617</w:t>
      </w:r>
    </w:p>
    <w:p w14:paraId="18B39CAE"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Dray, S., Bauman, D., Blanchet, F. G., Borcard, D., Clappe, S., Guenard, G., … Wagner, H. H. (2019). </w:t>
      </w:r>
      <w:r w:rsidRPr="00B30BDC">
        <w:rPr>
          <w:rFonts w:ascii="Times New Roman" w:hAnsi="Times New Roman" w:cs="Times New Roman"/>
          <w:i/>
          <w:iCs/>
          <w:noProof/>
          <w:sz w:val="24"/>
          <w:szCs w:val="24"/>
        </w:rPr>
        <w:t>adespatial: multivariate multiscale spatial analysis.</w:t>
      </w:r>
      <w:r w:rsidRPr="00B30BDC">
        <w:rPr>
          <w:rFonts w:ascii="Times New Roman" w:hAnsi="Times New Roman" w:cs="Times New Roman"/>
          <w:noProof/>
          <w:sz w:val="24"/>
          <w:szCs w:val="24"/>
        </w:rPr>
        <w:t xml:space="preserve"> Retrieved from https://cran.r-project.org/package=adespatial</w:t>
      </w:r>
    </w:p>
    <w:p w14:paraId="3D8E7396"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Excoffier, L., Dupanloup, I., Huerta-Sánchez, E., Sousa, V. C., &amp; Foll, M. (2013). Robust Demographic Inference from Genomic and SNP Data. </w:t>
      </w:r>
      <w:r w:rsidRPr="00B30BDC">
        <w:rPr>
          <w:rFonts w:ascii="Times New Roman" w:hAnsi="Times New Roman" w:cs="Times New Roman"/>
          <w:i/>
          <w:iCs/>
          <w:noProof/>
          <w:sz w:val="24"/>
          <w:szCs w:val="24"/>
        </w:rPr>
        <w:t>PLoS 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9</w:t>
      </w:r>
      <w:r w:rsidRPr="00B30BDC">
        <w:rPr>
          <w:rFonts w:ascii="Times New Roman" w:hAnsi="Times New Roman" w:cs="Times New Roman"/>
          <w:noProof/>
          <w:sz w:val="24"/>
          <w:szCs w:val="24"/>
        </w:rPr>
        <w:t>(10). doi: 10.1371/journal.pgen.1003905</w:t>
      </w:r>
    </w:p>
    <w:p w14:paraId="1CF51A0F"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Fenderson, L. E., Kovach, A. I., &amp; Llamas, B. (2019). Spatiotemporal landscape genetics: Investigating ecology and evolution through space and time. </w:t>
      </w:r>
      <w:r w:rsidRPr="00B30BDC">
        <w:rPr>
          <w:rFonts w:ascii="Times New Roman" w:hAnsi="Times New Roman" w:cs="Times New Roman"/>
          <w:i/>
          <w:iCs/>
          <w:noProof/>
          <w:sz w:val="24"/>
          <w:szCs w:val="24"/>
        </w:rPr>
        <w:t>Molecular Ecology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29</w:t>
      </w:r>
      <w:r w:rsidRPr="00B30BDC">
        <w:rPr>
          <w:rFonts w:ascii="Times New Roman" w:hAnsi="Times New Roman" w:cs="Times New Roman"/>
          <w:noProof/>
          <w:sz w:val="24"/>
          <w:szCs w:val="24"/>
        </w:rPr>
        <w:t>(2), 218–246. doi: 10.1111/mec.15315</w:t>
      </w:r>
    </w:p>
    <w:p w14:paraId="01F57FC1"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Fisher, M. C., &amp; Garner, T. W. J. (2020). Chytrid fungi and global amphibian declines. </w:t>
      </w:r>
      <w:r w:rsidRPr="00B30BDC">
        <w:rPr>
          <w:rFonts w:ascii="Times New Roman" w:hAnsi="Times New Roman" w:cs="Times New Roman"/>
          <w:i/>
          <w:iCs/>
          <w:noProof/>
          <w:sz w:val="24"/>
          <w:szCs w:val="24"/>
        </w:rPr>
        <w:t>Nature Reviews Microbiology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18</w:t>
      </w:r>
      <w:r w:rsidRPr="00B30BDC">
        <w:rPr>
          <w:rFonts w:ascii="Times New Roman" w:hAnsi="Times New Roman" w:cs="Times New Roman"/>
          <w:noProof/>
          <w:sz w:val="24"/>
          <w:szCs w:val="24"/>
        </w:rPr>
        <w:t>(6), 332–343. doi: 10.1038/s41579-020-0335-x</w:t>
      </w:r>
    </w:p>
    <w:p w14:paraId="4232BB79"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B30BDC">
        <w:rPr>
          <w:rFonts w:ascii="Times New Roman" w:hAnsi="Times New Roman" w:cs="Times New Roman"/>
          <w:i/>
          <w:iCs/>
          <w:noProof/>
          <w:sz w:val="24"/>
          <w:szCs w:val="24"/>
        </w:rPr>
        <w:t>Heredity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110</w:t>
      </w:r>
      <w:r w:rsidRPr="00B30BDC">
        <w:rPr>
          <w:rFonts w:ascii="Times New Roman" w:hAnsi="Times New Roman" w:cs="Times New Roman"/>
          <w:noProof/>
          <w:sz w:val="24"/>
          <w:szCs w:val="24"/>
        </w:rPr>
        <w:t>(5), 409–419. doi: 10.1038/hdy.2012.120</w:t>
      </w:r>
    </w:p>
    <w:p w14:paraId="2F4ED8D1"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B30BDC">
        <w:rPr>
          <w:rFonts w:ascii="Times New Roman" w:hAnsi="Times New Roman" w:cs="Times New Roman"/>
          <w:i/>
          <w:iCs/>
          <w:noProof/>
          <w:sz w:val="24"/>
          <w:szCs w:val="24"/>
        </w:rPr>
        <w:t>PLoS 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5</w:t>
      </w:r>
      <w:r w:rsidRPr="00B30BDC">
        <w:rPr>
          <w:rFonts w:ascii="Times New Roman" w:hAnsi="Times New Roman" w:cs="Times New Roman"/>
          <w:noProof/>
          <w:sz w:val="24"/>
          <w:szCs w:val="24"/>
        </w:rPr>
        <w:t>(10). doi: 10.1371/journal.pgen.1000695</w:t>
      </w:r>
    </w:p>
    <w:p w14:paraId="7EE09BD2"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B30BDC">
        <w:rPr>
          <w:rFonts w:ascii="Times New Roman" w:hAnsi="Times New Roman" w:cs="Times New Roman"/>
          <w:i/>
          <w:iCs/>
          <w:noProof/>
          <w:sz w:val="24"/>
          <w:szCs w:val="24"/>
        </w:rPr>
        <w:t>Evolutionary Applications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7</w:t>
      </w:r>
      <w:r w:rsidRPr="00B30BDC">
        <w:rPr>
          <w:rFonts w:ascii="Times New Roman" w:hAnsi="Times New Roman" w:cs="Times New Roman"/>
          <w:noProof/>
          <w:sz w:val="24"/>
          <w:szCs w:val="24"/>
        </w:rPr>
        <w:t>(9), 1008–1025. doi: 10.1111/eva.12149</w:t>
      </w:r>
    </w:p>
    <w:p w14:paraId="09C6B596"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Jombart, T. (2008). Adegenet: A R package for the multivariate analysis of genetic markers. </w:t>
      </w:r>
      <w:r w:rsidRPr="00B30BDC">
        <w:rPr>
          <w:rFonts w:ascii="Times New Roman" w:hAnsi="Times New Roman" w:cs="Times New Roman"/>
          <w:i/>
          <w:iCs/>
          <w:noProof/>
          <w:sz w:val="24"/>
          <w:szCs w:val="24"/>
        </w:rPr>
        <w:t>Bioinformatics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24</w:t>
      </w:r>
      <w:r w:rsidRPr="00B30BDC">
        <w:rPr>
          <w:rFonts w:ascii="Times New Roman" w:hAnsi="Times New Roman" w:cs="Times New Roman"/>
          <w:noProof/>
          <w:sz w:val="24"/>
          <w:szCs w:val="24"/>
        </w:rPr>
        <w:t>(11), 1403–1405. doi: 10.1093/bioinformatics/btn129</w:t>
      </w:r>
    </w:p>
    <w:p w14:paraId="2730FD5B"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Jombart, T., &amp; Ahmed, I. (2011). adegenet 1.3-1: New tools for the analysis of genome-wide SNP data. </w:t>
      </w:r>
      <w:r w:rsidRPr="00B30BDC">
        <w:rPr>
          <w:rFonts w:ascii="Times New Roman" w:hAnsi="Times New Roman" w:cs="Times New Roman"/>
          <w:i/>
          <w:iCs/>
          <w:noProof/>
          <w:sz w:val="24"/>
          <w:szCs w:val="24"/>
        </w:rPr>
        <w:t>Bioinformatics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27</w:t>
      </w:r>
      <w:r w:rsidRPr="00B30BDC">
        <w:rPr>
          <w:rFonts w:ascii="Times New Roman" w:hAnsi="Times New Roman" w:cs="Times New Roman"/>
          <w:noProof/>
          <w:sz w:val="24"/>
          <w:szCs w:val="24"/>
        </w:rPr>
        <w:t>(21), 3070–3071. doi: 10.1093/bioinformatics/btr521</w:t>
      </w:r>
    </w:p>
    <w:p w14:paraId="1D7458F0"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Kamm, J., Terhorst, J., Durbin, R., &amp; Song, Y. S. (2019). Efficiently Inferring the Demographic History of Many Populations With Allele Count Data. </w:t>
      </w:r>
      <w:r w:rsidRPr="00B30BDC">
        <w:rPr>
          <w:rFonts w:ascii="Times New Roman" w:hAnsi="Times New Roman" w:cs="Times New Roman"/>
          <w:i/>
          <w:iCs/>
          <w:noProof/>
          <w:sz w:val="24"/>
          <w:szCs w:val="24"/>
        </w:rPr>
        <w:t>Journal of the American Statistical Association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0</w:t>
      </w:r>
      <w:r w:rsidRPr="00B30BDC">
        <w:rPr>
          <w:rFonts w:ascii="Times New Roman" w:hAnsi="Times New Roman" w:cs="Times New Roman"/>
          <w:noProof/>
          <w:sz w:val="24"/>
          <w:szCs w:val="24"/>
        </w:rPr>
        <w:t>(0), 1–16. doi: 10.1080/01621459.2019.1635482</w:t>
      </w:r>
    </w:p>
    <w:p w14:paraId="1384B09A"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Kamvar, Z. N., Brooks, J. C., &amp; Grünwald, N. J. (2015). Novel R tools for analysis of genome-wide population genetic data with emphasis on clonality. </w:t>
      </w:r>
      <w:r w:rsidRPr="00B30BDC">
        <w:rPr>
          <w:rFonts w:ascii="Times New Roman" w:hAnsi="Times New Roman" w:cs="Times New Roman"/>
          <w:i/>
          <w:iCs/>
          <w:noProof/>
          <w:sz w:val="24"/>
          <w:szCs w:val="24"/>
        </w:rPr>
        <w:t>Frontiers in 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6</w:t>
      </w:r>
      <w:r w:rsidRPr="00B30BDC">
        <w:rPr>
          <w:rFonts w:ascii="Times New Roman" w:hAnsi="Times New Roman" w:cs="Times New Roman"/>
          <w:noProof/>
          <w:sz w:val="24"/>
          <w:szCs w:val="24"/>
        </w:rPr>
        <w:t>(JUN), 1–10. doi: 10.3389/fgene.2015.00208</w:t>
      </w:r>
    </w:p>
    <w:p w14:paraId="6477CD60"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lastRenderedPageBreak/>
        <w:t xml:space="preserve">Kamvar, Z. N., Tabima, J. F., &amp; Gr̈unwald, N. J. (2014). Poppr: An R package for genetic analysis of populations with clonal, partially clonal, and/or sexual reproduction. </w:t>
      </w:r>
      <w:r w:rsidRPr="00B30BDC">
        <w:rPr>
          <w:rFonts w:ascii="Times New Roman" w:hAnsi="Times New Roman" w:cs="Times New Roman"/>
          <w:i/>
          <w:iCs/>
          <w:noProof/>
          <w:sz w:val="24"/>
          <w:szCs w:val="24"/>
        </w:rPr>
        <w:t>PeerJ</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2014</w:t>
      </w:r>
      <w:r w:rsidRPr="00B30BDC">
        <w:rPr>
          <w:rFonts w:ascii="Times New Roman" w:hAnsi="Times New Roman" w:cs="Times New Roman"/>
          <w:noProof/>
          <w:sz w:val="24"/>
          <w:szCs w:val="24"/>
        </w:rPr>
        <w:t>(1), 1–14. doi: 10.7717/peerj.281</w:t>
      </w:r>
    </w:p>
    <w:p w14:paraId="630EB603"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Kinziger, A. P., Hellmair, M., McCraney, W. T., Jacobs, D. K., &amp; Goldsmith, G. (2015). Temporal genetic analysis of the endangered tidewater goby: Extinction-colonization dynamics or drift in isolation? </w:t>
      </w:r>
      <w:r w:rsidRPr="00B30BDC">
        <w:rPr>
          <w:rFonts w:ascii="Times New Roman" w:hAnsi="Times New Roman" w:cs="Times New Roman"/>
          <w:i/>
          <w:iCs/>
          <w:noProof/>
          <w:sz w:val="24"/>
          <w:szCs w:val="24"/>
        </w:rPr>
        <w:t>Molecular Ecology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24</w:t>
      </w:r>
      <w:r w:rsidRPr="00B30BDC">
        <w:rPr>
          <w:rFonts w:ascii="Times New Roman" w:hAnsi="Times New Roman" w:cs="Times New Roman"/>
          <w:noProof/>
          <w:sz w:val="24"/>
          <w:szCs w:val="24"/>
        </w:rPr>
        <w:t>(22), 5544–5560. doi: 10.1111/mec.13424</w:t>
      </w:r>
    </w:p>
    <w:p w14:paraId="46697EA3"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Knight, N. L., Vaghefi, N., Hansen, Z. R., Kikkert, J. R., &amp; Pethybridge, S. J. (2018). Temporal Genetic Differentiation of Cercospora beticola Populations in New York Table Beet Fields. </w:t>
      </w:r>
      <w:r w:rsidRPr="00B30BDC">
        <w:rPr>
          <w:rFonts w:ascii="Times New Roman" w:hAnsi="Times New Roman" w:cs="Times New Roman"/>
          <w:i/>
          <w:iCs/>
          <w:noProof/>
          <w:sz w:val="24"/>
          <w:szCs w:val="24"/>
        </w:rPr>
        <w:t>Plant Disease</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102</w:t>
      </w:r>
      <w:r w:rsidRPr="00B30BDC">
        <w:rPr>
          <w:rFonts w:ascii="Times New Roman" w:hAnsi="Times New Roman" w:cs="Times New Roman"/>
          <w:noProof/>
          <w:sz w:val="24"/>
          <w:szCs w:val="24"/>
        </w:rPr>
        <w:t>(11), 2074–2082. doi: 10.1094/PDIS-01-18-0175-RE</w:t>
      </w:r>
    </w:p>
    <w:p w14:paraId="582BFC1E"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Kool, J. T., Moilanen, A., &amp; Treml, E. A. (2013). Population connectivity: Recent advances and new perspectives. </w:t>
      </w:r>
      <w:r w:rsidRPr="00B30BDC">
        <w:rPr>
          <w:rFonts w:ascii="Times New Roman" w:hAnsi="Times New Roman" w:cs="Times New Roman"/>
          <w:i/>
          <w:iCs/>
          <w:noProof/>
          <w:sz w:val="24"/>
          <w:szCs w:val="24"/>
        </w:rPr>
        <w:t>Landscape Ecology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28</w:t>
      </w:r>
      <w:r w:rsidRPr="00B30BDC">
        <w:rPr>
          <w:rFonts w:ascii="Times New Roman" w:hAnsi="Times New Roman" w:cs="Times New Roman"/>
          <w:noProof/>
          <w:sz w:val="24"/>
          <w:szCs w:val="24"/>
        </w:rPr>
        <w:t>(2), 165–185. doi: 10.1007/s10980-012-9819-z</w:t>
      </w:r>
    </w:p>
    <w:p w14:paraId="2A7400FD"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B30BDC">
        <w:rPr>
          <w:rFonts w:ascii="Times New Roman" w:hAnsi="Times New Roman" w:cs="Times New Roman"/>
          <w:i/>
          <w:iCs/>
          <w:noProof/>
          <w:sz w:val="24"/>
          <w:szCs w:val="24"/>
        </w:rPr>
        <w:t>Ecology Letters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15</w:t>
      </w:r>
      <w:r w:rsidRPr="00B30BDC">
        <w:rPr>
          <w:rFonts w:ascii="Times New Roman" w:hAnsi="Times New Roman" w:cs="Times New Roman"/>
          <w:noProof/>
          <w:sz w:val="24"/>
          <w:szCs w:val="24"/>
        </w:rPr>
        <w:t>(4), 378–392. doi: 10.1111/j.1461-0248.2012.01746.x</w:t>
      </w:r>
    </w:p>
    <w:p w14:paraId="3F56A794"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B30BDC">
        <w:rPr>
          <w:rFonts w:ascii="Times New Roman" w:hAnsi="Times New Roman" w:cs="Times New Roman"/>
          <w:i/>
          <w:iCs/>
          <w:noProof/>
          <w:sz w:val="24"/>
          <w:szCs w:val="24"/>
        </w:rPr>
        <w:t>Methods in Ecology and Evolution</w:t>
      </w:r>
      <w:r w:rsidRPr="00B30BDC">
        <w:rPr>
          <w:rFonts w:ascii="Times New Roman" w:hAnsi="Times New Roman" w:cs="Times New Roman"/>
          <w:noProof/>
          <w:sz w:val="24"/>
          <w:szCs w:val="24"/>
        </w:rPr>
        <w:t>. doi: 10.1111/2041-210X.12608</w:t>
      </w:r>
    </w:p>
    <w:p w14:paraId="7A679F0C"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B30BDC">
        <w:rPr>
          <w:rFonts w:ascii="Times New Roman" w:hAnsi="Times New Roman" w:cs="Times New Roman"/>
          <w:i/>
          <w:iCs/>
          <w:noProof/>
          <w:sz w:val="24"/>
          <w:szCs w:val="24"/>
        </w:rPr>
        <w:t>Methods in Ecology and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8</w:t>
      </w:r>
      <w:r w:rsidRPr="00B30BDC">
        <w:rPr>
          <w:rFonts w:ascii="Times New Roman" w:hAnsi="Times New Roman" w:cs="Times New Roman"/>
          <w:noProof/>
          <w:sz w:val="24"/>
          <w:szCs w:val="24"/>
        </w:rPr>
        <w:t>(1), 4–11. doi: 10.1111/2041-210X.12608</w:t>
      </w:r>
    </w:p>
    <w:p w14:paraId="744D77BB"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B30BDC">
        <w:rPr>
          <w:rFonts w:ascii="Times New Roman" w:hAnsi="Times New Roman" w:cs="Times New Roman"/>
          <w:i/>
          <w:iCs/>
          <w:noProof/>
          <w:sz w:val="24"/>
          <w:szCs w:val="24"/>
        </w:rPr>
        <w:t>Frontiers in 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8</w:t>
      </w:r>
      <w:r w:rsidRPr="00B30BDC">
        <w:rPr>
          <w:rFonts w:ascii="Times New Roman" w:hAnsi="Times New Roman" w:cs="Times New Roman"/>
          <w:noProof/>
          <w:sz w:val="24"/>
          <w:szCs w:val="24"/>
        </w:rPr>
        <w:t>(FEB), 1–12. doi: 10.3389/fgene.2017.00009</w:t>
      </w:r>
    </w:p>
    <w:p w14:paraId="5AF7422F"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B30BDC">
        <w:rPr>
          <w:rFonts w:ascii="Times New Roman" w:hAnsi="Times New Roman" w:cs="Times New Roman"/>
          <w:i/>
          <w:iCs/>
          <w:noProof/>
          <w:sz w:val="24"/>
          <w:szCs w:val="24"/>
        </w:rPr>
        <w:t>Evolutionary Applications</w:t>
      </w:r>
      <w:r w:rsidRPr="00B30BDC">
        <w:rPr>
          <w:rFonts w:ascii="Times New Roman" w:hAnsi="Times New Roman" w:cs="Times New Roman"/>
          <w:noProof/>
          <w:sz w:val="24"/>
          <w:szCs w:val="24"/>
        </w:rPr>
        <w:t>, (July), 1–15. doi: 10.1111/eva.12852</w:t>
      </w:r>
    </w:p>
    <w:p w14:paraId="5AB2EBA6"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Lauterjung, M. B., Montagna, T., Bernardi, A. P., da Silva, J. Z., da Costa, N. C. F., Steiner, F., … dos Reis, M. S. (2019). Temporal changes in population genetics of six threatened Brazilian plant species in a fragmented landscape. </w:t>
      </w:r>
      <w:r w:rsidRPr="00B30BDC">
        <w:rPr>
          <w:rFonts w:ascii="Times New Roman" w:hAnsi="Times New Roman" w:cs="Times New Roman"/>
          <w:i/>
          <w:iCs/>
          <w:noProof/>
          <w:sz w:val="24"/>
          <w:szCs w:val="24"/>
        </w:rPr>
        <w:t>Forest Ecology and Management</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435</w:t>
      </w:r>
      <w:r w:rsidRPr="00B30BDC">
        <w:rPr>
          <w:rFonts w:ascii="Times New Roman" w:hAnsi="Times New Roman" w:cs="Times New Roman"/>
          <w:noProof/>
          <w:sz w:val="24"/>
          <w:szCs w:val="24"/>
        </w:rPr>
        <w:t>(October 2018), 144–150. doi: 10.1016/j.foreco.2018.12.058</w:t>
      </w:r>
    </w:p>
    <w:p w14:paraId="1D0732B2"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Legendre, P. (2019). A temporal beta-diversity index to identify sites that have changed in exceptional ways in space–time surveys. </w:t>
      </w:r>
      <w:r w:rsidRPr="00B30BDC">
        <w:rPr>
          <w:rFonts w:ascii="Times New Roman" w:hAnsi="Times New Roman" w:cs="Times New Roman"/>
          <w:i/>
          <w:iCs/>
          <w:noProof/>
          <w:sz w:val="24"/>
          <w:szCs w:val="24"/>
        </w:rPr>
        <w:t>Ecology and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9</w:t>
      </w:r>
      <w:r w:rsidRPr="00B30BDC">
        <w:rPr>
          <w:rFonts w:ascii="Times New Roman" w:hAnsi="Times New Roman" w:cs="Times New Roman"/>
          <w:noProof/>
          <w:sz w:val="24"/>
          <w:szCs w:val="24"/>
        </w:rPr>
        <w:t>(6), 3500–3514. doi: 10.1002/ece3.4984</w:t>
      </w:r>
    </w:p>
    <w:p w14:paraId="3830A604"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Legendre, P., &amp; De Cáceres, M. (2013). Beta diversity as the variance of community data: Dissimilarity coefficients and partitioning. </w:t>
      </w:r>
      <w:r w:rsidRPr="00B30BDC">
        <w:rPr>
          <w:rFonts w:ascii="Times New Roman" w:hAnsi="Times New Roman" w:cs="Times New Roman"/>
          <w:i/>
          <w:iCs/>
          <w:noProof/>
          <w:sz w:val="24"/>
          <w:szCs w:val="24"/>
        </w:rPr>
        <w:t>Ecology Letters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16</w:t>
      </w:r>
      <w:r w:rsidRPr="00B30BDC">
        <w:rPr>
          <w:rFonts w:ascii="Times New Roman" w:hAnsi="Times New Roman" w:cs="Times New Roman"/>
          <w:noProof/>
          <w:sz w:val="24"/>
          <w:szCs w:val="24"/>
        </w:rPr>
        <w:t xml:space="preserve">(8), 951–963. doi: </w:t>
      </w:r>
      <w:r w:rsidRPr="00B30BDC">
        <w:rPr>
          <w:rFonts w:ascii="Times New Roman" w:hAnsi="Times New Roman" w:cs="Times New Roman"/>
          <w:noProof/>
          <w:sz w:val="24"/>
          <w:szCs w:val="24"/>
        </w:rPr>
        <w:lastRenderedPageBreak/>
        <w:t>10.1111/ele.12141</w:t>
      </w:r>
    </w:p>
    <w:p w14:paraId="3D5DA8A4"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B30BDC">
        <w:rPr>
          <w:rFonts w:ascii="Times New Roman" w:hAnsi="Times New Roman" w:cs="Times New Roman"/>
          <w:i/>
          <w:iCs/>
          <w:noProof/>
          <w:sz w:val="24"/>
          <w:szCs w:val="24"/>
        </w:rPr>
        <w:t>Evolutionary Applications</w:t>
      </w:r>
      <w:r w:rsidRPr="00B30BDC">
        <w:rPr>
          <w:rFonts w:ascii="Times New Roman" w:hAnsi="Times New Roman" w:cs="Times New Roman"/>
          <w:noProof/>
          <w:sz w:val="24"/>
          <w:szCs w:val="24"/>
        </w:rPr>
        <w:t>, (April), 1–8. doi: 10.1111/eva.12810</w:t>
      </w:r>
    </w:p>
    <w:p w14:paraId="4D1B7677"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Mack, R. N., Simberloff, D., Lonsdale, W. M., Evans, H., Clout, M., &amp; Bazzaz, F. a. (2000). Biotic invasions: Causes, epidemiology, global consequences, and control. </w:t>
      </w:r>
      <w:r w:rsidRPr="00B30BDC">
        <w:rPr>
          <w:rFonts w:ascii="Times New Roman" w:hAnsi="Times New Roman" w:cs="Times New Roman"/>
          <w:i/>
          <w:iCs/>
          <w:noProof/>
          <w:sz w:val="24"/>
          <w:szCs w:val="24"/>
        </w:rPr>
        <w:t>Ecological Applications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10</w:t>
      </w:r>
      <w:r w:rsidRPr="00B30BDC">
        <w:rPr>
          <w:rFonts w:ascii="Times New Roman" w:hAnsi="Times New Roman" w:cs="Times New Roman"/>
          <w:noProof/>
          <w:sz w:val="24"/>
          <w:szCs w:val="24"/>
        </w:rPr>
        <w:t>(3), 689–710. doi: 10.1890/1051-0761(2000)010[0689:BICEGC]2.0.CO;2</w:t>
      </w:r>
    </w:p>
    <w:p w14:paraId="319C99BC"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B30BDC">
        <w:rPr>
          <w:rFonts w:ascii="Times New Roman" w:hAnsi="Times New Roman" w:cs="Times New Roman"/>
          <w:i/>
          <w:iCs/>
          <w:noProof/>
          <w:sz w:val="24"/>
          <w:szCs w:val="24"/>
        </w:rPr>
        <w:t>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166</w:t>
      </w:r>
      <w:r w:rsidRPr="00B30BDC">
        <w:rPr>
          <w:rFonts w:ascii="Times New Roman" w:hAnsi="Times New Roman" w:cs="Times New Roman"/>
          <w:noProof/>
          <w:sz w:val="24"/>
          <w:szCs w:val="24"/>
        </w:rPr>
        <w:t>(1), 351–372. doi: 10.1534/genetics.166.1.351</w:t>
      </w:r>
    </w:p>
    <w:p w14:paraId="5FC2875A"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Maruyama, T., &amp; Fuerstt, P. A. (1985). Population bottlenecks and nonequilibrium models in opulation genetics. II. Number of alleles in a small population that was formed by a recent bottleneck. </w:t>
      </w:r>
      <w:r w:rsidRPr="00B30BDC">
        <w:rPr>
          <w:rFonts w:ascii="Times New Roman" w:hAnsi="Times New Roman" w:cs="Times New Roman"/>
          <w:i/>
          <w:iCs/>
          <w:noProof/>
          <w:sz w:val="24"/>
          <w:szCs w:val="24"/>
        </w:rPr>
        <w:t>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111</w:t>
      </w:r>
      <w:r w:rsidRPr="00B30BDC">
        <w:rPr>
          <w:rFonts w:ascii="Times New Roman" w:hAnsi="Times New Roman" w:cs="Times New Roman"/>
          <w:noProof/>
          <w:sz w:val="24"/>
          <w:szCs w:val="24"/>
        </w:rPr>
        <w:t>(3), 675–689. Retrieved from https://www.ncbi.nlm.nih.gov/pmc/articles/PMC1202664/pdf/675.pdf</w:t>
      </w:r>
    </w:p>
    <w:p w14:paraId="44CF8187"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Maynard, A. J., Ambrose, L., Cooper, R. D., Chow, W. K., Davis, J. B., Muzari, M. O., … Beebe, N. W. (2017). Tiger on the prowl: Invasion history and spatio-temporal genetic structure of the Asian tiger mosquito Aedes albopictus (Skuse 1894) in the Indo-Pacific. </w:t>
      </w:r>
      <w:r w:rsidRPr="00B30BDC">
        <w:rPr>
          <w:rFonts w:ascii="Times New Roman" w:hAnsi="Times New Roman" w:cs="Times New Roman"/>
          <w:i/>
          <w:iCs/>
          <w:noProof/>
          <w:sz w:val="24"/>
          <w:szCs w:val="24"/>
        </w:rPr>
        <w:t>PLoS Neglected Tropical Diseases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11</w:t>
      </w:r>
      <w:r w:rsidRPr="00B30BDC">
        <w:rPr>
          <w:rFonts w:ascii="Times New Roman" w:hAnsi="Times New Roman" w:cs="Times New Roman"/>
          <w:noProof/>
          <w:sz w:val="24"/>
          <w:szCs w:val="24"/>
        </w:rPr>
        <w:t>(4), 1–27. doi: 10.1371/journal.pntd.0005546</w:t>
      </w:r>
    </w:p>
    <w:p w14:paraId="67A8FF38"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McRae, B. H. (2006). Isolation By Resistance. </w:t>
      </w:r>
      <w:r w:rsidRPr="00B30BDC">
        <w:rPr>
          <w:rFonts w:ascii="Times New Roman" w:hAnsi="Times New Roman" w:cs="Times New Roman"/>
          <w:i/>
          <w:iCs/>
          <w:noProof/>
          <w:sz w:val="24"/>
          <w:szCs w:val="24"/>
        </w:rPr>
        <w:t>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60</w:t>
      </w:r>
      <w:r w:rsidRPr="00B30BDC">
        <w:rPr>
          <w:rFonts w:ascii="Times New Roman" w:hAnsi="Times New Roman" w:cs="Times New Roman"/>
          <w:noProof/>
          <w:sz w:val="24"/>
          <w:szCs w:val="24"/>
        </w:rPr>
        <w:t>(8), 1551–1561. doi: 10.1554/05-321.1</w:t>
      </w:r>
    </w:p>
    <w:p w14:paraId="5953E5C1"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Moraes, A. M., Ruiz-Miranda, C. R., Ribeiro, M. C., Grativol, A. D., da S. Carvalho, C., Dietz, J. M., … Galetti, P. M. (2017). Temporal genetic dynamics of reintroduced and translocated populations of the endangered golden lion tamarin (Leontopithecus rosalia). </w:t>
      </w:r>
      <w:r w:rsidRPr="00B30BDC">
        <w:rPr>
          <w:rFonts w:ascii="Times New Roman" w:hAnsi="Times New Roman" w:cs="Times New Roman"/>
          <w:i/>
          <w:iCs/>
          <w:noProof/>
          <w:sz w:val="24"/>
          <w:szCs w:val="24"/>
        </w:rPr>
        <w:t>Conservation 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18</w:t>
      </w:r>
      <w:r w:rsidRPr="00B30BDC">
        <w:rPr>
          <w:rFonts w:ascii="Times New Roman" w:hAnsi="Times New Roman" w:cs="Times New Roman"/>
          <w:noProof/>
          <w:sz w:val="24"/>
          <w:szCs w:val="24"/>
        </w:rPr>
        <w:t>(5), 995–1009. doi: 10.1007/s10592-017-0948-4</w:t>
      </w:r>
    </w:p>
    <w:p w14:paraId="02A1F1DC"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B30BDC">
        <w:rPr>
          <w:rFonts w:ascii="Times New Roman" w:hAnsi="Times New Roman" w:cs="Times New Roman"/>
          <w:i/>
          <w:iCs/>
          <w:noProof/>
          <w:sz w:val="24"/>
          <w:szCs w:val="24"/>
        </w:rPr>
        <w:t>Methods in Ecology and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7</w:t>
      </w:r>
      <w:r w:rsidRPr="00B30BDC">
        <w:rPr>
          <w:rFonts w:ascii="Times New Roman" w:hAnsi="Times New Roman" w:cs="Times New Roman"/>
          <w:noProof/>
          <w:sz w:val="24"/>
          <w:szCs w:val="24"/>
        </w:rPr>
        <w:t>(1), 80–89. doi: 10.1111/2041-210X.12466</w:t>
      </w:r>
    </w:p>
    <w:p w14:paraId="19C8491C"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Paradis, E. (2010). Pegas: An R package for population genetics with an integrated-modular approach. </w:t>
      </w:r>
      <w:r w:rsidRPr="00B30BDC">
        <w:rPr>
          <w:rFonts w:ascii="Times New Roman" w:hAnsi="Times New Roman" w:cs="Times New Roman"/>
          <w:i/>
          <w:iCs/>
          <w:noProof/>
          <w:sz w:val="24"/>
          <w:szCs w:val="24"/>
        </w:rPr>
        <w:t>Bioinformatics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26</w:t>
      </w:r>
      <w:r w:rsidRPr="00B30BDC">
        <w:rPr>
          <w:rFonts w:ascii="Times New Roman" w:hAnsi="Times New Roman" w:cs="Times New Roman"/>
          <w:noProof/>
          <w:sz w:val="24"/>
          <w:szCs w:val="24"/>
        </w:rPr>
        <w:t>(3), 419–420. doi: 10.1093/bioinformatics/btp696</w:t>
      </w:r>
    </w:p>
    <w:p w14:paraId="33A975E4"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Pereira, P., Teixeira, J., &amp; Velo-Antón, G. (2018). Allele surfing shaped the genetic structure of the European pond turtle via colonization and population expansion across the Iberian Peninsula from Africa. </w:t>
      </w:r>
      <w:r w:rsidRPr="00B30BDC">
        <w:rPr>
          <w:rFonts w:ascii="Times New Roman" w:hAnsi="Times New Roman" w:cs="Times New Roman"/>
          <w:i/>
          <w:iCs/>
          <w:noProof/>
          <w:sz w:val="24"/>
          <w:szCs w:val="24"/>
        </w:rPr>
        <w:t>Journal of Biogeography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45</w:t>
      </w:r>
      <w:r w:rsidRPr="00B30BDC">
        <w:rPr>
          <w:rFonts w:ascii="Times New Roman" w:hAnsi="Times New Roman" w:cs="Times New Roman"/>
          <w:noProof/>
          <w:sz w:val="24"/>
          <w:szCs w:val="24"/>
        </w:rPr>
        <w:t>(9), 2202–2215. doi: 10.1111/jbi.13412</w:t>
      </w:r>
    </w:p>
    <w:p w14:paraId="071C7796"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Poff, N. L. R., Larson, E. I., Salerno, P. E., Morton, S. G., Kondratieff, B. C., Flecker, A. S., … Funk, W. C. (2018). Extreme streams: species persistence and genomic change in montane insect populations across a flooding gradient. </w:t>
      </w:r>
      <w:r w:rsidRPr="00B30BDC">
        <w:rPr>
          <w:rFonts w:ascii="Times New Roman" w:hAnsi="Times New Roman" w:cs="Times New Roman"/>
          <w:i/>
          <w:iCs/>
          <w:noProof/>
          <w:sz w:val="24"/>
          <w:szCs w:val="24"/>
        </w:rPr>
        <w:t>Ecology Letters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21</w:t>
      </w:r>
      <w:r w:rsidRPr="00B30BDC">
        <w:rPr>
          <w:rFonts w:ascii="Times New Roman" w:hAnsi="Times New Roman" w:cs="Times New Roman"/>
          <w:noProof/>
          <w:sz w:val="24"/>
          <w:szCs w:val="24"/>
        </w:rPr>
        <w:t xml:space="preserve">(4), 525–535. doi: </w:t>
      </w:r>
      <w:r w:rsidRPr="00B30BDC">
        <w:rPr>
          <w:rFonts w:ascii="Times New Roman" w:hAnsi="Times New Roman" w:cs="Times New Roman"/>
          <w:noProof/>
          <w:sz w:val="24"/>
          <w:szCs w:val="24"/>
        </w:rPr>
        <w:lastRenderedPageBreak/>
        <w:t>10.1111/ele.12918</w:t>
      </w:r>
    </w:p>
    <w:p w14:paraId="6A245B1B"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R Core Team. (2019). </w:t>
      </w:r>
      <w:r w:rsidRPr="00B30BDC">
        <w:rPr>
          <w:rFonts w:ascii="Times New Roman" w:hAnsi="Times New Roman" w:cs="Times New Roman"/>
          <w:i/>
          <w:iCs/>
          <w:noProof/>
          <w:sz w:val="24"/>
          <w:szCs w:val="24"/>
        </w:rPr>
        <w:t>R: A language and environment for statistical computing</w:t>
      </w:r>
      <w:r w:rsidRPr="00B30BDC">
        <w:rPr>
          <w:rFonts w:ascii="Times New Roman" w:hAnsi="Times New Roman" w:cs="Times New Roman"/>
          <w:noProof/>
          <w:sz w:val="24"/>
          <w:szCs w:val="24"/>
        </w:rPr>
        <w:t>. Vienna, Austria: R Foundation for Statistical Computing. Retrieved from https://www.r-project.org/</w:t>
      </w:r>
    </w:p>
    <w:p w14:paraId="0FC7FBB2"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Robledo-Arnuncio, J. J., &amp; Rousset, F. (2010). Isolation by distance in a continuous population under stochastic demographic fluctuations. </w:t>
      </w:r>
      <w:r w:rsidRPr="00B30BDC">
        <w:rPr>
          <w:rFonts w:ascii="Times New Roman" w:hAnsi="Times New Roman" w:cs="Times New Roman"/>
          <w:i/>
          <w:iCs/>
          <w:noProof/>
          <w:sz w:val="24"/>
          <w:szCs w:val="24"/>
        </w:rPr>
        <w:t>Journal of Evolutionary Biology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23</w:t>
      </w:r>
      <w:r w:rsidRPr="00B30BDC">
        <w:rPr>
          <w:rFonts w:ascii="Times New Roman" w:hAnsi="Times New Roman" w:cs="Times New Roman"/>
          <w:noProof/>
          <w:sz w:val="24"/>
          <w:szCs w:val="24"/>
        </w:rPr>
        <w:t>(1), 53–71. doi: 10.1111/j.1420-9101.2009.01860.x</w:t>
      </w:r>
    </w:p>
    <w:p w14:paraId="060F89D3"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Rogers, J. S. (1972). Measures of genetic similarity and genetic distances. In M. R. Wheeler (Ed.), </w:t>
      </w:r>
      <w:r w:rsidRPr="00B30BDC">
        <w:rPr>
          <w:rFonts w:ascii="Times New Roman" w:hAnsi="Times New Roman" w:cs="Times New Roman"/>
          <w:i/>
          <w:iCs/>
          <w:noProof/>
          <w:sz w:val="24"/>
          <w:szCs w:val="24"/>
        </w:rPr>
        <w:t>Studies in Genetics VII</w:t>
      </w:r>
      <w:r w:rsidRPr="00B30BDC">
        <w:rPr>
          <w:rFonts w:ascii="Times New Roman" w:hAnsi="Times New Roman" w:cs="Times New Roman"/>
          <w:noProof/>
          <w:sz w:val="24"/>
          <w:szCs w:val="24"/>
        </w:rPr>
        <w:t xml:space="preserve"> (pp. 145–153). Austin: The University of Texas.</w:t>
      </w:r>
    </w:p>
    <w:p w14:paraId="1D2712EF"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Rousset, F. (1997). Genetic Differentiation and Estimation of Gene Flow from FStatistics Under Isolation by Distance. </w:t>
      </w:r>
      <w:r w:rsidRPr="00B30BDC">
        <w:rPr>
          <w:rFonts w:ascii="Times New Roman" w:hAnsi="Times New Roman" w:cs="Times New Roman"/>
          <w:i/>
          <w:iCs/>
          <w:noProof/>
          <w:sz w:val="24"/>
          <w:szCs w:val="24"/>
        </w:rPr>
        <w:t>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145</w:t>
      </w:r>
      <w:r w:rsidRPr="00B30BDC">
        <w:rPr>
          <w:rFonts w:ascii="Times New Roman" w:hAnsi="Times New Roman" w:cs="Times New Roman"/>
          <w:noProof/>
          <w:sz w:val="24"/>
          <w:szCs w:val="24"/>
        </w:rPr>
        <w:t>(4), 1219–1228.</w:t>
      </w:r>
    </w:p>
    <w:p w14:paraId="7F0E25E6"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RStudio Team. (2018). </w:t>
      </w:r>
      <w:r w:rsidRPr="00B30BDC">
        <w:rPr>
          <w:rFonts w:ascii="Times New Roman" w:hAnsi="Times New Roman" w:cs="Times New Roman"/>
          <w:i/>
          <w:iCs/>
          <w:noProof/>
          <w:sz w:val="24"/>
          <w:szCs w:val="24"/>
        </w:rPr>
        <w:t>RStudio: Integrated Development for R</w:t>
      </w:r>
      <w:r w:rsidRPr="00B30BDC">
        <w:rPr>
          <w:rFonts w:ascii="Times New Roman" w:hAnsi="Times New Roman" w:cs="Times New Roman"/>
          <w:noProof/>
          <w:sz w:val="24"/>
          <w:szCs w:val="24"/>
        </w:rPr>
        <w:t>. Boston, MA: RStudio, Inc. Retrieved from http://www.rstudio.com/</w:t>
      </w:r>
    </w:p>
    <w:p w14:paraId="5CD0E8E8"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Segelbacher, G., Cushman, S. A., Epperson, B. K., Fortin, M.-J., Francois, O., Hardy, O. J., … Manel, S. (2010). Applications of landscape genetics in conservation biology: Concepts and challenges. </w:t>
      </w:r>
      <w:r w:rsidRPr="00B30BDC">
        <w:rPr>
          <w:rFonts w:ascii="Times New Roman" w:hAnsi="Times New Roman" w:cs="Times New Roman"/>
          <w:i/>
          <w:iCs/>
          <w:noProof/>
          <w:sz w:val="24"/>
          <w:szCs w:val="24"/>
        </w:rPr>
        <w:t>Conservation 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11</w:t>
      </w:r>
      <w:r w:rsidRPr="00B30BDC">
        <w:rPr>
          <w:rFonts w:ascii="Times New Roman" w:hAnsi="Times New Roman" w:cs="Times New Roman"/>
          <w:noProof/>
          <w:sz w:val="24"/>
          <w:szCs w:val="24"/>
        </w:rPr>
        <w:t>(2), 375–385. doi: 10.1007/s10592-009-0044-5</w:t>
      </w:r>
    </w:p>
    <w:p w14:paraId="5583EBF7"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B30BDC">
        <w:rPr>
          <w:rFonts w:ascii="Times New Roman" w:hAnsi="Times New Roman" w:cs="Times New Roman"/>
          <w:i/>
          <w:iCs/>
          <w:noProof/>
          <w:sz w:val="24"/>
          <w:szCs w:val="24"/>
        </w:rPr>
        <w:t>Scientific Reports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9</w:t>
      </w:r>
      <w:r w:rsidRPr="00B30BDC">
        <w:rPr>
          <w:rFonts w:ascii="Times New Roman" w:hAnsi="Times New Roman" w:cs="Times New Roman"/>
          <w:noProof/>
          <w:sz w:val="24"/>
          <w:szCs w:val="24"/>
        </w:rPr>
        <w:t>(1), 1–9. doi: 10.1038/s41598-019-43435-9</w:t>
      </w:r>
    </w:p>
    <w:p w14:paraId="41003AD9"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Skoglund, P., Sjödin, P., Skoglund, T., Lascoux, M., &amp; Jakobsson, M. (2014). Investigating population history using temporal genetic differentiation. </w:t>
      </w:r>
      <w:r w:rsidRPr="00B30BDC">
        <w:rPr>
          <w:rFonts w:ascii="Times New Roman" w:hAnsi="Times New Roman" w:cs="Times New Roman"/>
          <w:i/>
          <w:iCs/>
          <w:noProof/>
          <w:sz w:val="24"/>
          <w:szCs w:val="24"/>
        </w:rPr>
        <w:t>Molecular Biology and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31</w:t>
      </w:r>
      <w:r w:rsidRPr="00B30BDC">
        <w:rPr>
          <w:rFonts w:ascii="Times New Roman" w:hAnsi="Times New Roman" w:cs="Times New Roman"/>
          <w:noProof/>
          <w:sz w:val="24"/>
          <w:szCs w:val="24"/>
        </w:rPr>
        <w:t>(9), 2516–2527. doi: 10.1093/molbev/msu192</w:t>
      </w:r>
    </w:p>
    <w:p w14:paraId="40DE61B0"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Suárez, N. M., Betancor, E., Fregel, R., Rodríguez, F., Pestano, J., Sua, N. M., &amp; Pestano, J. (2012). Genetic signature of a severe forest fire on the endangered Gran Canaria blue chaffinch (Fringilla teydea polatzeki). </w:t>
      </w:r>
      <w:r w:rsidRPr="00B30BDC">
        <w:rPr>
          <w:rFonts w:ascii="Times New Roman" w:hAnsi="Times New Roman" w:cs="Times New Roman"/>
          <w:i/>
          <w:iCs/>
          <w:noProof/>
          <w:sz w:val="24"/>
          <w:szCs w:val="24"/>
        </w:rPr>
        <w:t>Conservation 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13</w:t>
      </w:r>
      <w:r w:rsidRPr="00B30BDC">
        <w:rPr>
          <w:rFonts w:ascii="Times New Roman" w:hAnsi="Times New Roman" w:cs="Times New Roman"/>
          <w:noProof/>
          <w:sz w:val="24"/>
          <w:szCs w:val="24"/>
        </w:rPr>
        <w:t>(2), 499–507. doi: 10.1007/s10592-011-0302-1</w:t>
      </w:r>
    </w:p>
    <w:p w14:paraId="2E566206"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Velázquez, E., Martínez, I., Getzin, S., Moloney, K. A., &amp; Wiegand, T. (2016). An evaluation of the state of spatial point pattern analysis in ecology. </w:t>
      </w:r>
      <w:r w:rsidRPr="00B30BDC">
        <w:rPr>
          <w:rFonts w:ascii="Times New Roman" w:hAnsi="Times New Roman" w:cs="Times New Roman"/>
          <w:i/>
          <w:iCs/>
          <w:noProof/>
          <w:sz w:val="24"/>
          <w:szCs w:val="24"/>
        </w:rPr>
        <w:t>Ecography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39</w:t>
      </w:r>
      <w:r w:rsidRPr="00B30BDC">
        <w:rPr>
          <w:rFonts w:ascii="Times New Roman" w:hAnsi="Times New Roman" w:cs="Times New Roman"/>
          <w:noProof/>
          <w:sz w:val="24"/>
          <w:szCs w:val="24"/>
        </w:rPr>
        <w:t>(11), 1042–1055. doi: 10.1111/ecog.01579</w:t>
      </w:r>
    </w:p>
    <w:p w14:paraId="42FB45CA"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Wittische, J., Janes, J. K., &amp; James, P. M. A. (2019). Modelling landscape genetic connectivity of the mountain pine beetle in western Canada. </w:t>
      </w:r>
      <w:r w:rsidRPr="00B30BDC">
        <w:rPr>
          <w:rFonts w:ascii="Times New Roman" w:hAnsi="Times New Roman" w:cs="Times New Roman"/>
          <w:i/>
          <w:iCs/>
          <w:noProof/>
          <w:sz w:val="24"/>
          <w:szCs w:val="24"/>
        </w:rPr>
        <w:t>Canadian Journal of Forest Research</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49</w:t>
      </w:r>
      <w:r w:rsidRPr="00B30BDC">
        <w:rPr>
          <w:rFonts w:ascii="Times New Roman" w:hAnsi="Times New Roman" w:cs="Times New Roman"/>
          <w:noProof/>
          <w:sz w:val="24"/>
          <w:szCs w:val="24"/>
        </w:rPr>
        <w:t>(11), 1339–1348. doi: 10.1139/cjfr-2018-0417</w:t>
      </w:r>
    </w:p>
    <w:p w14:paraId="3CB12668"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rPr>
      </w:pPr>
      <w:r w:rsidRPr="00B30BDC">
        <w:rPr>
          <w:rFonts w:ascii="Times New Roman" w:hAnsi="Times New Roman" w:cs="Times New Roman"/>
          <w:noProof/>
          <w:sz w:val="24"/>
          <w:szCs w:val="24"/>
        </w:rPr>
        <w:t xml:space="preserve">Wright, S. (1943). Isolation by Distance. </w:t>
      </w:r>
      <w:r w:rsidRPr="00B30BDC">
        <w:rPr>
          <w:rFonts w:ascii="Times New Roman" w:hAnsi="Times New Roman" w:cs="Times New Roman"/>
          <w:i/>
          <w:iCs/>
          <w:noProof/>
          <w:sz w:val="24"/>
          <w:szCs w:val="24"/>
        </w:rPr>
        <w:t>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28</w:t>
      </w:r>
      <w:r w:rsidRPr="00B30BDC">
        <w:rPr>
          <w:rFonts w:ascii="Times New Roman" w:hAnsi="Times New Roman" w:cs="Times New Roman"/>
          <w:noProof/>
          <w:sz w:val="24"/>
          <w:szCs w:val="24"/>
        </w:rPr>
        <w:t>(2), 114–138.</w:t>
      </w:r>
    </w:p>
    <w:p w14:paraId="0372EB18" w14:textId="053E7221" w:rsidR="00AB1190" w:rsidRPr="0013754E" w:rsidRDefault="008D3C82" w:rsidP="00B46C5C">
      <w:pPr>
        <w:spacing w:before="240" w:after="240" w:line="276" w:lineRule="auto"/>
        <w:rPr>
          <w:rFonts w:ascii="Times New Roman" w:hAnsi="Times New Roman" w:cs="Times New Roman"/>
          <w:sz w:val="24"/>
          <w:szCs w:val="24"/>
        </w:rPr>
      </w:pPr>
      <w:r w:rsidRPr="0013754E">
        <w:rPr>
          <w:rFonts w:ascii="Times New Roman" w:eastAsia="Times New Roman" w:hAnsi="Times New Roman" w:cs="Times New Roman"/>
          <w:sz w:val="24"/>
          <w:szCs w:val="24"/>
        </w:rPr>
        <w:fldChar w:fldCharType="end"/>
      </w:r>
    </w:p>
    <w:p w14:paraId="2412C14A" w14:textId="120DFC07" w:rsidR="008D3C82" w:rsidRPr="0013754E" w:rsidRDefault="008D3C82" w:rsidP="008D3C82">
      <w:pPr>
        <w:spacing w:after="240" w:line="240" w:lineRule="auto"/>
        <w:rPr>
          <w:rFonts w:ascii="Times New Roman" w:eastAsia="Times New Roman" w:hAnsi="Times New Roman" w:cs="Times New Roman"/>
          <w:sz w:val="24"/>
          <w:szCs w:val="24"/>
        </w:rPr>
      </w:pPr>
    </w:p>
    <w:p w14:paraId="3D8A5024" w14:textId="3F29B30F" w:rsidR="00BE1555" w:rsidRPr="0013754E" w:rsidRDefault="00BE1555" w:rsidP="008D3C82">
      <w:pPr>
        <w:spacing w:after="240" w:line="240" w:lineRule="auto"/>
        <w:rPr>
          <w:rFonts w:ascii="Times New Roman" w:eastAsia="Times New Roman" w:hAnsi="Times New Roman" w:cs="Times New Roman"/>
          <w:sz w:val="24"/>
          <w:szCs w:val="24"/>
        </w:rPr>
      </w:pPr>
    </w:p>
    <w:p w14:paraId="3DC72A54" w14:textId="5151D1B0" w:rsidR="00BE1555" w:rsidRPr="0013754E" w:rsidRDefault="00BE1555" w:rsidP="008D3C82">
      <w:pPr>
        <w:spacing w:after="240" w:line="240" w:lineRule="auto"/>
        <w:rPr>
          <w:rFonts w:ascii="Times New Roman" w:eastAsia="Times New Roman" w:hAnsi="Times New Roman" w:cs="Times New Roman"/>
          <w:sz w:val="24"/>
          <w:szCs w:val="24"/>
        </w:rPr>
      </w:pPr>
    </w:p>
    <w:p w14:paraId="4AE633BD" w14:textId="5B5ACA7A" w:rsidR="00BE1555" w:rsidRPr="0013754E" w:rsidRDefault="00BE1555" w:rsidP="008D3C82">
      <w:pPr>
        <w:spacing w:after="240" w:line="240" w:lineRule="auto"/>
        <w:rPr>
          <w:rFonts w:ascii="Times New Roman" w:eastAsia="Times New Roman" w:hAnsi="Times New Roman" w:cs="Times New Roman"/>
          <w:sz w:val="24"/>
          <w:szCs w:val="24"/>
        </w:rPr>
      </w:pPr>
    </w:p>
    <w:p w14:paraId="451687D5" w14:textId="7F0E8A86" w:rsidR="00BE1555" w:rsidRPr="0013754E" w:rsidRDefault="00BE1555" w:rsidP="008D3C82">
      <w:pPr>
        <w:spacing w:after="240" w:line="240" w:lineRule="auto"/>
        <w:rPr>
          <w:rFonts w:ascii="Times New Roman" w:eastAsia="Times New Roman" w:hAnsi="Times New Roman" w:cs="Times New Roman"/>
          <w:sz w:val="24"/>
          <w:szCs w:val="24"/>
        </w:rPr>
      </w:pPr>
    </w:p>
    <w:p w14:paraId="6BE52712" w14:textId="343CEF2B" w:rsidR="00BE1555" w:rsidRPr="0013754E" w:rsidRDefault="00BE1555" w:rsidP="008D3C82">
      <w:pPr>
        <w:spacing w:after="240" w:line="240" w:lineRule="auto"/>
        <w:rPr>
          <w:rFonts w:ascii="Times New Roman" w:eastAsia="Times New Roman" w:hAnsi="Times New Roman" w:cs="Times New Roman"/>
          <w:sz w:val="24"/>
          <w:szCs w:val="24"/>
        </w:rPr>
      </w:pPr>
    </w:p>
    <w:p w14:paraId="20B005F6" w14:textId="79CB2B5A" w:rsidR="00BE1555" w:rsidRPr="0013754E" w:rsidRDefault="00BE1555" w:rsidP="008D3C82">
      <w:pPr>
        <w:spacing w:after="240" w:line="240" w:lineRule="auto"/>
        <w:rPr>
          <w:rFonts w:ascii="Times New Roman" w:eastAsia="Times New Roman" w:hAnsi="Times New Roman" w:cs="Times New Roman"/>
          <w:sz w:val="24"/>
          <w:szCs w:val="24"/>
        </w:rPr>
      </w:pPr>
    </w:p>
    <w:p w14:paraId="024B04D3" w14:textId="5AFBFD3F" w:rsidR="00BE1555" w:rsidRPr="0013754E" w:rsidRDefault="00BE1555" w:rsidP="008D3C82">
      <w:pPr>
        <w:spacing w:after="240" w:line="240" w:lineRule="auto"/>
        <w:rPr>
          <w:rFonts w:ascii="Times New Roman" w:eastAsia="Times New Roman" w:hAnsi="Times New Roman" w:cs="Times New Roman"/>
          <w:sz w:val="24"/>
          <w:szCs w:val="24"/>
        </w:rPr>
      </w:pPr>
    </w:p>
    <w:p w14:paraId="54C66A0F" w14:textId="77777777" w:rsidR="00182E94" w:rsidRPr="0013754E" w:rsidRDefault="00182E94" w:rsidP="003C632F">
      <w:pPr>
        <w:pStyle w:val="Heading1"/>
      </w:pPr>
      <w:r w:rsidRPr="0013754E">
        <w:br w:type="page"/>
      </w:r>
    </w:p>
    <w:p w14:paraId="2078822C" w14:textId="0483F122" w:rsidR="00760250" w:rsidRPr="0013754E" w:rsidRDefault="00760250" w:rsidP="003C632F">
      <w:pPr>
        <w:pStyle w:val="Heading1"/>
      </w:pPr>
      <w:r w:rsidRPr="0013754E">
        <w:lastRenderedPageBreak/>
        <w:t>TABLES AND FIGURES</w:t>
      </w:r>
    </w:p>
    <w:p w14:paraId="4A26A12F" w14:textId="588C86C4" w:rsidR="00760250" w:rsidRPr="0013754E" w:rsidRDefault="00760250" w:rsidP="00760250">
      <w:pPr>
        <w:spacing w:before="240" w:line="276" w:lineRule="auto"/>
        <w:rPr>
          <w:rFonts w:ascii="Times New Roman" w:hAnsi="Times New Roman" w:cs="Times New Roman"/>
          <w:sz w:val="24"/>
          <w:szCs w:val="24"/>
        </w:rPr>
      </w:pPr>
      <w:r w:rsidRPr="0013754E">
        <w:rPr>
          <w:rFonts w:ascii="Times New Roman" w:hAnsi="Times New Roman" w:cs="Times New Roman"/>
          <w:b/>
          <w:sz w:val="24"/>
          <w:szCs w:val="24"/>
        </w:rPr>
        <w:t>Table 1</w:t>
      </w:r>
      <w:r w:rsidR="00BE1555" w:rsidRPr="0013754E">
        <w:rPr>
          <w:rFonts w:ascii="Times New Roman" w:hAnsi="Times New Roman" w:cs="Times New Roman"/>
          <w:b/>
          <w:sz w:val="24"/>
          <w:szCs w:val="24"/>
        </w:rPr>
        <w:t>.</w:t>
      </w:r>
      <w:r w:rsidR="00BE1555" w:rsidRPr="0013754E">
        <w:rPr>
          <w:rFonts w:ascii="Times New Roman" w:hAnsi="Times New Roman" w:cs="Times New Roman"/>
          <w:sz w:val="24"/>
          <w:szCs w:val="24"/>
        </w:rPr>
        <w:t xml:space="preserve"> </w:t>
      </w:r>
      <w:bookmarkStart w:id="3" w:name="_Hlk79586900"/>
      <w:r w:rsidR="00BE1555" w:rsidRPr="0013754E">
        <w:rPr>
          <w:rFonts w:ascii="Times New Roman" w:hAnsi="Times New Roman" w:cs="Times New Roman"/>
          <w:sz w:val="24"/>
          <w:szCs w:val="24"/>
        </w:rPr>
        <w:t xml:space="preserve">Two-factor simulation experiment with scenario abbreviations used throughout the manuscript. Rows: number of </w:t>
      </w:r>
      <w:r w:rsidR="00BF1573" w:rsidRPr="0013754E">
        <w:rPr>
          <w:rFonts w:ascii="Times New Roman" w:hAnsi="Times New Roman" w:cs="Times New Roman"/>
          <w:sz w:val="24"/>
          <w:szCs w:val="24"/>
        </w:rPr>
        <w:t xml:space="preserve">affected </w:t>
      </w:r>
      <w:r w:rsidR="00BE1555" w:rsidRPr="0013754E">
        <w:rPr>
          <w:rFonts w:ascii="Times New Roman" w:hAnsi="Times New Roman" w:cs="Times New Roman"/>
          <w:sz w:val="24"/>
          <w:szCs w:val="24"/>
        </w:rPr>
        <w:t xml:space="preserve">populations with </w:t>
      </w:r>
      <w:proofErr w:type="spellStart"/>
      <w:r w:rsidR="00BE1555" w:rsidRPr="0013754E">
        <w:rPr>
          <w:rFonts w:ascii="Times New Roman" w:eastAsia="Times New Roman" w:hAnsi="Times New Roman" w:cs="Times New Roman"/>
          <w:sz w:val="24"/>
          <w:szCs w:val="24"/>
        </w:rPr>
        <w:t>spatio</w:t>
      </w:r>
      <w:proofErr w:type="spellEnd"/>
      <w:r w:rsidR="00BE1555" w:rsidRPr="0013754E">
        <w:rPr>
          <w:rFonts w:ascii="Times New Roman" w:eastAsia="Times New Roman" w:hAnsi="Times New Roman" w:cs="Times New Roman"/>
          <w:sz w:val="24"/>
          <w:szCs w:val="24"/>
        </w:rPr>
        <w:t>-temporal population genetic legacies. Columns: dispersal values.</w:t>
      </w:r>
      <w:r w:rsidR="00BE1555" w:rsidRPr="0013754E">
        <w:rPr>
          <w:rFonts w:ascii="Times New Roman" w:hAnsi="Times New Roman" w:cs="Times New Roman"/>
          <w:sz w:val="24"/>
          <w:szCs w:val="24"/>
        </w:rPr>
        <w:t xml:space="preserve"> Numbers in parentheses indicate the number of unique simulations r</w:t>
      </w:r>
      <w:r w:rsidR="00BF1573" w:rsidRPr="0013754E">
        <w:rPr>
          <w:rFonts w:ascii="Times New Roman" w:hAnsi="Times New Roman" w:cs="Times New Roman"/>
          <w:sz w:val="24"/>
          <w:szCs w:val="24"/>
        </w:rPr>
        <w:t>u</w:t>
      </w:r>
      <w:r w:rsidR="00BE1555" w:rsidRPr="0013754E">
        <w:rPr>
          <w:rFonts w:ascii="Times New Roman" w:hAnsi="Times New Roman" w:cs="Times New Roman"/>
          <w:sz w:val="24"/>
          <w:szCs w:val="24"/>
        </w:rPr>
        <w:t>n for each factor level or</w:t>
      </w:r>
      <w:r w:rsidR="00BF1573" w:rsidRPr="0013754E">
        <w:rPr>
          <w:rFonts w:ascii="Times New Roman" w:hAnsi="Times New Roman" w:cs="Times New Roman"/>
          <w:sz w:val="24"/>
          <w:szCs w:val="24"/>
        </w:rPr>
        <w:t xml:space="preserve">, in </w:t>
      </w:r>
      <w:r w:rsidR="00B92DAE" w:rsidRPr="0013754E">
        <w:rPr>
          <w:rFonts w:ascii="Times New Roman" w:hAnsi="Times New Roman" w:cs="Times New Roman"/>
          <w:sz w:val="24"/>
          <w:szCs w:val="24"/>
        </w:rPr>
        <w:t xml:space="preserve">the top row and the </w:t>
      </w:r>
      <w:r w:rsidR="00BF1573" w:rsidRPr="0013754E">
        <w:rPr>
          <w:rFonts w:ascii="Times New Roman" w:hAnsi="Times New Roman" w:cs="Times New Roman"/>
          <w:sz w:val="24"/>
          <w:szCs w:val="24"/>
        </w:rPr>
        <w:t>first column, for</w:t>
      </w:r>
      <w:r w:rsidR="00BE1555" w:rsidRPr="0013754E">
        <w:rPr>
          <w:rFonts w:ascii="Times New Roman" w:hAnsi="Times New Roman" w:cs="Times New Roman"/>
          <w:sz w:val="24"/>
          <w:szCs w:val="24"/>
        </w:rPr>
        <w:t xml:space="preserve"> </w:t>
      </w:r>
      <w:r w:rsidR="00BF1573" w:rsidRPr="0013754E">
        <w:rPr>
          <w:rFonts w:ascii="Times New Roman" w:hAnsi="Times New Roman" w:cs="Times New Roman"/>
          <w:sz w:val="24"/>
          <w:szCs w:val="24"/>
        </w:rPr>
        <w:t>all</w:t>
      </w:r>
      <w:r w:rsidR="00BE1555" w:rsidRPr="0013754E">
        <w:rPr>
          <w:rFonts w:ascii="Times New Roman" w:hAnsi="Times New Roman" w:cs="Times New Roman"/>
          <w:sz w:val="24"/>
          <w:szCs w:val="24"/>
        </w:rPr>
        <w:t xml:space="preserve"> </w:t>
      </w:r>
      <w:r w:rsidR="00B92DAE" w:rsidRPr="0013754E">
        <w:rPr>
          <w:rFonts w:ascii="Times New Roman" w:hAnsi="Times New Roman" w:cs="Times New Roman"/>
          <w:sz w:val="24"/>
          <w:szCs w:val="24"/>
        </w:rPr>
        <w:t>cells in columns or rows inside the table</w:t>
      </w:r>
      <w:r w:rsidR="00BE1555" w:rsidRPr="0013754E">
        <w:rPr>
          <w:rFonts w:ascii="Times New Roman" w:hAnsi="Times New Roman" w:cs="Times New Roman"/>
          <w:sz w:val="24"/>
          <w:szCs w:val="24"/>
        </w:rPr>
        <w:t>. We ran 2160 simulations in total.</w:t>
      </w:r>
      <w:bookmarkEnd w:id="3"/>
    </w:p>
    <w:tbl>
      <w:tblPr>
        <w:tblStyle w:val="TableGrid"/>
        <w:tblW w:w="0" w:type="auto"/>
        <w:tblLook w:val="04A0" w:firstRow="1" w:lastRow="0" w:firstColumn="1" w:lastColumn="0" w:noHBand="0" w:noVBand="1"/>
      </w:tblPr>
      <w:tblGrid>
        <w:gridCol w:w="2605"/>
        <w:gridCol w:w="2250"/>
        <w:gridCol w:w="2157"/>
        <w:gridCol w:w="2338"/>
      </w:tblGrid>
      <w:tr w:rsidR="00760250" w:rsidRPr="0013754E" w14:paraId="7851A9EA" w14:textId="77777777" w:rsidTr="00813CD6">
        <w:trPr>
          <w:trHeight w:val="1160"/>
        </w:trPr>
        <w:tc>
          <w:tcPr>
            <w:tcW w:w="2605" w:type="dxa"/>
          </w:tcPr>
          <w:p w14:paraId="470261B0" w14:textId="77777777" w:rsidR="00760250" w:rsidRPr="0013754E" w:rsidRDefault="00760250" w:rsidP="00813CD6">
            <w:pPr>
              <w:spacing w:before="240" w:line="276" w:lineRule="auto"/>
              <w:jc w:val="right"/>
              <w:rPr>
                <w:rFonts w:ascii="Times New Roman" w:hAnsi="Times New Roman" w:cs="Times New Roman"/>
                <w:i/>
                <w:sz w:val="24"/>
                <w:szCs w:val="24"/>
              </w:rPr>
            </w:pPr>
            <w:bookmarkStart w:id="4" w:name="_Hlk79586855"/>
            <w:r w:rsidRPr="0013754E">
              <w:rPr>
                <w:rFonts w:ascii="Times New Roman" w:hAnsi="Times New Roman" w:cs="Times New Roman"/>
                <w:i/>
                <w:sz w:val="24"/>
                <w:szCs w:val="24"/>
              </w:rPr>
              <w:t>Dispersal (B)</w:t>
            </w:r>
          </w:p>
          <w:p w14:paraId="416A8011" w14:textId="50E83F2A" w:rsidR="00760250" w:rsidRPr="0013754E" w:rsidRDefault="00760250" w:rsidP="00813CD6">
            <w:pPr>
              <w:spacing w:before="240" w:line="276" w:lineRule="auto"/>
              <w:rPr>
                <w:rFonts w:ascii="Times New Roman" w:hAnsi="Times New Roman" w:cs="Times New Roman"/>
                <w:i/>
                <w:sz w:val="24"/>
                <w:szCs w:val="24"/>
              </w:rPr>
            </w:pPr>
            <w:r w:rsidRPr="0013754E">
              <w:rPr>
                <w:rFonts w:ascii="Times New Roman" w:hAnsi="Times New Roman" w:cs="Times New Roman"/>
                <w:i/>
                <w:sz w:val="24"/>
                <w:szCs w:val="24"/>
              </w:rPr>
              <w:t>No.</w:t>
            </w:r>
            <w:r w:rsidR="00BF1573" w:rsidRPr="0013754E">
              <w:rPr>
                <w:rFonts w:ascii="Times New Roman" w:hAnsi="Times New Roman" w:cs="Times New Roman"/>
                <w:i/>
                <w:sz w:val="24"/>
                <w:szCs w:val="24"/>
              </w:rPr>
              <w:t xml:space="preserve"> of affected</w:t>
            </w:r>
            <w:r w:rsidRPr="0013754E">
              <w:rPr>
                <w:rFonts w:ascii="Times New Roman" w:hAnsi="Times New Roman" w:cs="Times New Roman"/>
                <w:i/>
                <w:sz w:val="24"/>
                <w:szCs w:val="24"/>
              </w:rPr>
              <w:t xml:space="preserve"> populations</w:t>
            </w:r>
          </w:p>
        </w:tc>
        <w:tc>
          <w:tcPr>
            <w:tcW w:w="2250" w:type="dxa"/>
          </w:tcPr>
          <w:p w14:paraId="2DBFF1EE" w14:textId="77777777" w:rsidR="00760250" w:rsidRPr="0013754E" w:rsidRDefault="00760250" w:rsidP="00813CD6">
            <w:pPr>
              <w:spacing w:before="240" w:line="276" w:lineRule="auto"/>
              <w:jc w:val="center"/>
              <w:rPr>
                <w:rFonts w:ascii="Times New Roman" w:hAnsi="Times New Roman" w:cs="Times New Roman"/>
                <w:b/>
                <w:sz w:val="24"/>
                <w:szCs w:val="24"/>
              </w:rPr>
            </w:pPr>
            <w:r w:rsidRPr="0013754E">
              <w:rPr>
                <w:rFonts w:ascii="Times New Roman" w:hAnsi="Times New Roman" w:cs="Times New Roman"/>
                <w:b/>
                <w:sz w:val="24"/>
                <w:szCs w:val="24"/>
              </w:rPr>
              <w:t xml:space="preserve">Low </w:t>
            </w:r>
            <w:r w:rsidRPr="0013754E">
              <w:rPr>
                <w:rFonts w:ascii="Times New Roman" w:hAnsi="Times New Roman" w:cs="Times New Roman"/>
                <w:sz w:val="24"/>
                <w:szCs w:val="24"/>
              </w:rPr>
              <w:t>(720)</w:t>
            </w:r>
          </w:p>
        </w:tc>
        <w:tc>
          <w:tcPr>
            <w:tcW w:w="2157" w:type="dxa"/>
          </w:tcPr>
          <w:p w14:paraId="37B10490" w14:textId="77777777" w:rsidR="00760250" w:rsidRPr="0013754E" w:rsidRDefault="00760250" w:rsidP="00813CD6">
            <w:pPr>
              <w:spacing w:before="240" w:line="276" w:lineRule="auto"/>
              <w:jc w:val="center"/>
              <w:rPr>
                <w:rFonts w:ascii="Times New Roman" w:hAnsi="Times New Roman" w:cs="Times New Roman"/>
                <w:b/>
                <w:sz w:val="24"/>
                <w:szCs w:val="24"/>
              </w:rPr>
            </w:pPr>
            <w:r w:rsidRPr="0013754E">
              <w:rPr>
                <w:rFonts w:ascii="Times New Roman" w:hAnsi="Times New Roman" w:cs="Times New Roman"/>
                <w:b/>
                <w:sz w:val="24"/>
                <w:szCs w:val="24"/>
              </w:rPr>
              <w:t xml:space="preserve">Moderate </w:t>
            </w:r>
            <w:r w:rsidRPr="0013754E">
              <w:rPr>
                <w:rFonts w:ascii="Times New Roman" w:hAnsi="Times New Roman" w:cs="Times New Roman"/>
                <w:sz w:val="24"/>
                <w:szCs w:val="24"/>
              </w:rPr>
              <w:t>(720)</w:t>
            </w:r>
          </w:p>
        </w:tc>
        <w:tc>
          <w:tcPr>
            <w:tcW w:w="2338" w:type="dxa"/>
          </w:tcPr>
          <w:p w14:paraId="1D08DEA2" w14:textId="77777777" w:rsidR="00760250" w:rsidRPr="0013754E" w:rsidRDefault="00760250" w:rsidP="00813CD6">
            <w:pPr>
              <w:spacing w:before="240" w:line="276" w:lineRule="auto"/>
              <w:jc w:val="center"/>
              <w:rPr>
                <w:rFonts w:ascii="Times New Roman" w:hAnsi="Times New Roman" w:cs="Times New Roman"/>
                <w:b/>
                <w:sz w:val="24"/>
                <w:szCs w:val="24"/>
              </w:rPr>
            </w:pPr>
            <w:r w:rsidRPr="0013754E">
              <w:rPr>
                <w:rFonts w:ascii="Times New Roman" w:hAnsi="Times New Roman" w:cs="Times New Roman"/>
                <w:b/>
                <w:sz w:val="24"/>
                <w:szCs w:val="24"/>
              </w:rPr>
              <w:t xml:space="preserve">High </w:t>
            </w:r>
            <w:r w:rsidRPr="0013754E">
              <w:rPr>
                <w:rFonts w:ascii="Times New Roman" w:hAnsi="Times New Roman" w:cs="Times New Roman"/>
                <w:sz w:val="24"/>
                <w:szCs w:val="24"/>
              </w:rPr>
              <w:t>(720)</w:t>
            </w:r>
          </w:p>
        </w:tc>
      </w:tr>
      <w:tr w:rsidR="00760250" w:rsidRPr="0013754E" w14:paraId="27C670F7" w14:textId="77777777" w:rsidTr="00813CD6">
        <w:tc>
          <w:tcPr>
            <w:tcW w:w="2605" w:type="dxa"/>
          </w:tcPr>
          <w:p w14:paraId="6FF077A2" w14:textId="77777777" w:rsidR="00760250" w:rsidRPr="0013754E" w:rsidRDefault="00760250" w:rsidP="00813CD6">
            <w:pPr>
              <w:spacing w:before="240" w:line="276" w:lineRule="auto"/>
              <w:rPr>
                <w:rFonts w:ascii="Times New Roman" w:hAnsi="Times New Roman" w:cs="Times New Roman"/>
                <w:b/>
                <w:sz w:val="24"/>
                <w:szCs w:val="24"/>
              </w:rPr>
            </w:pPr>
            <w:r w:rsidRPr="0013754E">
              <w:rPr>
                <w:rFonts w:ascii="Times New Roman" w:hAnsi="Times New Roman" w:cs="Times New Roman"/>
                <w:b/>
                <w:sz w:val="24"/>
                <w:szCs w:val="24"/>
              </w:rPr>
              <w:t xml:space="preserve">1 </w:t>
            </w:r>
            <w:r w:rsidRPr="0013754E">
              <w:rPr>
                <w:rFonts w:ascii="Times New Roman" w:hAnsi="Times New Roman" w:cs="Times New Roman"/>
                <w:sz w:val="24"/>
                <w:szCs w:val="24"/>
              </w:rPr>
              <w:t>(540)</w:t>
            </w:r>
          </w:p>
        </w:tc>
        <w:tc>
          <w:tcPr>
            <w:tcW w:w="2250" w:type="dxa"/>
          </w:tcPr>
          <w:p w14:paraId="772A64FB"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L1 (180)</w:t>
            </w:r>
          </w:p>
        </w:tc>
        <w:tc>
          <w:tcPr>
            <w:tcW w:w="2157" w:type="dxa"/>
          </w:tcPr>
          <w:p w14:paraId="3070D703"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M1 (180)</w:t>
            </w:r>
          </w:p>
        </w:tc>
        <w:tc>
          <w:tcPr>
            <w:tcW w:w="2338" w:type="dxa"/>
          </w:tcPr>
          <w:p w14:paraId="73F5623B"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H1 (180)</w:t>
            </w:r>
          </w:p>
        </w:tc>
      </w:tr>
      <w:tr w:rsidR="00760250" w:rsidRPr="0013754E" w14:paraId="106CA9CA" w14:textId="77777777" w:rsidTr="00813CD6">
        <w:tc>
          <w:tcPr>
            <w:tcW w:w="2605" w:type="dxa"/>
          </w:tcPr>
          <w:p w14:paraId="02E86D34" w14:textId="77777777" w:rsidR="00760250" w:rsidRPr="0013754E" w:rsidRDefault="00760250" w:rsidP="00813CD6">
            <w:pPr>
              <w:spacing w:before="240" w:line="276" w:lineRule="auto"/>
              <w:rPr>
                <w:rFonts w:ascii="Times New Roman" w:hAnsi="Times New Roman" w:cs="Times New Roman"/>
                <w:b/>
                <w:sz w:val="24"/>
                <w:szCs w:val="24"/>
              </w:rPr>
            </w:pPr>
            <w:r w:rsidRPr="0013754E">
              <w:rPr>
                <w:rFonts w:ascii="Times New Roman" w:hAnsi="Times New Roman" w:cs="Times New Roman"/>
                <w:b/>
                <w:sz w:val="24"/>
                <w:szCs w:val="24"/>
              </w:rPr>
              <w:t xml:space="preserve">2 </w:t>
            </w:r>
            <w:r w:rsidRPr="0013754E">
              <w:rPr>
                <w:rFonts w:ascii="Times New Roman" w:hAnsi="Times New Roman" w:cs="Times New Roman"/>
                <w:sz w:val="24"/>
                <w:szCs w:val="24"/>
              </w:rPr>
              <w:t>(540)</w:t>
            </w:r>
          </w:p>
        </w:tc>
        <w:tc>
          <w:tcPr>
            <w:tcW w:w="2250" w:type="dxa"/>
          </w:tcPr>
          <w:p w14:paraId="29B22395"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L2 (180)</w:t>
            </w:r>
          </w:p>
        </w:tc>
        <w:tc>
          <w:tcPr>
            <w:tcW w:w="2157" w:type="dxa"/>
          </w:tcPr>
          <w:p w14:paraId="320BCDBE"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M2 (180)</w:t>
            </w:r>
          </w:p>
        </w:tc>
        <w:tc>
          <w:tcPr>
            <w:tcW w:w="2338" w:type="dxa"/>
          </w:tcPr>
          <w:p w14:paraId="09E0CEDD"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H2 (180)</w:t>
            </w:r>
          </w:p>
        </w:tc>
      </w:tr>
      <w:tr w:rsidR="00760250" w:rsidRPr="0013754E" w14:paraId="09798702" w14:textId="77777777" w:rsidTr="00813CD6">
        <w:tc>
          <w:tcPr>
            <w:tcW w:w="2605" w:type="dxa"/>
          </w:tcPr>
          <w:p w14:paraId="33BA5205" w14:textId="77777777" w:rsidR="00760250" w:rsidRPr="0013754E" w:rsidRDefault="00760250" w:rsidP="00813CD6">
            <w:pPr>
              <w:spacing w:before="240" w:line="276" w:lineRule="auto"/>
              <w:rPr>
                <w:rFonts w:ascii="Times New Roman" w:hAnsi="Times New Roman" w:cs="Times New Roman"/>
                <w:b/>
                <w:sz w:val="24"/>
                <w:szCs w:val="24"/>
              </w:rPr>
            </w:pPr>
            <w:r w:rsidRPr="0013754E">
              <w:rPr>
                <w:rFonts w:ascii="Times New Roman" w:hAnsi="Times New Roman" w:cs="Times New Roman"/>
                <w:b/>
                <w:sz w:val="24"/>
                <w:szCs w:val="24"/>
              </w:rPr>
              <w:t xml:space="preserve">3 </w:t>
            </w:r>
            <w:r w:rsidRPr="0013754E">
              <w:rPr>
                <w:rFonts w:ascii="Times New Roman" w:hAnsi="Times New Roman" w:cs="Times New Roman"/>
                <w:sz w:val="24"/>
                <w:szCs w:val="24"/>
              </w:rPr>
              <w:t>(540)</w:t>
            </w:r>
          </w:p>
        </w:tc>
        <w:tc>
          <w:tcPr>
            <w:tcW w:w="2250" w:type="dxa"/>
          </w:tcPr>
          <w:p w14:paraId="0DE96708"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L3 (180)</w:t>
            </w:r>
          </w:p>
        </w:tc>
        <w:tc>
          <w:tcPr>
            <w:tcW w:w="2157" w:type="dxa"/>
          </w:tcPr>
          <w:p w14:paraId="4E224FE2"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M3 (180)</w:t>
            </w:r>
          </w:p>
        </w:tc>
        <w:tc>
          <w:tcPr>
            <w:tcW w:w="2338" w:type="dxa"/>
          </w:tcPr>
          <w:p w14:paraId="155F70DD"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H3 (180)</w:t>
            </w:r>
          </w:p>
        </w:tc>
      </w:tr>
      <w:tr w:rsidR="00760250" w:rsidRPr="0013754E" w14:paraId="5FA4960E" w14:textId="77777777" w:rsidTr="00813CD6">
        <w:tc>
          <w:tcPr>
            <w:tcW w:w="2605" w:type="dxa"/>
          </w:tcPr>
          <w:p w14:paraId="163D1E76" w14:textId="77777777" w:rsidR="00760250" w:rsidRPr="0013754E" w:rsidRDefault="00760250" w:rsidP="00813CD6">
            <w:pPr>
              <w:spacing w:before="240" w:line="276" w:lineRule="auto"/>
              <w:rPr>
                <w:rFonts w:ascii="Times New Roman" w:hAnsi="Times New Roman" w:cs="Times New Roman"/>
                <w:sz w:val="24"/>
                <w:szCs w:val="24"/>
              </w:rPr>
            </w:pPr>
            <w:r w:rsidRPr="0013754E">
              <w:rPr>
                <w:rFonts w:ascii="Times New Roman" w:hAnsi="Times New Roman" w:cs="Times New Roman"/>
                <w:b/>
                <w:sz w:val="24"/>
                <w:szCs w:val="24"/>
              </w:rPr>
              <w:t>0: control</w:t>
            </w:r>
            <w:r w:rsidRPr="0013754E">
              <w:rPr>
                <w:rFonts w:ascii="Times New Roman" w:hAnsi="Times New Roman" w:cs="Times New Roman"/>
                <w:sz w:val="24"/>
                <w:szCs w:val="24"/>
              </w:rPr>
              <w:t xml:space="preserve"> (540)</w:t>
            </w:r>
          </w:p>
        </w:tc>
        <w:tc>
          <w:tcPr>
            <w:tcW w:w="2250" w:type="dxa"/>
          </w:tcPr>
          <w:p w14:paraId="41C65A53"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CL (180)</w:t>
            </w:r>
          </w:p>
        </w:tc>
        <w:tc>
          <w:tcPr>
            <w:tcW w:w="2157" w:type="dxa"/>
          </w:tcPr>
          <w:p w14:paraId="71840A9A"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 xml:space="preserve">CM (180) </w:t>
            </w:r>
          </w:p>
        </w:tc>
        <w:tc>
          <w:tcPr>
            <w:tcW w:w="2338" w:type="dxa"/>
          </w:tcPr>
          <w:p w14:paraId="719797B9"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CH (180)</w:t>
            </w:r>
          </w:p>
        </w:tc>
      </w:tr>
      <w:bookmarkEnd w:id="4"/>
    </w:tbl>
    <w:p w14:paraId="481D8F0C" w14:textId="77777777" w:rsidR="00760250" w:rsidRPr="0013754E" w:rsidRDefault="00760250" w:rsidP="00760250">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310591C8"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p>
    <w:p w14:paraId="3DB67801"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p>
    <w:p w14:paraId="1C2689BE"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p>
    <w:p w14:paraId="0D7F0D87"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p>
    <w:p w14:paraId="5E369CCD" w14:textId="6EAB2CEA" w:rsidR="00760250" w:rsidRDefault="00760250" w:rsidP="00760250">
      <w:pPr>
        <w:spacing w:before="240" w:after="240" w:line="276" w:lineRule="auto"/>
        <w:rPr>
          <w:rFonts w:ascii="Times New Roman" w:hAnsi="Times New Roman" w:cs="Times New Roman"/>
          <w:sz w:val="24"/>
          <w:szCs w:val="24"/>
        </w:rPr>
      </w:pPr>
      <w:r w:rsidRPr="0013754E">
        <w:rPr>
          <w:rFonts w:ascii="Times New Roman" w:eastAsia="Times New Roman" w:hAnsi="Times New Roman" w:cs="Times New Roman"/>
          <w:b/>
          <w:sz w:val="24"/>
          <w:szCs w:val="24"/>
        </w:rPr>
        <w:br w:type="page"/>
      </w:r>
      <w:r w:rsidR="00D40A56">
        <w:rPr>
          <w:rFonts w:ascii="Times New Roman" w:eastAsia="Times New Roman" w:hAnsi="Times New Roman" w:cs="Times New Roman"/>
          <w:b/>
          <w:sz w:val="24"/>
          <w:szCs w:val="24"/>
        </w:rPr>
        <w:lastRenderedPageBreak/>
        <w:t xml:space="preserve">Table 2. </w:t>
      </w:r>
      <w:r w:rsidR="00AD2E39">
        <w:rPr>
          <w:rFonts w:ascii="Times New Roman" w:eastAsia="Times New Roman" w:hAnsi="Times New Roman" w:cs="Times New Roman"/>
          <w:bCs/>
          <w:sz w:val="24"/>
          <w:szCs w:val="24"/>
        </w:rPr>
        <w:t>Examples</w:t>
      </w:r>
      <w:r w:rsidR="00D40A56" w:rsidRPr="0013754E">
        <w:rPr>
          <w:rFonts w:ascii="Times New Roman" w:hAnsi="Times New Roman" w:cs="Times New Roman"/>
          <w:sz w:val="24"/>
          <w:szCs w:val="24"/>
        </w:rPr>
        <w:t xml:space="preserve"> of A) the computation of the original TGI values </w:t>
      </w:r>
      <w:r w:rsidR="00D40A56">
        <w:rPr>
          <w:rFonts w:ascii="Times New Roman" w:hAnsi="Times New Roman" w:cs="Times New Roman"/>
          <w:sz w:val="24"/>
          <w:szCs w:val="24"/>
        </w:rPr>
        <w:t>for a biallelic marker (the method works for microsatellites too</w:t>
      </w:r>
      <w:r w:rsidR="00AD2E39">
        <w:rPr>
          <w:rFonts w:ascii="Times New Roman" w:hAnsi="Times New Roman" w:cs="Times New Roman"/>
          <w:sz w:val="24"/>
          <w:szCs w:val="24"/>
        </w:rPr>
        <w:t>!</w:t>
      </w:r>
      <w:r w:rsidR="00D40A56">
        <w:rPr>
          <w:rFonts w:ascii="Times New Roman" w:hAnsi="Times New Roman" w:cs="Times New Roman"/>
          <w:sz w:val="24"/>
          <w:szCs w:val="24"/>
        </w:rPr>
        <w:t xml:space="preserve">) </w:t>
      </w:r>
      <w:r w:rsidR="00D40A56" w:rsidRPr="0013754E">
        <w:rPr>
          <w:rFonts w:ascii="Times New Roman" w:hAnsi="Times New Roman" w:cs="Times New Roman"/>
          <w:sz w:val="24"/>
          <w:szCs w:val="24"/>
        </w:rPr>
        <w:t>and B) the way we permutated input genotypic matrices to create a distribution to test TGI significance.</w:t>
      </w:r>
      <w:r w:rsidR="00AD2E39">
        <w:rPr>
          <w:rFonts w:ascii="Times New Roman" w:hAnsi="Times New Roman" w:cs="Times New Roman"/>
          <w:sz w:val="24"/>
          <w:szCs w:val="24"/>
        </w:rPr>
        <w:t xml:space="preserve"> The numbers in the table represent the number of copies of an allele in </w:t>
      </w:r>
      <w:r w:rsidR="00EF3F5A">
        <w:rPr>
          <w:rFonts w:ascii="Times New Roman" w:hAnsi="Times New Roman" w:cs="Times New Roman"/>
          <w:sz w:val="24"/>
          <w:szCs w:val="24"/>
        </w:rPr>
        <w:t>a sampled population</w:t>
      </w:r>
      <w:r w:rsidR="00AD2E39">
        <w:rPr>
          <w:rFonts w:ascii="Times New Roman" w:hAnsi="Times New Roman" w:cs="Times New Roman"/>
          <w:sz w:val="24"/>
          <w:szCs w:val="24"/>
        </w:rPr>
        <w:t>.</w:t>
      </w:r>
    </w:p>
    <w:p w14:paraId="49EDEDC8" w14:textId="0A6E2F22" w:rsidR="00D40A56" w:rsidRPr="0013754E" w:rsidRDefault="00D40A56" w:rsidP="00760250">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tbl>
      <w:tblPr>
        <w:tblStyle w:val="TableGrid"/>
        <w:tblpPr w:leftFromText="180" w:rightFromText="180" w:vertAnchor="text" w:horzAnchor="page" w:tblpX="2038" w:tblpY="82"/>
        <w:tblW w:w="0" w:type="auto"/>
        <w:tblLook w:val="04A0" w:firstRow="1" w:lastRow="0" w:firstColumn="1" w:lastColumn="0" w:noHBand="0" w:noVBand="1"/>
      </w:tblPr>
      <w:tblGrid>
        <w:gridCol w:w="1510"/>
        <w:gridCol w:w="946"/>
        <w:gridCol w:w="567"/>
        <w:gridCol w:w="567"/>
        <w:gridCol w:w="567"/>
        <w:gridCol w:w="567"/>
        <w:gridCol w:w="567"/>
        <w:gridCol w:w="567"/>
        <w:gridCol w:w="567"/>
        <w:gridCol w:w="567"/>
      </w:tblGrid>
      <w:tr w:rsidR="004266B7" w14:paraId="0D5D8790" w14:textId="77777777" w:rsidTr="004266B7">
        <w:trPr>
          <w:trHeight w:val="587"/>
        </w:trPr>
        <w:tc>
          <w:tcPr>
            <w:tcW w:w="1510" w:type="dxa"/>
            <w:tcBorders>
              <w:top w:val="nil"/>
              <w:left w:val="nil"/>
              <w:bottom w:val="single" w:sz="4" w:space="0" w:color="auto"/>
              <w:right w:val="single" w:sz="4" w:space="0" w:color="auto"/>
            </w:tcBorders>
          </w:tcPr>
          <w:p w14:paraId="3F3D73D4"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p>
        </w:tc>
        <w:tc>
          <w:tcPr>
            <w:tcW w:w="946" w:type="dxa"/>
            <w:tcBorders>
              <w:top w:val="single" w:sz="4" w:space="0" w:color="auto"/>
              <w:left w:val="single" w:sz="4" w:space="0" w:color="auto"/>
              <w:bottom w:val="single" w:sz="18" w:space="0" w:color="auto"/>
              <w:right w:val="single" w:sz="4" w:space="0" w:color="auto"/>
            </w:tcBorders>
          </w:tcPr>
          <w:p w14:paraId="339155F9"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Locus Allele</w:t>
            </w:r>
          </w:p>
        </w:tc>
        <w:tc>
          <w:tcPr>
            <w:tcW w:w="567" w:type="dxa"/>
            <w:tcBorders>
              <w:left w:val="single" w:sz="4" w:space="0" w:color="auto"/>
              <w:bottom w:val="single" w:sz="18" w:space="0" w:color="auto"/>
            </w:tcBorders>
            <w:vAlign w:val="center"/>
          </w:tcPr>
          <w:p w14:paraId="699BEFA5"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1</w:t>
            </w:r>
          </w:p>
          <w:p w14:paraId="1E458401"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A</w:t>
            </w:r>
          </w:p>
        </w:tc>
        <w:tc>
          <w:tcPr>
            <w:tcW w:w="567" w:type="dxa"/>
            <w:tcBorders>
              <w:bottom w:val="single" w:sz="18" w:space="0" w:color="auto"/>
              <w:right w:val="single" w:sz="18" w:space="0" w:color="auto"/>
            </w:tcBorders>
            <w:vAlign w:val="center"/>
          </w:tcPr>
          <w:p w14:paraId="6BE5E5E3"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1</w:t>
            </w:r>
          </w:p>
          <w:p w14:paraId="6DB13943"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B</w:t>
            </w:r>
          </w:p>
        </w:tc>
        <w:tc>
          <w:tcPr>
            <w:tcW w:w="567" w:type="dxa"/>
            <w:tcBorders>
              <w:left w:val="single" w:sz="18" w:space="0" w:color="auto"/>
              <w:bottom w:val="single" w:sz="18" w:space="0" w:color="auto"/>
            </w:tcBorders>
            <w:vAlign w:val="center"/>
          </w:tcPr>
          <w:p w14:paraId="42EEACA9"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2</w:t>
            </w:r>
          </w:p>
          <w:p w14:paraId="5962A9D5"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A</w:t>
            </w:r>
          </w:p>
        </w:tc>
        <w:tc>
          <w:tcPr>
            <w:tcW w:w="567" w:type="dxa"/>
            <w:tcBorders>
              <w:bottom w:val="single" w:sz="18" w:space="0" w:color="auto"/>
              <w:right w:val="single" w:sz="18" w:space="0" w:color="auto"/>
            </w:tcBorders>
            <w:vAlign w:val="center"/>
          </w:tcPr>
          <w:p w14:paraId="391A336F"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2</w:t>
            </w:r>
          </w:p>
          <w:p w14:paraId="3D34081C"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B</w:t>
            </w:r>
          </w:p>
        </w:tc>
        <w:tc>
          <w:tcPr>
            <w:tcW w:w="567" w:type="dxa"/>
            <w:tcBorders>
              <w:left w:val="single" w:sz="18" w:space="0" w:color="auto"/>
              <w:bottom w:val="single" w:sz="18" w:space="0" w:color="auto"/>
            </w:tcBorders>
            <w:vAlign w:val="center"/>
          </w:tcPr>
          <w:p w14:paraId="1027EB66"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3</w:t>
            </w:r>
          </w:p>
          <w:p w14:paraId="667E57A2"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A</w:t>
            </w:r>
          </w:p>
        </w:tc>
        <w:tc>
          <w:tcPr>
            <w:tcW w:w="567" w:type="dxa"/>
            <w:tcBorders>
              <w:bottom w:val="single" w:sz="18" w:space="0" w:color="auto"/>
              <w:right w:val="single" w:sz="18" w:space="0" w:color="auto"/>
            </w:tcBorders>
            <w:vAlign w:val="center"/>
          </w:tcPr>
          <w:p w14:paraId="17F4C8CE"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3</w:t>
            </w:r>
          </w:p>
          <w:p w14:paraId="24C85058"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B</w:t>
            </w:r>
          </w:p>
        </w:tc>
        <w:tc>
          <w:tcPr>
            <w:tcW w:w="567" w:type="dxa"/>
            <w:tcBorders>
              <w:left w:val="single" w:sz="18" w:space="0" w:color="auto"/>
              <w:bottom w:val="single" w:sz="18" w:space="0" w:color="auto"/>
            </w:tcBorders>
            <w:vAlign w:val="center"/>
          </w:tcPr>
          <w:p w14:paraId="33BEFAB7"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4</w:t>
            </w:r>
          </w:p>
          <w:p w14:paraId="40A5018B"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A</w:t>
            </w:r>
          </w:p>
        </w:tc>
        <w:tc>
          <w:tcPr>
            <w:tcW w:w="567" w:type="dxa"/>
            <w:tcBorders>
              <w:bottom w:val="single" w:sz="18" w:space="0" w:color="auto"/>
            </w:tcBorders>
            <w:vAlign w:val="center"/>
          </w:tcPr>
          <w:p w14:paraId="1538FAC7"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4</w:t>
            </w:r>
          </w:p>
          <w:p w14:paraId="45F9707F" w14:textId="77777777" w:rsidR="004266B7" w:rsidRDefault="004266B7" w:rsidP="004266B7">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B</w:t>
            </w:r>
          </w:p>
        </w:tc>
      </w:tr>
      <w:tr w:rsidR="004266B7" w14:paraId="5B51D41C" w14:textId="77777777" w:rsidTr="004266B7">
        <w:tc>
          <w:tcPr>
            <w:tcW w:w="1510" w:type="dxa"/>
            <w:vMerge w:val="restart"/>
            <w:tcBorders>
              <w:top w:val="single" w:sz="4" w:space="0" w:color="auto"/>
            </w:tcBorders>
            <w:shd w:val="clear" w:color="auto" w:fill="auto"/>
          </w:tcPr>
          <w:p w14:paraId="58266778" w14:textId="77777777" w:rsidR="004266B7" w:rsidRDefault="004266B7" w:rsidP="004266B7">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FIRST</w:t>
            </w:r>
          </w:p>
          <w:p w14:paraId="545C3D5C" w14:textId="45B244B5" w:rsidR="004266B7" w:rsidRPr="004A21D0" w:rsidRDefault="004266B7" w:rsidP="004266B7">
            <w:pPr>
              <w:widowControl w:val="0"/>
              <w:autoSpaceDE w:val="0"/>
              <w:autoSpaceDN w:val="0"/>
              <w:adjustRightInd w:val="0"/>
              <w:rPr>
                <w:rFonts w:ascii="Times New Roman" w:hAnsi="Times New Roman" w:cs="Times New Roman"/>
                <w:b/>
                <w:sz w:val="24"/>
                <w:szCs w:val="24"/>
                <w:vertAlign w:val="subscript"/>
              </w:rPr>
            </w:pPr>
            <w:r>
              <w:rPr>
                <w:rFonts w:ascii="Times New Roman" w:hAnsi="Times New Roman" w:cs="Times New Roman"/>
                <w:b/>
                <w:sz w:val="24"/>
                <w:szCs w:val="24"/>
              </w:rPr>
              <w:t>S</w:t>
            </w:r>
            <w:r w:rsidR="00010C74">
              <w:rPr>
                <w:rFonts w:ascii="Times New Roman" w:hAnsi="Times New Roman" w:cs="Times New Roman"/>
                <w:b/>
                <w:sz w:val="24"/>
                <w:szCs w:val="24"/>
              </w:rPr>
              <w:t>URVEY</w:t>
            </w:r>
            <w:r>
              <w:rPr>
                <w:rFonts w:ascii="Times New Roman" w:hAnsi="Times New Roman" w:cs="Times New Roman"/>
                <w:b/>
                <w:sz w:val="24"/>
                <w:szCs w:val="24"/>
              </w:rPr>
              <w:br/>
              <w:t>T</w:t>
            </w:r>
            <w:r>
              <w:rPr>
                <w:rFonts w:ascii="Times New Roman" w:hAnsi="Times New Roman" w:cs="Times New Roman"/>
                <w:b/>
                <w:sz w:val="24"/>
                <w:szCs w:val="24"/>
                <w:vertAlign w:val="subscript"/>
              </w:rPr>
              <w:t>1</w:t>
            </w:r>
          </w:p>
        </w:tc>
        <w:tc>
          <w:tcPr>
            <w:tcW w:w="946" w:type="dxa"/>
            <w:tcBorders>
              <w:top w:val="single" w:sz="18" w:space="0" w:color="auto"/>
            </w:tcBorders>
            <w:shd w:val="clear" w:color="auto" w:fill="D9E2F3" w:themeFill="accent5" w:themeFillTint="33"/>
          </w:tcPr>
          <w:p w14:paraId="71AAD94C" w14:textId="77777777" w:rsidR="004266B7" w:rsidRDefault="004266B7" w:rsidP="004266B7">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Pop. 1</w:t>
            </w:r>
          </w:p>
        </w:tc>
        <w:tc>
          <w:tcPr>
            <w:tcW w:w="567" w:type="dxa"/>
            <w:tcBorders>
              <w:top w:val="single" w:sz="18" w:space="0" w:color="auto"/>
            </w:tcBorders>
            <w:shd w:val="clear" w:color="auto" w:fill="D9E2F3" w:themeFill="accent5" w:themeFillTint="33"/>
          </w:tcPr>
          <w:p w14:paraId="425F2182"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top w:val="single" w:sz="18" w:space="0" w:color="auto"/>
              <w:right w:val="single" w:sz="18" w:space="0" w:color="auto"/>
            </w:tcBorders>
            <w:shd w:val="clear" w:color="auto" w:fill="D9E2F3" w:themeFill="accent5" w:themeFillTint="33"/>
          </w:tcPr>
          <w:p w14:paraId="56955D74"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top w:val="single" w:sz="18" w:space="0" w:color="auto"/>
              <w:left w:val="single" w:sz="18" w:space="0" w:color="auto"/>
            </w:tcBorders>
            <w:shd w:val="clear" w:color="auto" w:fill="D9E2F3" w:themeFill="accent5" w:themeFillTint="33"/>
          </w:tcPr>
          <w:p w14:paraId="3B2F1431"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top w:val="single" w:sz="18" w:space="0" w:color="auto"/>
              <w:right w:val="single" w:sz="18" w:space="0" w:color="auto"/>
            </w:tcBorders>
            <w:shd w:val="clear" w:color="auto" w:fill="D9E2F3" w:themeFill="accent5" w:themeFillTint="33"/>
          </w:tcPr>
          <w:p w14:paraId="1826689B"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top w:val="single" w:sz="18" w:space="0" w:color="auto"/>
              <w:left w:val="single" w:sz="18" w:space="0" w:color="auto"/>
            </w:tcBorders>
            <w:shd w:val="clear" w:color="auto" w:fill="D9E2F3" w:themeFill="accent5" w:themeFillTint="33"/>
          </w:tcPr>
          <w:p w14:paraId="1487BCC1"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top w:val="single" w:sz="18" w:space="0" w:color="auto"/>
              <w:right w:val="single" w:sz="18" w:space="0" w:color="auto"/>
            </w:tcBorders>
            <w:shd w:val="clear" w:color="auto" w:fill="D9E2F3" w:themeFill="accent5" w:themeFillTint="33"/>
          </w:tcPr>
          <w:p w14:paraId="366105AA"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top w:val="single" w:sz="18" w:space="0" w:color="auto"/>
              <w:left w:val="single" w:sz="18" w:space="0" w:color="auto"/>
            </w:tcBorders>
            <w:shd w:val="clear" w:color="auto" w:fill="D9E2F3" w:themeFill="accent5" w:themeFillTint="33"/>
          </w:tcPr>
          <w:p w14:paraId="43232486"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top w:val="single" w:sz="18" w:space="0" w:color="auto"/>
            </w:tcBorders>
            <w:shd w:val="clear" w:color="auto" w:fill="D9E2F3" w:themeFill="accent5" w:themeFillTint="33"/>
          </w:tcPr>
          <w:p w14:paraId="363CF362"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r>
      <w:tr w:rsidR="004266B7" w14:paraId="16C03308" w14:textId="77777777" w:rsidTr="004266B7">
        <w:tc>
          <w:tcPr>
            <w:tcW w:w="1510" w:type="dxa"/>
            <w:vMerge/>
            <w:shd w:val="clear" w:color="auto" w:fill="auto"/>
          </w:tcPr>
          <w:p w14:paraId="6D432A62" w14:textId="77777777" w:rsidR="004266B7" w:rsidRDefault="004266B7" w:rsidP="004266B7">
            <w:pPr>
              <w:widowControl w:val="0"/>
              <w:autoSpaceDE w:val="0"/>
              <w:autoSpaceDN w:val="0"/>
              <w:adjustRightInd w:val="0"/>
              <w:rPr>
                <w:rFonts w:ascii="Times New Roman" w:hAnsi="Times New Roman" w:cs="Times New Roman"/>
                <w:b/>
                <w:sz w:val="24"/>
                <w:szCs w:val="24"/>
              </w:rPr>
            </w:pPr>
          </w:p>
        </w:tc>
        <w:tc>
          <w:tcPr>
            <w:tcW w:w="946" w:type="dxa"/>
          </w:tcPr>
          <w:p w14:paraId="44BDE73D" w14:textId="77777777" w:rsidR="004266B7" w:rsidRDefault="004266B7" w:rsidP="004266B7">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Pop. 2</w:t>
            </w:r>
          </w:p>
        </w:tc>
        <w:tc>
          <w:tcPr>
            <w:tcW w:w="567" w:type="dxa"/>
          </w:tcPr>
          <w:p w14:paraId="445CEFE5"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right w:val="single" w:sz="18" w:space="0" w:color="auto"/>
            </w:tcBorders>
          </w:tcPr>
          <w:p w14:paraId="3C6BEAC6"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left w:val="single" w:sz="18" w:space="0" w:color="auto"/>
            </w:tcBorders>
          </w:tcPr>
          <w:p w14:paraId="131A8BD1"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Borders>
              <w:right w:val="single" w:sz="18" w:space="0" w:color="auto"/>
            </w:tcBorders>
          </w:tcPr>
          <w:p w14:paraId="7C729B40"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left w:val="single" w:sz="18" w:space="0" w:color="auto"/>
            </w:tcBorders>
          </w:tcPr>
          <w:p w14:paraId="53BAEDA5"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2</w:t>
            </w:r>
          </w:p>
        </w:tc>
        <w:tc>
          <w:tcPr>
            <w:tcW w:w="567" w:type="dxa"/>
            <w:tcBorders>
              <w:right w:val="single" w:sz="18" w:space="0" w:color="auto"/>
            </w:tcBorders>
          </w:tcPr>
          <w:p w14:paraId="453BB579"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2</w:t>
            </w:r>
          </w:p>
        </w:tc>
        <w:tc>
          <w:tcPr>
            <w:tcW w:w="567" w:type="dxa"/>
            <w:tcBorders>
              <w:left w:val="single" w:sz="18" w:space="0" w:color="auto"/>
            </w:tcBorders>
          </w:tcPr>
          <w:p w14:paraId="1EADB754"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Pr>
          <w:p w14:paraId="095ED93A"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r>
      <w:tr w:rsidR="004266B7" w14:paraId="45FB65FC" w14:textId="77777777" w:rsidTr="004266B7">
        <w:tc>
          <w:tcPr>
            <w:tcW w:w="1510" w:type="dxa"/>
            <w:vMerge/>
            <w:shd w:val="clear" w:color="auto" w:fill="auto"/>
          </w:tcPr>
          <w:p w14:paraId="66726CC8" w14:textId="77777777" w:rsidR="004266B7" w:rsidRDefault="004266B7" w:rsidP="004266B7">
            <w:pPr>
              <w:widowControl w:val="0"/>
              <w:autoSpaceDE w:val="0"/>
              <w:autoSpaceDN w:val="0"/>
              <w:adjustRightInd w:val="0"/>
              <w:rPr>
                <w:rFonts w:ascii="Times New Roman" w:hAnsi="Times New Roman" w:cs="Times New Roman"/>
                <w:b/>
                <w:sz w:val="24"/>
                <w:szCs w:val="24"/>
              </w:rPr>
            </w:pPr>
          </w:p>
        </w:tc>
        <w:tc>
          <w:tcPr>
            <w:tcW w:w="946" w:type="dxa"/>
          </w:tcPr>
          <w:p w14:paraId="4EC41B4F" w14:textId="77777777" w:rsidR="004266B7" w:rsidRDefault="004266B7" w:rsidP="004266B7">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Pop. 3</w:t>
            </w:r>
          </w:p>
        </w:tc>
        <w:tc>
          <w:tcPr>
            <w:tcW w:w="567" w:type="dxa"/>
          </w:tcPr>
          <w:p w14:paraId="545879B1"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Borders>
              <w:right w:val="single" w:sz="18" w:space="0" w:color="auto"/>
            </w:tcBorders>
          </w:tcPr>
          <w:p w14:paraId="61416CE4"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left w:val="single" w:sz="18" w:space="0" w:color="auto"/>
            </w:tcBorders>
          </w:tcPr>
          <w:p w14:paraId="25FB4EC1"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Borders>
              <w:right w:val="single" w:sz="18" w:space="0" w:color="auto"/>
            </w:tcBorders>
          </w:tcPr>
          <w:p w14:paraId="3509197B"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left w:val="single" w:sz="18" w:space="0" w:color="auto"/>
            </w:tcBorders>
          </w:tcPr>
          <w:p w14:paraId="39235595"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right w:val="single" w:sz="18" w:space="0" w:color="auto"/>
            </w:tcBorders>
          </w:tcPr>
          <w:p w14:paraId="1B96FD10"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left w:val="single" w:sz="18" w:space="0" w:color="auto"/>
            </w:tcBorders>
          </w:tcPr>
          <w:p w14:paraId="0A7710AE"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Pr>
          <w:p w14:paraId="14C789BA"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r>
      <w:tr w:rsidR="004266B7" w14:paraId="0EC2E681" w14:textId="77777777" w:rsidTr="004266B7">
        <w:tc>
          <w:tcPr>
            <w:tcW w:w="1510" w:type="dxa"/>
            <w:vMerge/>
            <w:tcBorders>
              <w:bottom w:val="single" w:sz="4" w:space="0" w:color="auto"/>
            </w:tcBorders>
            <w:shd w:val="clear" w:color="auto" w:fill="auto"/>
          </w:tcPr>
          <w:p w14:paraId="58843DFA" w14:textId="77777777" w:rsidR="004266B7" w:rsidRDefault="004266B7" w:rsidP="004266B7">
            <w:pPr>
              <w:widowControl w:val="0"/>
              <w:autoSpaceDE w:val="0"/>
              <w:autoSpaceDN w:val="0"/>
              <w:adjustRightInd w:val="0"/>
              <w:rPr>
                <w:rFonts w:ascii="Times New Roman" w:hAnsi="Times New Roman" w:cs="Times New Roman"/>
                <w:b/>
                <w:sz w:val="24"/>
                <w:szCs w:val="24"/>
              </w:rPr>
            </w:pPr>
          </w:p>
        </w:tc>
        <w:tc>
          <w:tcPr>
            <w:tcW w:w="946" w:type="dxa"/>
            <w:tcBorders>
              <w:bottom w:val="single" w:sz="4" w:space="0" w:color="auto"/>
            </w:tcBorders>
          </w:tcPr>
          <w:p w14:paraId="644A79F5" w14:textId="77777777" w:rsidR="004266B7" w:rsidRDefault="004266B7" w:rsidP="004266B7">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Pop. 4</w:t>
            </w:r>
          </w:p>
        </w:tc>
        <w:tc>
          <w:tcPr>
            <w:tcW w:w="567" w:type="dxa"/>
            <w:tcBorders>
              <w:bottom w:val="single" w:sz="4" w:space="0" w:color="auto"/>
            </w:tcBorders>
          </w:tcPr>
          <w:p w14:paraId="1835998D"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bottom w:val="single" w:sz="4" w:space="0" w:color="auto"/>
              <w:right w:val="single" w:sz="18" w:space="0" w:color="auto"/>
            </w:tcBorders>
          </w:tcPr>
          <w:p w14:paraId="5B507F20"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left w:val="single" w:sz="18" w:space="0" w:color="auto"/>
              <w:bottom w:val="single" w:sz="4" w:space="0" w:color="auto"/>
            </w:tcBorders>
          </w:tcPr>
          <w:p w14:paraId="3A29E4B6"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bottom w:val="single" w:sz="4" w:space="0" w:color="auto"/>
              <w:right w:val="single" w:sz="18" w:space="0" w:color="auto"/>
            </w:tcBorders>
          </w:tcPr>
          <w:p w14:paraId="7437FE25"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left w:val="single" w:sz="18" w:space="0" w:color="auto"/>
              <w:bottom w:val="single" w:sz="4" w:space="0" w:color="auto"/>
            </w:tcBorders>
          </w:tcPr>
          <w:p w14:paraId="231DBE17"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Borders>
              <w:bottom w:val="single" w:sz="4" w:space="0" w:color="auto"/>
              <w:right w:val="single" w:sz="18" w:space="0" w:color="auto"/>
            </w:tcBorders>
          </w:tcPr>
          <w:p w14:paraId="47123A84"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left w:val="single" w:sz="18" w:space="0" w:color="auto"/>
              <w:bottom w:val="single" w:sz="4" w:space="0" w:color="auto"/>
            </w:tcBorders>
          </w:tcPr>
          <w:p w14:paraId="215BC2B4"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Borders>
              <w:bottom w:val="single" w:sz="4" w:space="0" w:color="auto"/>
            </w:tcBorders>
          </w:tcPr>
          <w:p w14:paraId="58494AAE"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r>
      <w:tr w:rsidR="004266B7" w14:paraId="1A03737C" w14:textId="77777777" w:rsidTr="004266B7">
        <w:tc>
          <w:tcPr>
            <w:tcW w:w="1510" w:type="dxa"/>
            <w:tcBorders>
              <w:top w:val="single" w:sz="4" w:space="0" w:color="auto"/>
              <w:left w:val="nil"/>
              <w:bottom w:val="single" w:sz="4" w:space="0" w:color="auto"/>
              <w:right w:val="nil"/>
            </w:tcBorders>
            <w:shd w:val="clear" w:color="auto" w:fill="AEAAAA" w:themeFill="background2" w:themeFillShade="BF"/>
          </w:tcPr>
          <w:p w14:paraId="6611AEEA" w14:textId="77777777" w:rsidR="004266B7" w:rsidRDefault="004266B7" w:rsidP="004266B7">
            <w:pPr>
              <w:widowControl w:val="0"/>
              <w:autoSpaceDE w:val="0"/>
              <w:autoSpaceDN w:val="0"/>
              <w:adjustRightInd w:val="0"/>
              <w:rPr>
                <w:rFonts w:ascii="Times New Roman" w:hAnsi="Times New Roman" w:cs="Times New Roman"/>
                <w:b/>
                <w:sz w:val="24"/>
                <w:szCs w:val="24"/>
              </w:rPr>
            </w:pPr>
          </w:p>
        </w:tc>
        <w:tc>
          <w:tcPr>
            <w:tcW w:w="946" w:type="dxa"/>
            <w:tcBorders>
              <w:top w:val="single" w:sz="4" w:space="0" w:color="auto"/>
              <w:left w:val="nil"/>
              <w:bottom w:val="single" w:sz="4" w:space="0" w:color="auto"/>
              <w:right w:val="nil"/>
            </w:tcBorders>
            <w:shd w:val="clear" w:color="auto" w:fill="AEAAAA" w:themeFill="background2" w:themeFillShade="BF"/>
          </w:tcPr>
          <w:p w14:paraId="4F702EDC" w14:textId="77777777" w:rsidR="004266B7" w:rsidRDefault="004266B7" w:rsidP="004266B7">
            <w:pPr>
              <w:widowControl w:val="0"/>
              <w:autoSpaceDE w:val="0"/>
              <w:autoSpaceDN w:val="0"/>
              <w:adjustRightInd w:val="0"/>
              <w:rPr>
                <w:rFonts w:ascii="Times New Roman" w:hAnsi="Times New Roman" w:cs="Times New Roman"/>
                <w:b/>
                <w:sz w:val="24"/>
                <w:szCs w:val="24"/>
              </w:rPr>
            </w:pPr>
          </w:p>
        </w:tc>
        <w:tc>
          <w:tcPr>
            <w:tcW w:w="567" w:type="dxa"/>
            <w:tcBorders>
              <w:top w:val="single" w:sz="4" w:space="0" w:color="auto"/>
              <w:left w:val="nil"/>
              <w:bottom w:val="single" w:sz="4" w:space="0" w:color="auto"/>
              <w:right w:val="nil"/>
            </w:tcBorders>
            <w:shd w:val="clear" w:color="auto" w:fill="AEAAAA" w:themeFill="background2" w:themeFillShade="BF"/>
          </w:tcPr>
          <w:p w14:paraId="1DC27E53"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p>
        </w:tc>
        <w:tc>
          <w:tcPr>
            <w:tcW w:w="567" w:type="dxa"/>
            <w:tcBorders>
              <w:top w:val="single" w:sz="4" w:space="0" w:color="auto"/>
              <w:left w:val="nil"/>
              <w:bottom w:val="single" w:sz="4" w:space="0" w:color="auto"/>
              <w:right w:val="nil"/>
            </w:tcBorders>
            <w:shd w:val="clear" w:color="auto" w:fill="AEAAAA" w:themeFill="background2" w:themeFillShade="BF"/>
          </w:tcPr>
          <w:p w14:paraId="4974E5CE"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p>
        </w:tc>
        <w:tc>
          <w:tcPr>
            <w:tcW w:w="567" w:type="dxa"/>
            <w:tcBorders>
              <w:top w:val="single" w:sz="4" w:space="0" w:color="auto"/>
              <w:left w:val="nil"/>
              <w:bottom w:val="single" w:sz="4" w:space="0" w:color="auto"/>
              <w:right w:val="nil"/>
            </w:tcBorders>
            <w:shd w:val="clear" w:color="auto" w:fill="AEAAAA" w:themeFill="background2" w:themeFillShade="BF"/>
          </w:tcPr>
          <w:p w14:paraId="24A0FDC2"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p>
        </w:tc>
        <w:tc>
          <w:tcPr>
            <w:tcW w:w="567" w:type="dxa"/>
            <w:tcBorders>
              <w:top w:val="single" w:sz="4" w:space="0" w:color="auto"/>
              <w:left w:val="nil"/>
              <w:bottom w:val="single" w:sz="4" w:space="0" w:color="auto"/>
              <w:right w:val="nil"/>
            </w:tcBorders>
            <w:shd w:val="clear" w:color="auto" w:fill="AEAAAA" w:themeFill="background2" w:themeFillShade="BF"/>
          </w:tcPr>
          <w:p w14:paraId="4F33C0DC"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p>
        </w:tc>
        <w:tc>
          <w:tcPr>
            <w:tcW w:w="567" w:type="dxa"/>
            <w:tcBorders>
              <w:top w:val="single" w:sz="4" w:space="0" w:color="auto"/>
              <w:left w:val="nil"/>
              <w:bottom w:val="single" w:sz="4" w:space="0" w:color="auto"/>
              <w:right w:val="nil"/>
            </w:tcBorders>
            <w:shd w:val="clear" w:color="auto" w:fill="AEAAAA" w:themeFill="background2" w:themeFillShade="BF"/>
          </w:tcPr>
          <w:p w14:paraId="0F7A9968"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p>
        </w:tc>
        <w:tc>
          <w:tcPr>
            <w:tcW w:w="567" w:type="dxa"/>
            <w:tcBorders>
              <w:top w:val="single" w:sz="4" w:space="0" w:color="auto"/>
              <w:left w:val="nil"/>
              <w:bottom w:val="single" w:sz="4" w:space="0" w:color="auto"/>
              <w:right w:val="nil"/>
            </w:tcBorders>
            <w:shd w:val="clear" w:color="auto" w:fill="AEAAAA" w:themeFill="background2" w:themeFillShade="BF"/>
          </w:tcPr>
          <w:p w14:paraId="6D5BEA51"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p>
        </w:tc>
        <w:tc>
          <w:tcPr>
            <w:tcW w:w="567" w:type="dxa"/>
            <w:tcBorders>
              <w:top w:val="single" w:sz="4" w:space="0" w:color="auto"/>
              <w:left w:val="nil"/>
              <w:bottom w:val="single" w:sz="4" w:space="0" w:color="auto"/>
              <w:right w:val="nil"/>
            </w:tcBorders>
            <w:shd w:val="clear" w:color="auto" w:fill="AEAAAA" w:themeFill="background2" w:themeFillShade="BF"/>
          </w:tcPr>
          <w:p w14:paraId="7A3926D3"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p>
        </w:tc>
        <w:tc>
          <w:tcPr>
            <w:tcW w:w="567" w:type="dxa"/>
            <w:tcBorders>
              <w:top w:val="single" w:sz="4" w:space="0" w:color="auto"/>
              <w:left w:val="nil"/>
              <w:bottom w:val="single" w:sz="4" w:space="0" w:color="auto"/>
              <w:right w:val="nil"/>
            </w:tcBorders>
            <w:shd w:val="clear" w:color="auto" w:fill="AEAAAA" w:themeFill="background2" w:themeFillShade="BF"/>
          </w:tcPr>
          <w:p w14:paraId="7D93612A"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p>
        </w:tc>
      </w:tr>
      <w:tr w:rsidR="004266B7" w14:paraId="7B29344B" w14:textId="77777777" w:rsidTr="004266B7">
        <w:tc>
          <w:tcPr>
            <w:tcW w:w="1510" w:type="dxa"/>
            <w:vMerge w:val="restart"/>
            <w:tcBorders>
              <w:top w:val="single" w:sz="4" w:space="0" w:color="auto"/>
            </w:tcBorders>
            <w:shd w:val="clear" w:color="auto" w:fill="auto"/>
          </w:tcPr>
          <w:p w14:paraId="11720CD4" w14:textId="77777777" w:rsidR="004266B7" w:rsidRDefault="004266B7" w:rsidP="004266B7">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SECOND</w:t>
            </w:r>
          </w:p>
          <w:p w14:paraId="5F62DE01" w14:textId="718B2486" w:rsidR="004266B7" w:rsidRPr="004A21D0" w:rsidRDefault="00010C74" w:rsidP="004266B7">
            <w:pPr>
              <w:widowControl w:val="0"/>
              <w:autoSpaceDE w:val="0"/>
              <w:autoSpaceDN w:val="0"/>
              <w:adjustRightInd w:val="0"/>
              <w:rPr>
                <w:rFonts w:ascii="Times New Roman" w:hAnsi="Times New Roman" w:cs="Times New Roman"/>
                <w:b/>
                <w:sz w:val="24"/>
                <w:szCs w:val="24"/>
                <w:vertAlign w:val="subscript"/>
              </w:rPr>
            </w:pPr>
            <w:r>
              <w:rPr>
                <w:rFonts w:ascii="Times New Roman" w:hAnsi="Times New Roman" w:cs="Times New Roman"/>
                <w:b/>
                <w:sz w:val="24"/>
                <w:szCs w:val="24"/>
              </w:rPr>
              <w:t>SURVEY</w:t>
            </w:r>
            <w:r w:rsidR="004266B7">
              <w:rPr>
                <w:rFonts w:ascii="Times New Roman" w:hAnsi="Times New Roman" w:cs="Times New Roman"/>
                <w:b/>
                <w:sz w:val="24"/>
                <w:szCs w:val="24"/>
              </w:rPr>
              <w:br/>
              <w:t>T</w:t>
            </w:r>
            <w:r w:rsidR="004266B7">
              <w:rPr>
                <w:rFonts w:ascii="Times New Roman" w:hAnsi="Times New Roman" w:cs="Times New Roman"/>
                <w:b/>
                <w:sz w:val="24"/>
                <w:szCs w:val="24"/>
                <w:vertAlign w:val="subscript"/>
              </w:rPr>
              <w:t>2</w:t>
            </w:r>
          </w:p>
        </w:tc>
        <w:tc>
          <w:tcPr>
            <w:tcW w:w="946" w:type="dxa"/>
            <w:tcBorders>
              <w:top w:val="single" w:sz="4" w:space="0" w:color="auto"/>
            </w:tcBorders>
            <w:shd w:val="clear" w:color="auto" w:fill="D9E2F3" w:themeFill="accent5" w:themeFillTint="33"/>
          </w:tcPr>
          <w:p w14:paraId="6EEBC705" w14:textId="77777777" w:rsidR="004266B7" w:rsidRDefault="004266B7" w:rsidP="004266B7">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Pop. 1</w:t>
            </w:r>
          </w:p>
        </w:tc>
        <w:tc>
          <w:tcPr>
            <w:tcW w:w="567" w:type="dxa"/>
            <w:tcBorders>
              <w:top w:val="single" w:sz="4" w:space="0" w:color="auto"/>
            </w:tcBorders>
            <w:shd w:val="clear" w:color="auto" w:fill="D9E2F3" w:themeFill="accent5" w:themeFillTint="33"/>
          </w:tcPr>
          <w:p w14:paraId="663EF1EA"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2</w:t>
            </w:r>
          </w:p>
        </w:tc>
        <w:tc>
          <w:tcPr>
            <w:tcW w:w="567" w:type="dxa"/>
            <w:tcBorders>
              <w:top w:val="single" w:sz="4" w:space="0" w:color="auto"/>
              <w:right w:val="single" w:sz="18" w:space="0" w:color="auto"/>
            </w:tcBorders>
            <w:shd w:val="clear" w:color="auto" w:fill="D9E2F3" w:themeFill="accent5" w:themeFillTint="33"/>
          </w:tcPr>
          <w:p w14:paraId="17D39BD1"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2</w:t>
            </w:r>
          </w:p>
        </w:tc>
        <w:tc>
          <w:tcPr>
            <w:tcW w:w="567" w:type="dxa"/>
            <w:tcBorders>
              <w:top w:val="single" w:sz="4" w:space="0" w:color="auto"/>
              <w:left w:val="single" w:sz="18" w:space="0" w:color="auto"/>
            </w:tcBorders>
            <w:shd w:val="clear" w:color="auto" w:fill="D9E2F3" w:themeFill="accent5" w:themeFillTint="33"/>
          </w:tcPr>
          <w:p w14:paraId="2C0D536E"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3</w:t>
            </w:r>
          </w:p>
        </w:tc>
        <w:tc>
          <w:tcPr>
            <w:tcW w:w="567" w:type="dxa"/>
            <w:tcBorders>
              <w:top w:val="single" w:sz="4" w:space="0" w:color="auto"/>
              <w:right w:val="single" w:sz="18" w:space="0" w:color="auto"/>
            </w:tcBorders>
            <w:shd w:val="clear" w:color="auto" w:fill="D9E2F3" w:themeFill="accent5" w:themeFillTint="33"/>
          </w:tcPr>
          <w:p w14:paraId="164666C6"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1</w:t>
            </w:r>
          </w:p>
        </w:tc>
        <w:tc>
          <w:tcPr>
            <w:tcW w:w="567" w:type="dxa"/>
            <w:tcBorders>
              <w:top w:val="single" w:sz="4" w:space="0" w:color="auto"/>
              <w:left w:val="single" w:sz="18" w:space="0" w:color="auto"/>
            </w:tcBorders>
            <w:shd w:val="clear" w:color="auto" w:fill="D9E2F3" w:themeFill="accent5" w:themeFillTint="33"/>
          </w:tcPr>
          <w:p w14:paraId="25E17C2B"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3</w:t>
            </w:r>
          </w:p>
        </w:tc>
        <w:tc>
          <w:tcPr>
            <w:tcW w:w="567" w:type="dxa"/>
            <w:tcBorders>
              <w:top w:val="single" w:sz="4" w:space="0" w:color="auto"/>
              <w:right w:val="single" w:sz="18" w:space="0" w:color="auto"/>
            </w:tcBorders>
            <w:shd w:val="clear" w:color="auto" w:fill="D9E2F3" w:themeFill="accent5" w:themeFillTint="33"/>
          </w:tcPr>
          <w:p w14:paraId="566546FA"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1</w:t>
            </w:r>
          </w:p>
        </w:tc>
        <w:tc>
          <w:tcPr>
            <w:tcW w:w="567" w:type="dxa"/>
            <w:tcBorders>
              <w:top w:val="single" w:sz="4" w:space="0" w:color="auto"/>
              <w:left w:val="single" w:sz="18" w:space="0" w:color="auto"/>
            </w:tcBorders>
            <w:shd w:val="clear" w:color="auto" w:fill="D9E2F3" w:themeFill="accent5" w:themeFillTint="33"/>
          </w:tcPr>
          <w:p w14:paraId="0660B7FF"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2</w:t>
            </w:r>
          </w:p>
        </w:tc>
        <w:tc>
          <w:tcPr>
            <w:tcW w:w="567" w:type="dxa"/>
            <w:tcBorders>
              <w:top w:val="single" w:sz="4" w:space="0" w:color="auto"/>
            </w:tcBorders>
            <w:shd w:val="clear" w:color="auto" w:fill="D9E2F3" w:themeFill="accent5" w:themeFillTint="33"/>
          </w:tcPr>
          <w:p w14:paraId="477F5694"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2</w:t>
            </w:r>
          </w:p>
        </w:tc>
      </w:tr>
      <w:tr w:rsidR="004266B7" w14:paraId="3206A9E7" w14:textId="77777777" w:rsidTr="004266B7">
        <w:tc>
          <w:tcPr>
            <w:tcW w:w="1510" w:type="dxa"/>
            <w:vMerge/>
            <w:shd w:val="clear" w:color="auto" w:fill="auto"/>
          </w:tcPr>
          <w:p w14:paraId="76C81ADA" w14:textId="77777777" w:rsidR="004266B7" w:rsidRDefault="004266B7" w:rsidP="004266B7">
            <w:pPr>
              <w:widowControl w:val="0"/>
              <w:autoSpaceDE w:val="0"/>
              <w:autoSpaceDN w:val="0"/>
              <w:adjustRightInd w:val="0"/>
              <w:rPr>
                <w:rFonts w:ascii="Times New Roman" w:hAnsi="Times New Roman" w:cs="Times New Roman"/>
                <w:b/>
                <w:sz w:val="24"/>
                <w:szCs w:val="24"/>
              </w:rPr>
            </w:pPr>
          </w:p>
        </w:tc>
        <w:tc>
          <w:tcPr>
            <w:tcW w:w="946" w:type="dxa"/>
          </w:tcPr>
          <w:p w14:paraId="75BB15E7" w14:textId="77777777" w:rsidR="004266B7" w:rsidRDefault="004266B7" w:rsidP="004266B7">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Pop. 2</w:t>
            </w:r>
          </w:p>
        </w:tc>
        <w:tc>
          <w:tcPr>
            <w:tcW w:w="567" w:type="dxa"/>
          </w:tcPr>
          <w:p w14:paraId="254430BC"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3</w:t>
            </w:r>
          </w:p>
        </w:tc>
        <w:tc>
          <w:tcPr>
            <w:tcW w:w="567" w:type="dxa"/>
            <w:tcBorders>
              <w:right w:val="single" w:sz="18" w:space="0" w:color="auto"/>
            </w:tcBorders>
          </w:tcPr>
          <w:p w14:paraId="440E72D7"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1</w:t>
            </w:r>
          </w:p>
        </w:tc>
        <w:tc>
          <w:tcPr>
            <w:tcW w:w="567" w:type="dxa"/>
            <w:tcBorders>
              <w:left w:val="single" w:sz="18" w:space="0" w:color="auto"/>
            </w:tcBorders>
          </w:tcPr>
          <w:p w14:paraId="79587413"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Borders>
              <w:right w:val="single" w:sz="18" w:space="0" w:color="auto"/>
            </w:tcBorders>
          </w:tcPr>
          <w:p w14:paraId="5169F22A"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left w:val="single" w:sz="18" w:space="0" w:color="auto"/>
            </w:tcBorders>
          </w:tcPr>
          <w:p w14:paraId="687C196F"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1</w:t>
            </w:r>
          </w:p>
        </w:tc>
        <w:tc>
          <w:tcPr>
            <w:tcW w:w="567" w:type="dxa"/>
            <w:tcBorders>
              <w:right w:val="single" w:sz="18" w:space="0" w:color="auto"/>
            </w:tcBorders>
          </w:tcPr>
          <w:p w14:paraId="7BE8B1E7"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3</w:t>
            </w:r>
          </w:p>
        </w:tc>
        <w:tc>
          <w:tcPr>
            <w:tcW w:w="567" w:type="dxa"/>
            <w:tcBorders>
              <w:left w:val="single" w:sz="18" w:space="0" w:color="auto"/>
            </w:tcBorders>
          </w:tcPr>
          <w:p w14:paraId="28FDF16A"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2</w:t>
            </w:r>
          </w:p>
        </w:tc>
        <w:tc>
          <w:tcPr>
            <w:tcW w:w="567" w:type="dxa"/>
          </w:tcPr>
          <w:p w14:paraId="31234B25"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2</w:t>
            </w:r>
          </w:p>
        </w:tc>
      </w:tr>
      <w:tr w:rsidR="004266B7" w14:paraId="603942D5" w14:textId="77777777" w:rsidTr="004266B7">
        <w:tc>
          <w:tcPr>
            <w:tcW w:w="1510" w:type="dxa"/>
            <w:vMerge/>
            <w:shd w:val="clear" w:color="auto" w:fill="auto"/>
          </w:tcPr>
          <w:p w14:paraId="44B0C621" w14:textId="77777777" w:rsidR="004266B7" w:rsidRDefault="004266B7" w:rsidP="004266B7">
            <w:pPr>
              <w:widowControl w:val="0"/>
              <w:autoSpaceDE w:val="0"/>
              <w:autoSpaceDN w:val="0"/>
              <w:adjustRightInd w:val="0"/>
              <w:rPr>
                <w:rFonts w:ascii="Times New Roman" w:hAnsi="Times New Roman" w:cs="Times New Roman"/>
                <w:b/>
                <w:sz w:val="24"/>
                <w:szCs w:val="24"/>
              </w:rPr>
            </w:pPr>
          </w:p>
        </w:tc>
        <w:tc>
          <w:tcPr>
            <w:tcW w:w="946" w:type="dxa"/>
          </w:tcPr>
          <w:p w14:paraId="4CADB734" w14:textId="77777777" w:rsidR="004266B7" w:rsidRDefault="004266B7" w:rsidP="004266B7">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Pop. 3</w:t>
            </w:r>
          </w:p>
        </w:tc>
        <w:tc>
          <w:tcPr>
            <w:tcW w:w="567" w:type="dxa"/>
          </w:tcPr>
          <w:p w14:paraId="3F5A3037"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Borders>
              <w:right w:val="single" w:sz="18" w:space="0" w:color="auto"/>
            </w:tcBorders>
          </w:tcPr>
          <w:p w14:paraId="01F87E28"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left w:val="single" w:sz="18" w:space="0" w:color="auto"/>
            </w:tcBorders>
          </w:tcPr>
          <w:p w14:paraId="350C85A5"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2</w:t>
            </w:r>
          </w:p>
        </w:tc>
        <w:tc>
          <w:tcPr>
            <w:tcW w:w="567" w:type="dxa"/>
            <w:tcBorders>
              <w:right w:val="single" w:sz="18" w:space="0" w:color="auto"/>
            </w:tcBorders>
          </w:tcPr>
          <w:p w14:paraId="3C6FDEDD"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2</w:t>
            </w:r>
          </w:p>
        </w:tc>
        <w:tc>
          <w:tcPr>
            <w:tcW w:w="567" w:type="dxa"/>
            <w:tcBorders>
              <w:left w:val="single" w:sz="18" w:space="0" w:color="auto"/>
            </w:tcBorders>
          </w:tcPr>
          <w:p w14:paraId="2AC59F8D"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1</w:t>
            </w:r>
          </w:p>
        </w:tc>
        <w:tc>
          <w:tcPr>
            <w:tcW w:w="567" w:type="dxa"/>
            <w:tcBorders>
              <w:right w:val="single" w:sz="18" w:space="0" w:color="auto"/>
            </w:tcBorders>
          </w:tcPr>
          <w:p w14:paraId="7A86A0D6"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3</w:t>
            </w:r>
          </w:p>
        </w:tc>
        <w:tc>
          <w:tcPr>
            <w:tcW w:w="567" w:type="dxa"/>
            <w:tcBorders>
              <w:left w:val="single" w:sz="18" w:space="0" w:color="auto"/>
            </w:tcBorders>
          </w:tcPr>
          <w:p w14:paraId="19D52FED"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Pr>
          <w:p w14:paraId="229C4614"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r>
      <w:tr w:rsidR="004266B7" w14:paraId="1908102C" w14:textId="77777777" w:rsidTr="004266B7">
        <w:tc>
          <w:tcPr>
            <w:tcW w:w="1510" w:type="dxa"/>
            <w:vMerge/>
            <w:shd w:val="clear" w:color="auto" w:fill="auto"/>
          </w:tcPr>
          <w:p w14:paraId="0FC5CFDB" w14:textId="77777777" w:rsidR="004266B7" w:rsidRDefault="004266B7" w:rsidP="004266B7">
            <w:pPr>
              <w:widowControl w:val="0"/>
              <w:autoSpaceDE w:val="0"/>
              <w:autoSpaceDN w:val="0"/>
              <w:adjustRightInd w:val="0"/>
              <w:rPr>
                <w:rFonts w:ascii="Times New Roman" w:hAnsi="Times New Roman" w:cs="Times New Roman"/>
                <w:b/>
                <w:sz w:val="24"/>
                <w:szCs w:val="24"/>
              </w:rPr>
            </w:pPr>
          </w:p>
        </w:tc>
        <w:tc>
          <w:tcPr>
            <w:tcW w:w="946" w:type="dxa"/>
          </w:tcPr>
          <w:p w14:paraId="32C3BC4E" w14:textId="77777777" w:rsidR="004266B7" w:rsidRDefault="004266B7" w:rsidP="004266B7">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Pop. 4</w:t>
            </w:r>
          </w:p>
        </w:tc>
        <w:tc>
          <w:tcPr>
            <w:tcW w:w="567" w:type="dxa"/>
          </w:tcPr>
          <w:p w14:paraId="1A1BDB93"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right w:val="single" w:sz="18" w:space="0" w:color="auto"/>
            </w:tcBorders>
          </w:tcPr>
          <w:p w14:paraId="39C344B5"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left w:val="single" w:sz="18" w:space="0" w:color="auto"/>
            </w:tcBorders>
          </w:tcPr>
          <w:p w14:paraId="132FB756"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right w:val="single" w:sz="18" w:space="0" w:color="auto"/>
            </w:tcBorders>
          </w:tcPr>
          <w:p w14:paraId="28992114"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left w:val="single" w:sz="18" w:space="0" w:color="auto"/>
            </w:tcBorders>
          </w:tcPr>
          <w:p w14:paraId="1596D702"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2</w:t>
            </w:r>
          </w:p>
        </w:tc>
        <w:tc>
          <w:tcPr>
            <w:tcW w:w="567" w:type="dxa"/>
            <w:tcBorders>
              <w:right w:val="single" w:sz="18" w:space="0" w:color="auto"/>
            </w:tcBorders>
          </w:tcPr>
          <w:p w14:paraId="56C319ED"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2</w:t>
            </w:r>
          </w:p>
        </w:tc>
        <w:tc>
          <w:tcPr>
            <w:tcW w:w="567" w:type="dxa"/>
            <w:tcBorders>
              <w:left w:val="single" w:sz="18" w:space="0" w:color="auto"/>
            </w:tcBorders>
          </w:tcPr>
          <w:p w14:paraId="15C68DC4"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Pr>
          <w:p w14:paraId="7D39448F" w14:textId="77777777" w:rsidR="004266B7" w:rsidRPr="002655D7" w:rsidRDefault="004266B7" w:rsidP="004266B7">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r>
    </w:tbl>
    <w:p w14:paraId="1DB9418E" w14:textId="30CFCA3A" w:rsidR="006A263C" w:rsidRDefault="006A263C" w:rsidP="00760250">
      <w:pPr>
        <w:widowControl w:val="0"/>
        <w:autoSpaceDE w:val="0"/>
        <w:autoSpaceDN w:val="0"/>
        <w:adjustRightInd w:val="0"/>
        <w:spacing w:before="240" w:after="240" w:line="276" w:lineRule="auto"/>
        <w:rPr>
          <w:rFonts w:ascii="Times New Roman" w:hAnsi="Times New Roman" w:cs="Times New Roman"/>
          <w:b/>
          <w:sz w:val="24"/>
          <w:szCs w:val="24"/>
        </w:rPr>
      </w:pPr>
    </w:p>
    <w:p w14:paraId="702A5D7B" w14:textId="4428FD81" w:rsidR="00760250"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p>
    <w:p w14:paraId="438BBB31" w14:textId="77777777" w:rsidR="004A21D0" w:rsidRDefault="004A21D0" w:rsidP="00760250">
      <w:pPr>
        <w:widowControl w:val="0"/>
        <w:autoSpaceDE w:val="0"/>
        <w:autoSpaceDN w:val="0"/>
        <w:adjustRightInd w:val="0"/>
        <w:spacing w:before="240" w:after="240" w:line="276" w:lineRule="auto"/>
        <w:rPr>
          <w:rFonts w:ascii="Times New Roman" w:hAnsi="Times New Roman" w:cs="Times New Roman"/>
          <w:b/>
          <w:sz w:val="24"/>
          <w:szCs w:val="24"/>
        </w:rPr>
      </w:pPr>
    </w:p>
    <w:p w14:paraId="3DDF0488" w14:textId="77777777" w:rsidR="004A21D0" w:rsidRDefault="004A21D0" w:rsidP="00760250">
      <w:pPr>
        <w:widowControl w:val="0"/>
        <w:autoSpaceDE w:val="0"/>
        <w:autoSpaceDN w:val="0"/>
        <w:adjustRightInd w:val="0"/>
        <w:spacing w:before="240" w:after="240" w:line="276" w:lineRule="auto"/>
        <w:rPr>
          <w:rFonts w:ascii="Times New Roman" w:hAnsi="Times New Roman" w:cs="Times New Roman"/>
          <w:b/>
          <w:sz w:val="24"/>
          <w:szCs w:val="24"/>
        </w:rPr>
      </w:pPr>
    </w:p>
    <w:p w14:paraId="57FAB357" w14:textId="77777777" w:rsidR="004A21D0" w:rsidRDefault="004A21D0" w:rsidP="00760250">
      <w:pPr>
        <w:widowControl w:val="0"/>
        <w:autoSpaceDE w:val="0"/>
        <w:autoSpaceDN w:val="0"/>
        <w:adjustRightInd w:val="0"/>
        <w:spacing w:before="240" w:after="240" w:line="276" w:lineRule="auto"/>
        <w:rPr>
          <w:rFonts w:ascii="Times New Roman" w:hAnsi="Times New Roman" w:cs="Times New Roman"/>
          <w:b/>
          <w:sz w:val="24"/>
          <w:szCs w:val="24"/>
        </w:rPr>
      </w:pPr>
    </w:p>
    <w:p w14:paraId="05EB248B" w14:textId="77777777" w:rsidR="004A21D0" w:rsidRDefault="004A21D0" w:rsidP="00760250">
      <w:pPr>
        <w:widowControl w:val="0"/>
        <w:autoSpaceDE w:val="0"/>
        <w:autoSpaceDN w:val="0"/>
        <w:adjustRightInd w:val="0"/>
        <w:spacing w:before="240" w:after="240" w:line="276" w:lineRule="auto"/>
        <w:rPr>
          <w:rFonts w:ascii="Times New Roman" w:hAnsi="Times New Roman" w:cs="Times New Roman"/>
          <w:b/>
          <w:sz w:val="24"/>
          <w:szCs w:val="24"/>
        </w:rPr>
      </w:pPr>
    </w:p>
    <w:p w14:paraId="67B99C3F" w14:textId="18709437" w:rsidR="00F20E0F" w:rsidRPr="009E1DB0" w:rsidRDefault="00F20E0F" w:rsidP="00D40A56">
      <w:pPr>
        <w:widowControl w:val="0"/>
        <w:autoSpaceDE w:val="0"/>
        <w:autoSpaceDN w:val="0"/>
        <w:adjustRightInd w:val="0"/>
        <w:spacing w:after="0" w:line="240" w:lineRule="auto"/>
        <w:rPr>
          <w:rFonts w:ascii="Times New Roman" w:eastAsiaTheme="minorEastAsia" w:hAnsi="Times New Roman" w:cs="Times New Roman"/>
          <w:sz w:val="24"/>
          <w:szCs w:val="24"/>
        </w:rPr>
      </w:pPr>
      <w:r w:rsidRPr="004A21D0">
        <w:rPr>
          <w:rFonts w:ascii="Times New Roman" w:hAnsi="Times New Roman" w:cs="Times New Roman"/>
          <w:bCs/>
          <w:sz w:val="24"/>
          <w:szCs w:val="24"/>
          <w:u w:val="single"/>
        </w:rPr>
        <w:t>TGI value for Population 1</w:t>
      </w:r>
      <w:r w:rsidR="00D541F2" w:rsidRPr="004A21D0">
        <w:rPr>
          <w:rFonts w:ascii="Times New Roman" w:hAnsi="Times New Roman" w:cs="Times New Roman"/>
          <w:bCs/>
          <w:sz w:val="24"/>
          <w:szCs w:val="24"/>
          <w:u w:val="single"/>
        </w:rPr>
        <w:t xml:space="preserve"> </w:t>
      </w:r>
      <w:r w:rsidR="009E1DB0" w:rsidRPr="004A21D0">
        <w:rPr>
          <w:rFonts w:ascii="Times New Roman" w:hAnsi="Times New Roman" w:cs="Times New Roman"/>
          <w:bCs/>
          <w:sz w:val="24"/>
          <w:szCs w:val="24"/>
          <w:u w:val="single"/>
        </w:rPr>
        <w:t>between T</w:t>
      </w:r>
      <w:r w:rsidR="009E1DB0" w:rsidRPr="004A21D0">
        <w:rPr>
          <w:rFonts w:ascii="Times New Roman" w:hAnsi="Times New Roman" w:cs="Times New Roman"/>
          <w:bCs/>
          <w:sz w:val="24"/>
          <w:szCs w:val="24"/>
          <w:u w:val="single"/>
          <w:vertAlign w:val="subscript"/>
        </w:rPr>
        <w:t xml:space="preserve">1 </w:t>
      </w:r>
      <w:r w:rsidR="009E1DB0" w:rsidRPr="004A21D0">
        <w:rPr>
          <w:rFonts w:ascii="Times New Roman" w:hAnsi="Times New Roman" w:cs="Times New Roman"/>
          <w:bCs/>
          <w:sz w:val="24"/>
          <w:szCs w:val="24"/>
          <w:u w:val="single"/>
        </w:rPr>
        <w:t>and T</w:t>
      </w:r>
      <w:r w:rsidR="009E1DB0" w:rsidRPr="004A21D0">
        <w:rPr>
          <w:rFonts w:ascii="Times New Roman" w:hAnsi="Times New Roman" w:cs="Times New Roman"/>
          <w:bCs/>
          <w:sz w:val="24"/>
          <w:szCs w:val="24"/>
          <w:u w:val="single"/>
          <w:vertAlign w:val="subscript"/>
        </w:rPr>
        <w:t xml:space="preserve">2 </w:t>
      </w:r>
      <w:r w:rsidR="00D541F2" w:rsidRPr="004A21D0">
        <w:rPr>
          <w:rFonts w:ascii="Times New Roman" w:hAnsi="Times New Roman" w:cs="Times New Roman"/>
          <w:bCs/>
          <w:sz w:val="24"/>
          <w:szCs w:val="24"/>
          <w:u w:val="single"/>
        </w:rPr>
        <w:t>(see Supp. Mat.)</w:t>
      </w:r>
      <w:r w:rsidRPr="004A21D0">
        <w:rPr>
          <w:rFonts w:ascii="Times New Roman" w:hAnsi="Times New Roman" w:cs="Times New Roman"/>
          <w:bCs/>
          <w:sz w:val="24"/>
          <w:szCs w:val="24"/>
          <w:u w:val="single"/>
        </w:rPr>
        <w:t>:</w:t>
      </w:r>
      <w:r>
        <w:rPr>
          <w:rFonts w:ascii="Times New Roman" w:hAnsi="Times New Roman" w:cs="Times New Roman"/>
          <w:b/>
          <w:sz w:val="24"/>
          <w:szCs w:val="24"/>
        </w:rPr>
        <w:br/>
      </w: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TGI</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e>
              </m:d>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Sub>
                    <m:sSubPr>
                      <m:ctrlPr>
                        <w:rPr>
                          <w:rFonts w:ascii="Cambria Math" w:hAnsi="Cambria Math" w:cs="Times New Roman"/>
                          <w:b/>
                          <w:sz w:val="24"/>
                          <w:szCs w:val="24"/>
                        </w:rPr>
                      </m:ctrlPr>
                    </m:sSubPr>
                    <m:e>
                      <m:r>
                        <m:rPr>
                          <m:sty m:val="b"/>
                        </m:rPr>
                        <w:rPr>
                          <w:rFonts w:ascii="Cambria Math" w:hAnsi="Cambria Math" w:cs="Times New Roman"/>
                          <w:sz w:val="24"/>
                          <w:szCs w:val="24"/>
                        </w:rPr>
                        <m:t>T</m:t>
                      </m:r>
                    </m:e>
                    <m:sub>
                      <m:r>
                        <m:rPr>
                          <m:sty m:val="bi"/>
                        </m:rPr>
                        <w:rPr>
                          <w:rFonts w:ascii="Cambria Math" w:hAnsi="Cambria Math" w:cs="Times New Roman"/>
                          <w:sz w:val="24"/>
                          <w:szCs w:val="24"/>
                        </w:rPr>
                        <m:t>1</m:t>
                      </m:r>
                    </m:sub>
                  </m:sSub>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 pop</m:t>
                  </m:r>
                </m:e>
                <m:sub>
                  <m:r>
                    <w:rPr>
                      <w:rFonts w:ascii="Cambria Math" w:eastAsia="Times New Roman" w:hAnsi="Cambria Math" w:cs="Times New Roman"/>
                      <w:sz w:val="24"/>
                      <w:szCs w:val="24"/>
                    </w:rPr>
                    <m:t>1,</m:t>
                  </m:r>
                  <m:sSub>
                    <m:sSubPr>
                      <m:ctrlPr>
                        <w:rPr>
                          <w:rFonts w:ascii="Cambria Math" w:hAnsi="Cambria Math" w:cs="Times New Roman"/>
                          <w:b/>
                          <w:sz w:val="24"/>
                          <w:szCs w:val="24"/>
                        </w:rPr>
                      </m:ctrlPr>
                    </m:sSubPr>
                    <m:e>
                      <m:r>
                        <m:rPr>
                          <m:sty m:val="b"/>
                        </m:rPr>
                        <w:rPr>
                          <w:rFonts w:ascii="Cambria Math" w:hAnsi="Cambria Math" w:cs="Times New Roman"/>
                          <w:sz w:val="24"/>
                          <w:szCs w:val="24"/>
                        </w:rPr>
                        <m:t>T</m:t>
                      </m:r>
                    </m:e>
                    <m:sub>
                      <m:r>
                        <m:rPr>
                          <m:sty m:val="bi"/>
                        </m:rPr>
                        <w:rPr>
                          <w:rFonts w:ascii="Cambria Math" w:hAnsi="Cambria Math" w:cs="Times New Roman"/>
                          <w:sz w:val="24"/>
                          <w:szCs w:val="24"/>
                        </w:rPr>
                        <m:t>2</m:t>
                      </m:r>
                    </m:sub>
                  </m:sSub>
                </m:sub>
              </m:sSub>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m:t>
                  </m:r>
                </m:e>
              </m:d>
            </m:e>
          </m:d>
          <m:r>
            <w:rPr>
              <w:rFonts w:ascii="Cambria Math" w:eastAsiaTheme="minorEastAsia" w:hAnsi="Cambria Math" w:cs="Times New Roman"/>
              <w:sz w:val="24"/>
              <w:szCs w:val="24"/>
            </w:rPr>
            <m:t xml:space="preserve"> </m:t>
          </m:r>
        </m:oMath>
      </m:oMathPara>
    </w:p>
    <w:p w14:paraId="3BCA0D4D" w14:textId="023360B3" w:rsidR="009E1DB0" w:rsidRPr="009E1DB0" w:rsidRDefault="005A0FF6" w:rsidP="00D40A56">
      <w:pPr>
        <w:widowControl w:val="0"/>
        <w:autoSpaceDE w:val="0"/>
        <w:autoSpaceDN w:val="0"/>
        <w:adjustRightInd w:val="0"/>
        <w:spacing w:after="0" w:line="240" w:lineRule="auto"/>
        <w:rPr>
          <w:rFonts w:ascii="Times New Roman" w:hAnsi="Times New Roman" w:cs="Times New Roman"/>
          <w:b/>
          <w:sz w:val="24"/>
          <w:szCs w:val="24"/>
        </w:rPr>
      </w:pPr>
      <m:oMath>
        <m:r>
          <w:rPr>
            <w:rFonts w:ascii="Cambria Math" w:eastAsia="Times New Roman" w:hAnsi="Cambria Math" w:cs="Times New Roman"/>
            <w:sz w:val="24"/>
            <w:szCs w:val="24"/>
          </w:rPr>
          <m:t>TGI</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0.5+ 0.25+ 0.25+ 0.25</m:t>
            </m:r>
          </m:e>
        </m:d>
        <m:r>
          <w:rPr>
            <w:rFonts w:ascii="Cambria Math" w:eastAsiaTheme="minorEastAsia" w:hAnsi="Cambria Math" w:cs="Times New Roman"/>
            <w:sz w:val="24"/>
            <w:szCs w:val="24"/>
          </w:rPr>
          <m:t>=0.3125</m:t>
        </m:r>
      </m:oMath>
      <w:r w:rsidR="009E1DB0">
        <w:rPr>
          <w:rFonts w:ascii="Times New Roman" w:eastAsiaTheme="minorEastAsia" w:hAnsi="Times New Roman" w:cs="Times New Roman"/>
          <w:sz w:val="24"/>
          <w:szCs w:val="24"/>
        </w:rPr>
        <w:t xml:space="preserve"> </w:t>
      </w:r>
    </w:p>
    <w:tbl>
      <w:tblPr>
        <w:tblStyle w:val="TableGrid"/>
        <w:tblpPr w:leftFromText="180" w:rightFromText="180" w:vertAnchor="text" w:horzAnchor="page" w:tblpX="1843" w:tblpY="887"/>
        <w:tblW w:w="0" w:type="auto"/>
        <w:tblLook w:val="04A0" w:firstRow="1" w:lastRow="0" w:firstColumn="1" w:lastColumn="0" w:noHBand="0" w:noVBand="1"/>
      </w:tblPr>
      <w:tblGrid>
        <w:gridCol w:w="946"/>
        <w:gridCol w:w="567"/>
        <w:gridCol w:w="567"/>
        <w:gridCol w:w="567"/>
        <w:gridCol w:w="567"/>
        <w:gridCol w:w="567"/>
        <w:gridCol w:w="567"/>
        <w:gridCol w:w="567"/>
        <w:gridCol w:w="567"/>
      </w:tblGrid>
      <w:tr w:rsidR="00D40A56" w14:paraId="2786CDBE" w14:textId="77777777" w:rsidTr="004266B7">
        <w:trPr>
          <w:trHeight w:val="587"/>
        </w:trPr>
        <w:tc>
          <w:tcPr>
            <w:tcW w:w="946" w:type="dxa"/>
            <w:tcBorders>
              <w:top w:val="single" w:sz="4" w:space="0" w:color="auto"/>
              <w:left w:val="single" w:sz="4" w:space="0" w:color="auto"/>
              <w:bottom w:val="single" w:sz="18" w:space="0" w:color="auto"/>
              <w:right w:val="single" w:sz="4" w:space="0" w:color="auto"/>
            </w:tcBorders>
          </w:tcPr>
          <w:p w14:paraId="538AEE0B"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Locus Allele</w:t>
            </w:r>
          </w:p>
        </w:tc>
        <w:tc>
          <w:tcPr>
            <w:tcW w:w="567" w:type="dxa"/>
            <w:tcBorders>
              <w:left w:val="single" w:sz="4" w:space="0" w:color="auto"/>
              <w:bottom w:val="single" w:sz="18" w:space="0" w:color="auto"/>
            </w:tcBorders>
            <w:vAlign w:val="center"/>
          </w:tcPr>
          <w:p w14:paraId="13DAFAC9"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1</w:t>
            </w:r>
          </w:p>
          <w:p w14:paraId="52D39BE1"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A</w:t>
            </w:r>
          </w:p>
        </w:tc>
        <w:tc>
          <w:tcPr>
            <w:tcW w:w="567" w:type="dxa"/>
            <w:tcBorders>
              <w:bottom w:val="single" w:sz="18" w:space="0" w:color="auto"/>
              <w:right w:val="single" w:sz="18" w:space="0" w:color="auto"/>
            </w:tcBorders>
            <w:vAlign w:val="center"/>
          </w:tcPr>
          <w:p w14:paraId="1B0FDCAF"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1</w:t>
            </w:r>
          </w:p>
          <w:p w14:paraId="4A91E629"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B</w:t>
            </w:r>
          </w:p>
        </w:tc>
        <w:tc>
          <w:tcPr>
            <w:tcW w:w="567" w:type="dxa"/>
            <w:tcBorders>
              <w:left w:val="single" w:sz="18" w:space="0" w:color="auto"/>
              <w:bottom w:val="single" w:sz="18" w:space="0" w:color="auto"/>
            </w:tcBorders>
            <w:vAlign w:val="center"/>
          </w:tcPr>
          <w:p w14:paraId="5A37A2C3"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2</w:t>
            </w:r>
          </w:p>
          <w:p w14:paraId="236BF3F3"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A</w:t>
            </w:r>
          </w:p>
        </w:tc>
        <w:tc>
          <w:tcPr>
            <w:tcW w:w="567" w:type="dxa"/>
            <w:tcBorders>
              <w:bottom w:val="single" w:sz="18" w:space="0" w:color="auto"/>
              <w:right w:val="single" w:sz="18" w:space="0" w:color="auto"/>
            </w:tcBorders>
            <w:vAlign w:val="center"/>
          </w:tcPr>
          <w:p w14:paraId="7F7A7456"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2</w:t>
            </w:r>
          </w:p>
          <w:p w14:paraId="17CDF6E3"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B</w:t>
            </w:r>
          </w:p>
        </w:tc>
        <w:tc>
          <w:tcPr>
            <w:tcW w:w="567" w:type="dxa"/>
            <w:tcBorders>
              <w:left w:val="single" w:sz="18" w:space="0" w:color="auto"/>
              <w:bottom w:val="single" w:sz="18" w:space="0" w:color="auto"/>
            </w:tcBorders>
            <w:vAlign w:val="center"/>
          </w:tcPr>
          <w:p w14:paraId="53852ED1"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3</w:t>
            </w:r>
          </w:p>
          <w:p w14:paraId="3761E54A"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A</w:t>
            </w:r>
          </w:p>
        </w:tc>
        <w:tc>
          <w:tcPr>
            <w:tcW w:w="567" w:type="dxa"/>
            <w:tcBorders>
              <w:bottom w:val="single" w:sz="18" w:space="0" w:color="auto"/>
              <w:right w:val="single" w:sz="18" w:space="0" w:color="auto"/>
            </w:tcBorders>
            <w:vAlign w:val="center"/>
          </w:tcPr>
          <w:p w14:paraId="41A607CC"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3</w:t>
            </w:r>
          </w:p>
          <w:p w14:paraId="1985F4A1"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B</w:t>
            </w:r>
          </w:p>
        </w:tc>
        <w:tc>
          <w:tcPr>
            <w:tcW w:w="567" w:type="dxa"/>
            <w:tcBorders>
              <w:left w:val="single" w:sz="18" w:space="0" w:color="auto"/>
              <w:bottom w:val="single" w:sz="18" w:space="0" w:color="auto"/>
            </w:tcBorders>
            <w:vAlign w:val="center"/>
          </w:tcPr>
          <w:p w14:paraId="43067DF5"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4</w:t>
            </w:r>
          </w:p>
          <w:p w14:paraId="6B1B060E"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A</w:t>
            </w:r>
          </w:p>
        </w:tc>
        <w:tc>
          <w:tcPr>
            <w:tcW w:w="567" w:type="dxa"/>
            <w:tcBorders>
              <w:bottom w:val="single" w:sz="18" w:space="0" w:color="auto"/>
            </w:tcBorders>
            <w:vAlign w:val="center"/>
          </w:tcPr>
          <w:p w14:paraId="06C43010"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4</w:t>
            </w:r>
          </w:p>
          <w:p w14:paraId="2F749BB9" w14:textId="77777777" w:rsidR="00D40A56" w:rsidRDefault="00D40A56"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B</w:t>
            </w:r>
          </w:p>
        </w:tc>
      </w:tr>
      <w:tr w:rsidR="00D40A56" w:rsidRPr="002655D7" w14:paraId="7D6B86F0" w14:textId="77777777" w:rsidTr="004266B7">
        <w:tc>
          <w:tcPr>
            <w:tcW w:w="946" w:type="dxa"/>
            <w:tcBorders>
              <w:top w:val="single" w:sz="18" w:space="0" w:color="auto"/>
            </w:tcBorders>
            <w:shd w:val="clear" w:color="auto" w:fill="auto"/>
          </w:tcPr>
          <w:p w14:paraId="798FBB13" w14:textId="77777777" w:rsidR="00D40A56" w:rsidRDefault="00D40A56" w:rsidP="00D40A56">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Pop. 1</w:t>
            </w:r>
          </w:p>
        </w:tc>
        <w:tc>
          <w:tcPr>
            <w:tcW w:w="567" w:type="dxa"/>
            <w:tcBorders>
              <w:top w:val="single" w:sz="18" w:space="0" w:color="auto"/>
            </w:tcBorders>
            <w:shd w:val="clear" w:color="auto" w:fill="auto"/>
          </w:tcPr>
          <w:p w14:paraId="1A08CBEE"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top w:val="single" w:sz="18" w:space="0" w:color="auto"/>
              <w:right w:val="single" w:sz="18" w:space="0" w:color="auto"/>
            </w:tcBorders>
            <w:shd w:val="clear" w:color="auto" w:fill="auto"/>
          </w:tcPr>
          <w:p w14:paraId="5E841F08"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top w:val="single" w:sz="18" w:space="0" w:color="auto"/>
              <w:left w:val="single" w:sz="18" w:space="0" w:color="auto"/>
            </w:tcBorders>
            <w:shd w:val="clear" w:color="auto" w:fill="auto"/>
          </w:tcPr>
          <w:p w14:paraId="0DA7713E"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top w:val="single" w:sz="18" w:space="0" w:color="auto"/>
              <w:right w:val="single" w:sz="18" w:space="0" w:color="auto"/>
            </w:tcBorders>
            <w:shd w:val="clear" w:color="auto" w:fill="auto"/>
          </w:tcPr>
          <w:p w14:paraId="6BB00A3F"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top w:val="single" w:sz="18" w:space="0" w:color="auto"/>
              <w:left w:val="single" w:sz="18" w:space="0" w:color="auto"/>
            </w:tcBorders>
            <w:shd w:val="clear" w:color="auto" w:fill="auto"/>
          </w:tcPr>
          <w:p w14:paraId="5B8611F7"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top w:val="single" w:sz="18" w:space="0" w:color="auto"/>
              <w:right w:val="single" w:sz="18" w:space="0" w:color="auto"/>
            </w:tcBorders>
            <w:shd w:val="clear" w:color="auto" w:fill="auto"/>
          </w:tcPr>
          <w:p w14:paraId="416C0CF8"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top w:val="single" w:sz="18" w:space="0" w:color="auto"/>
              <w:left w:val="single" w:sz="18" w:space="0" w:color="auto"/>
            </w:tcBorders>
            <w:shd w:val="clear" w:color="auto" w:fill="auto"/>
          </w:tcPr>
          <w:p w14:paraId="693A5092"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top w:val="single" w:sz="18" w:space="0" w:color="auto"/>
            </w:tcBorders>
            <w:shd w:val="clear" w:color="auto" w:fill="auto"/>
          </w:tcPr>
          <w:p w14:paraId="7D31E001"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r>
      <w:tr w:rsidR="00D40A56" w:rsidRPr="002655D7" w14:paraId="47EEC223" w14:textId="77777777" w:rsidTr="00D40A56">
        <w:tc>
          <w:tcPr>
            <w:tcW w:w="946" w:type="dxa"/>
          </w:tcPr>
          <w:p w14:paraId="212499B4" w14:textId="77777777" w:rsidR="00D40A56" w:rsidRDefault="00D40A56" w:rsidP="00D40A56">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Pop. 2</w:t>
            </w:r>
          </w:p>
        </w:tc>
        <w:tc>
          <w:tcPr>
            <w:tcW w:w="567" w:type="dxa"/>
          </w:tcPr>
          <w:p w14:paraId="14295341"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right w:val="single" w:sz="18" w:space="0" w:color="auto"/>
            </w:tcBorders>
          </w:tcPr>
          <w:p w14:paraId="106B9552"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left w:val="single" w:sz="18" w:space="0" w:color="auto"/>
            </w:tcBorders>
          </w:tcPr>
          <w:p w14:paraId="0A4C20D1"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Borders>
              <w:right w:val="single" w:sz="18" w:space="0" w:color="auto"/>
            </w:tcBorders>
          </w:tcPr>
          <w:p w14:paraId="2593A3FB"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left w:val="single" w:sz="18" w:space="0" w:color="auto"/>
            </w:tcBorders>
          </w:tcPr>
          <w:p w14:paraId="2C06948C"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2</w:t>
            </w:r>
          </w:p>
        </w:tc>
        <w:tc>
          <w:tcPr>
            <w:tcW w:w="567" w:type="dxa"/>
            <w:tcBorders>
              <w:right w:val="single" w:sz="18" w:space="0" w:color="auto"/>
            </w:tcBorders>
          </w:tcPr>
          <w:p w14:paraId="137D99D3"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2</w:t>
            </w:r>
          </w:p>
        </w:tc>
        <w:tc>
          <w:tcPr>
            <w:tcW w:w="567" w:type="dxa"/>
            <w:tcBorders>
              <w:left w:val="single" w:sz="18" w:space="0" w:color="auto"/>
            </w:tcBorders>
          </w:tcPr>
          <w:p w14:paraId="5482FAC2"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Pr>
          <w:p w14:paraId="3FDACCC7"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r>
      <w:tr w:rsidR="00D40A56" w:rsidRPr="002655D7" w14:paraId="67B2B629" w14:textId="77777777" w:rsidTr="00D40A56">
        <w:tc>
          <w:tcPr>
            <w:tcW w:w="946" w:type="dxa"/>
          </w:tcPr>
          <w:p w14:paraId="2D9A9C5F" w14:textId="77777777" w:rsidR="00D40A56" w:rsidRDefault="00D40A56" w:rsidP="00D40A56">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Pop. 3</w:t>
            </w:r>
          </w:p>
        </w:tc>
        <w:tc>
          <w:tcPr>
            <w:tcW w:w="567" w:type="dxa"/>
          </w:tcPr>
          <w:p w14:paraId="1F6DB252"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Borders>
              <w:right w:val="single" w:sz="18" w:space="0" w:color="auto"/>
            </w:tcBorders>
          </w:tcPr>
          <w:p w14:paraId="4E5EA40B"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left w:val="single" w:sz="18" w:space="0" w:color="auto"/>
            </w:tcBorders>
          </w:tcPr>
          <w:p w14:paraId="1FC812F0"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Borders>
              <w:right w:val="single" w:sz="18" w:space="0" w:color="auto"/>
            </w:tcBorders>
          </w:tcPr>
          <w:p w14:paraId="598B4BF7"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left w:val="single" w:sz="18" w:space="0" w:color="auto"/>
            </w:tcBorders>
          </w:tcPr>
          <w:p w14:paraId="4FEE2735"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right w:val="single" w:sz="18" w:space="0" w:color="auto"/>
            </w:tcBorders>
          </w:tcPr>
          <w:p w14:paraId="7E630C58"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left w:val="single" w:sz="18" w:space="0" w:color="auto"/>
            </w:tcBorders>
          </w:tcPr>
          <w:p w14:paraId="38DD81FB"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Pr>
          <w:p w14:paraId="24D05752"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r>
      <w:tr w:rsidR="00D40A56" w:rsidRPr="002655D7" w14:paraId="08D9C3FF" w14:textId="77777777" w:rsidTr="00D40A56">
        <w:tc>
          <w:tcPr>
            <w:tcW w:w="946" w:type="dxa"/>
            <w:tcBorders>
              <w:bottom w:val="single" w:sz="4" w:space="0" w:color="auto"/>
            </w:tcBorders>
          </w:tcPr>
          <w:p w14:paraId="4E0326C6" w14:textId="77777777" w:rsidR="00D40A56" w:rsidRDefault="00D40A56" w:rsidP="00D40A56">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Pop. 4</w:t>
            </w:r>
          </w:p>
        </w:tc>
        <w:tc>
          <w:tcPr>
            <w:tcW w:w="567" w:type="dxa"/>
            <w:tcBorders>
              <w:bottom w:val="single" w:sz="4" w:space="0" w:color="auto"/>
            </w:tcBorders>
          </w:tcPr>
          <w:p w14:paraId="69F358A3"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bottom w:val="single" w:sz="4" w:space="0" w:color="auto"/>
              <w:right w:val="single" w:sz="18" w:space="0" w:color="auto"/>
            </w:tcBorders>
          </w:tcPr>
          <w:p w14:paraId="379C55D5"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left w:val="single" w:sz="18" w:space="0" w:color="auto"/>
              <w:bottom w:val="single" w:sz="4" w:space="0" w:color="auto"/>
            </w:tcBorders>
          </w:tcPr>
          <w:p w14:paraId="0395A672"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bottom w:val="single" w:sz="4" w:space="0" w:color="auto"/>
              <w:right w:val="single" w:sz="18" w:space="0" w:color="auto"/>
            </w:tcBorders>
          </w:tcPr>
          <w:p w14:paraId="1F1F23A1"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left w:val="single" w:sz="18" w:space="0" w:color="auto"/>
              <w:bottom w:val="single" w:sz="4" w:space="0" w:color="auto"/>
            </w:tcBorders>
          </w:tcPr>
          <w:p w14:paraId="08A6A485"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Borders>
              <w:bottom w:val="single" w:sz="4" w:space="0" w:color="auto"/>
              <w:right w:val="single" w:sz="18" w:space="0" w:color="auto"/>
            </w:tcBorders>
          </w:tcPr>
          <w:p w14:paraId="7C022B4D"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left w:val="single" w:sz="18" w:space="0" w:color="auto"/>
              <w:bottom w:val="single" w:sz="4" w:space="0" w:color="auto"/>
            </w:tcBorders>
          </w:tcPr>
          <w:p w14:paraId="7A441085"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Borders>
              <w:bottom w:val="single" w:sz="4" w:space="0" w:color="auto"/>
            </w:tcBorders>
          </w:tcPr>
          <w:p w14:paraId="203ABFB8" w14:textId="77777777" w:rsidR="00D40A56" w:rsidRPr="002655D7" w:rsidRDefault="00D40A56"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r>
    </w:tbl>
    <w:p w14:paraId="3DE5E274" w14:textId="5743756E" w:rsidR="004A21D0" w:rsidRDefault="00D40A56" w:rsidP="00BE1555">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B)</w:t>
      </w:r>
    </w:p>
    <w:p w14:paraId="4CAE097F" w14:textId="423B62B4" w:rsidR="004A21D0" w:rsidRDefault="004A21D0" w:rsidP="00BE1555">
      <w:pPr>
        <w:widowControl w:val="0"/>
        <w:autoSpaceDE w:val="0"/>
        <w:autoSpaceDN w:val="0"/>
        <w:adjustRightInd w:val="0"/>
        <w:spacing w:before="240" w:after="240" w:line="276" w:lineRule="auto"/>
        <w:rPr>
          <w:rFonts w:ascii="Times New Roman" w:hAnsi="Times New Roman" w:cs="Times New Roman"/>
          <w:b/>
          <w:sz w:val="24"/>
          <w:szCs w:val="24"/>
        </w:rPr>
      </w:pPr>
    </w:p>
    <w:p w14:paraId="7B4670AC" w14:textId="50EADA3E" w:rsidR="004A21D0" w:rsidRDefault="004A21D0" w:rsidP="00BE1555">
      <w:pPr>
        <w:widowControl w:val="0"/>
        <w:autoSpaceDE w:val="0"/>
        <w:autoSpaceDN w:val="0"/>
        <w:adjustRightInd w:val="0"/>
        <w:spacing w:before="240" w:after="240" w:line="276" w:lineRule="auto"/>
        <w:rPr>
          <w:rFonts w:ascii="Times New Roman" w:hAnsi="Times New Roman" w:cs="Times New Roman"/>
          <w:b/>
          <w:sz w:val="24"/>
          <w:szCs w:val="24"/>
        </w:rPr>
      </w:pPr>
    </w:p>
    <w:p w14:paraId="5CC36785" w14:textId="5E966372" w:rsidR="004A21D0" w:rsidRDefault="004A21D0" w:rsidP="00BE1555">
      <w:pPr>
        <w:widowControl w:val="0"/>
        <w:autoSpaceDE w:val="0"/>
        <w:autoSpaceDN w:val="0"/>
        <w:adjustRightInd w:val="0"/>
        <w:spacing w:before="240" w:after="240" w:line="276" w:lineRule="auto"/>
        <w:rPr>
          <w:rFonts w:ascii="Times New Roman" w:hAnsi="Times New Roman" w:cs="Times New Roman"/>
          <w:b/>
          <w:sz w:val="24"/>
          <w:szCs w:val="24"/>
        </w:rPr>
      </w:pPr>
    </w:p>
    <w:p w14:paraId="4A71F251" w14:textId="606CA711" w:rsidR="004A21D0" w:rsidRPr="004A21D0" w:rsidRDefault="004A21D0" w:rsidP="00BE1555">
      <w:pPr>
        <w:widowControl w:val="0"/>
        <w:autoSpaceDE w:val="0"/>
        <w:autoSpaceDN w:val="0"/>
        <w:adjustRightInd w:val="0"/>
        <w:spacing w:before="240" w:after="240" w:line="276" w:lineRule="auto"/>
        <w:rPr>
          <w:rFonts w:ascii="Times New Roman" w:hAnsi="Times New Roman" w:cs="Times New Roman"/>
          <w:b/>
          <w:sz w:val="24"/>
          <w:szCs w:val="24"/>
          <w:u w:val="single"/>
        </w:rPr>
      </w:pPr>
    </w:p>
    <w:p w14:paraId="06EBBFB0" w14:textId="6B72176D" w:rsidR="004A21D0" w:rsidRPr="00D40A56" w:rsidRDefault="004A21D0" w:rsidP="00BE1555">
      <w:pPr>
        <w:widowControl w:val="0"/>
        <w:autoSpaceDE w:val="0"/>
        <w:autoSpaceDN w:val="0"/>
        <w:adjustRightInd w:val="0"/>
        <w:spacing w:before="240" w:after="240" w:line="276" w:lineRule="auto"/>
        <w:rPr>
          <w:rFonts w:ascii="Times New Roman" w:hAnsi="Times New Roman" w:cs="Times New Roman"/>
          <w:bCs/>
          <w:sz w:val="24"/>
          <w:szCs w:val="24"/>
        </w:rPr>
      </w:pPr>
      <w:r w:rsidRPr="004A21D0">
        <w:rPr>
          <w:rFonts w:ascii="Times New Roman" w:hAnsi="Times New Roman" w:cs="Times New Roman"/>
          <w:bCs/>
          <w:sz w:val="24"/>
          <w:szCs w:val="24"/>
          <w:u w:val="single"/>
        </w:rPr>
        <w:t>Permutation example</w:t>
      </w:r>
      <w:r w:rsidR="00010C74">
        <w:rPr>
          <w:rFonts w:ascii="Times New Roman" w:hAnsi="Times New Roman" w:cs="Times New Roman"/>
          <w:bCs/>
          <w:sz w:val="24"/>
          <w:szCs w:val="24"/>
          <w:u w:val="single"/>
        </w:rPr>
        <w:t xml:space="preserve">: </w:t>
      </w:r>
      <w:r w:rsidR="00010C74" w:rsidRPr="00010C74">
        <w:rPr>
          <w:rFonts w:ascii="Times New Roman" w:hAnsi="Times New Roman" w:cs="Times New Roman"/>
          <w:bCs/>
          <w:sz w:val="24"/>
          <w:szCs w:val="24"/>
        </w:rPr>
        <w:t xml:space="preserve">this is done for both </w:t>
      </w:r>
      <w:r w:rsidR="00010C74">
        <w:rPr>
          <w:rFonts w:ascii="Times New Roman" w:hAnsi="Times New Roman" w:cs="Times New Roman"/>
          <w:bCs/>
          <w:sz w:val="24"/>
          <w:szCs w:val="24"/>
        </w:rPr>
        <w:t>surveys and</w:t>
      </w:r>
      <w:r w:rsidRPr="00010C74">
        <w:rPr>
          <w:rFonts w:ascii="Times New Roman" w:hAnsi="Times New Roman" w:cs="Times New Roman"/>
          <w:bCs/>
          <w:sz w:val="24"/>
          <w:szCs w:val="24"/>
        </w:rPr>
        <w:t xml:space="preserve"> repeated 999 times to create the test for TGI</w:t>
      </w:r>
      <w:r w:rsidR="00010C74">
        <w:rPr>
          <w:rFonts w:ascii="Times New Roman" w:hAnsi="Times New Roman" w:cs="Times New Roman"/>
          <w:bCs/>
          <w:sz w:val="24"/>
          <w:szCs w:val="24"/>
        </w:rPr>
        <w:t>.</w:t>
      </w:r>
      <w:r w:rsidR="00D40A56" w:rsidRPr="00010C74">
        <w:rPr>
          <w:rFonts w:ascii="Times New Roman" w:hAnsi="Times New Roman" w:cs="Times New Roman"/>
          <w:bCs/>
          <w:sz w:val="24"/>
          <w:szCs w:val="24"/>
        </w:rPr>
        <w:t xml:space="preserve"> </w:t>
      </w:r>
      <w:r w:rsidR="00010C74">
        <w:rPr>
          <w:rFonts w:ascii="Times New Roman" w:hAnsi="Times New Roman" w:cs="Times New Roman"/>
          <w:bCs/>
          <w:sz w:val="24"/>
          <w:szCs w:val="24"/>
        </w:rPr>
        <w:t>P</w:t>
      </w:r>
      <w:r w:rsidR="00D40A56" w:rsidRPr="00010C74">
        <w:rPr>
          <w:rFonts w:ascii="Times New Roman" w:hAnsi="Times New Roman" w:cs="Times New Roman"/>
          <w:bCs/>
          <w:sz w:val="24"/>
          <w:szCs w:val="24"/>
        </w:rPr>
        <w:t xml:space="preserve">ermutation </w:t>
      </w:r>
      <w:r w:rsidR="00D40A56">
        <w:rPr>
          <w:rFonts w:ascii="Times New Roman" w:hAnsi="Times New Roman" w:cs="Times New Roman"/>
          <w:bCs/>
          <w:sz w:val="24"/>
          <w:szCs w:val="24"/>
        </w:rPr>
        <w:t>index 2, 4, 1, 3</w:t>
      </w:r>
      <w:r w:rsidR="00010C74">
        <w:rPr>
          <w:rFonts w:ascii="Times New Roman" w:hAnsi="Times New Roman" w:cs="Times New Roman"/>
          <w:bCs/>
          <w:sz w:val="24"/>
          <w:szCs w:val="24"/>
        </w:rPr>
        <w:t>.</w:t>
      </w:r>
    </w:p>
    <w:tbl>
      <w:tblPr>
        <w:tblStyle w:val="TableGrid"/>
        <w:tblpPr w:leftFromText="180" w:rightFromText="180" w:vertAnchor="text" w:horzAnchor="page" w:tblpX="1753" w:tblpY="3"/>
        <w:tblW w:w="0" w:type="auto"/>
        <w:tblLook w:val="04A0" w:firstRow="1" w:lastRow="0" w:firstColumn="1" w:lastColumn="0" w:noHBand="0" w:noVBand="1"/>
      </w:tblPr>
      <w:tblGrid>
        <w:gridCol w:w="946"/>
        <w:gridCol w:w="567"/>
        <w:gridCol w:w="567"/>
        <w:gridCol w:w="567"/>
        <w:gridCol w:w="567"/>
        <w:gridCol w:w="567"/>
        <w:gridCol w:w="567"/>
        <w:gridCol w:w="567"/>
        <w:gridCol w:w="567"/>
      </w:tblGrid>
      <w:tr w:rsidR="00010C74" w14:paraId="71D421B0" w14:textId="77777777" w:rsidTr="00457A0C">
        <w:trPr>
          <w:trHeight w:val="587"/>
        </w:trPr>
        <w:tc>
          <w:tcPr>
            <w:tcW w:w="946" w:type="dxa"/>
            <w:tcBorders>
              <w:top w:val="single" w:sz="4" w:space="0" w:color="auto"/>
              <w:left w:val="single" w:sz="4" w:space="0" w:color="auto"/>
              <w:bottom w:val="single" w:sz="18" w:space="0" w:color="auto"/>
              <w:right w:val="single" w:sz="4" w:space="0" w:color="auto"/>
            </w:tcBorders>
          </w:tcPr>
          <w:p w14:paraId="2057A82C" w14:textId="77777777"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Locus Allele</w:t>
            </w:r>
          </w:p>
        </w:tc>
        <w:tc>
          <w:tcPr>
            <w:tcW w:w="567" w:type="dxa"/>
            <w:tcBorders>
              <w:left w:val="single" w:sz="4" w:space="0" w:color="auto"/>
              <w:bottom w:val="single" w:sz="18" w:space="0" w:color="auto"/>
            </w:tcBorders>
            <w:vAlign w:val="center"/>
          </w:tcPr>
          <w:p w14:paraId="5DDB6BF6" w14:textId="77777777"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1</w:t>
            </w:r>
          </w:p>
          <w:p w14:paraId="45C99D40" w14:textId="77777777"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A</w:t>
            </w:r>
          </w:p>
        </w:tc>
        <w:tc>
          <w:tcPr>
            <w:tcW w:w="567" w:type="dxa"/>
            <w:tcBorders>
              <w:bottom w:val="single" w:sz="18" w:space="0" w:color="auto"/>
              <w:right w:val="single" w:sz="18" w:space="0" w:color="auto"/>
            </w:tcBorders>
            <w:vAlign w:val="center"/>
          </w:tcPr>
          <w:p w14:paraId="62A274C4" w14:textId="77777777"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1</w:t>
            </w:r>
          </w:p>
          <w:p w14:paraId="0D667F36" w14:textId="77777777"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B</w:t>
            </w:r>
          </w:p>
        </w:tc>
        <w:tc>
          <w:tcPr>
            <w:tcW w:w="567" w:type="dxa"/>
            <w:tcBorders>
              <w:left w:val="single" w:sz="18" w:space="0" w:color="auto"/>
              <w:bottom w:val="single" w:sz="18" w:space="0" w:color="auto"/>
            </w:tcBorders>
            <w:vAlign w:val="center"/>
          </w:tcPr>
          <w:p w14:paraId="302B05B2" w14:textId="77777777"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2</w:t>
            </w:r>
          </w:p>
          <w:p w14:paraId="7D8657A6" w14:textId="77777777"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A</w:t>
            </w:r>
          </w:p>
        </w:tc>
        <w:tc>
          <w:tcPr>
            <w:tcW w:w="567" w:type="dxa"/>
            <w:tcBorders>
              <w:bottom w:val="single" w:sz="18" w:space="0" w:color="auto"/>
              <w:right w:val="single" w:sz="18" w:space="0" w:color="auto"/>
            </w:tcBorders>
            <w:vAlign w:val="center"/>
          </w:tcPr>
          <w:p w14:paraId="25DD8147" w14:textId="77777777"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2</w:t>
            </w:r>
          </w:p>
          <w:p w14:paraId="3DB551F1" w14:textId="77777777"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B</w:t>
            </w:r>
          </w:p>
        </w:tc>
        <w:tc>
          <w:tcPr>
            <w:tcW w:w="567" w:type="dxa"/>
            <w:tcBorders>
              <w:left w:val="single" w:sz="18" w:space="0" w:color="auto"/>
              <w:bottom w:val="single" w:sz="18" w:space="0" w:color="auto"/>
            </w:tcBorders>
            <w:vAlign w:val="center"/>
          </w:tcPr>
          <w:p w14:paraId="70155986" w14:textId="77777777"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3</w:t>
            </w:r>
          </w:p>
          <w:p w14:paraId="7E1854C0" w14:textId="77777777"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A</w:t>
            </w:r>
          </w:p>
        </w:tc>
        <w:tc>
          <w:tcPr>
            <w:tcW w:w="567" w:type="dxa"/>
            <w:tcBorders>
              <w:bottom w:val="single" w:sz="18" w:space="0" w:color="auto"/>
              <w:right w:val="single" w:sz="18" w:space="0" w:color="auto"/>
            </w:tcBorders>
            <w:vAlign w:val="center"/>
          </w:tcPr>
          <w:p w14:paraId="06783952" w14:textId="77777777"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3</w:t>
            </w:r>
          </w:p>
          <w:p w14:paraId="4D3BC419" w14:textId="77777777"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B</w:t>
            </w:r>
          </w:p>
        </w:tc>
        <w:tc>
          <w:tcPr>
            <w:tcW w:w="567" w:type="dxa"/>
            <w:tcBorders>
              <w:left w:val="single" w:sz="18" w:space="0" w:color="auto"/>
              <w:bottom w:val="single" w:sz="18" w:space="0" w:color="auto"/>
            </w:tcBorders>
            <w:vAlign w:val="center"/>
          </w:tcPr>
          <w:p w14:paraId="08DECD99" w14:textId="77777777"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4</w:t>
            </w:r>
          </w:p>
          <w:p w14:paraId="66822A3E" w14:textId="77777777"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A</w:t>
            </w:r>
          </w:p>
        </w:tc>
        <w:tc>
          <w:tcPr>
            <w:tcW w:w="567" w:type="dxa"/>
            <w:tcBorders>
              <w:bottom w:val="single" w:sz="18" w:space="0" w:color="auto"/>
            </w:tcBorders>
            <w:vAlign w:val="center"/>
          </w:tcPr>
          <w:p w14:paraId="2A9B6730" w14:textId="2594D9EB"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4</w:t>
            </w:r>
          </w:p>
          <w:p w14:paraId="26D26E09" w14:textId="77777777" w:rsidR="00010C74" w:rsidRDefault="00010C74" w:rsidP="00D40A56">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B</w:t>
            </w:r>
          </w:p>
        </w:tc>
      </w:tr>
      <w:tr w:rsidR="00010C74" w:rsidRPr="002655D7" w14:paraId="16E4A22E" w14:textId="77777777" w:rsidTr="00457A0C">
        <w:tc>
          <w:tcPr>
            <w:tcW w:w="946" w:type="dxa"/>
            <w:tcBorders>
              <w:top w:val="single" w:sz="18" w:space="0" w:color="auto"/>
            </w:tcBorders>
            <w:shd w:val="clear" w:color="auto" w:fill="auto"/>
          </w:tcPr>
          <w:p w14:paraId="721D55A5" w14:textId="77777777" w:rsidR="00010C74" w:rsidRDefault="00010C74" w:rsidP="00D40A56">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Pop. 1</w:t>
            </w:r>
          </w:p>
        </w:tc>
        <w:tc>
          <w:tcPr>
            <w:tcW w:w="567" w:type="dxa"/>
            <w:tcBorders>
              <w:top w:val="single" w:sz="18" w:space="0" w:color="auto"/>
            </w:tcBorders>
            <w:shd w:val="clear" w:color="auto" w:fill="auto"/>
          </w:tcPr>
          <w:p w14:paraId="6A6B8CC1" w14:textId="312946FB"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top w:val="single" w:sz="18" w:space="0" w:color="auto"/>
              <w:right w:val="single" w:sz="18" w:space="0" w:color="auto"/>
            </w:tcBorders>
            <w:shd w:val="clear" w:color="auto" w:fill="auto"/>
          </w:tcPr>
          <w:p w14:paraId="3B03C505" w14:textId="41CA7AE7"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top w:val="single" w:sz="18" w:space="0" w:color="auto"/>
              <w:left w:val="single" w:sz="18" w:space="0" w:color="auto"/>
            </w:tcBorders>
            <w:shd w:val="clear" w:color="auto" w:fill="auto"/>
          </w:tcPr>
          <w:p w14:paraId="1AAA22CA" w14:textId="2E972640"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Borders>
              <w:top w:val="single" w:sz="18" w:space="0" w:color="auto"/>
              <w:right w:val="single" w:sz="18" w:space="0" w:color="auto"/>
            </w:tcBorders>
            <w:shd w:val="clear" w:color="auto" w:fill="auto"/>
          </w:tcPr>
          <w:p w14:paraId="0C056E49" w14:textId="47E13EC4"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top w:val="single" w:sz="18" w:space="0" w:color="auto"/>
              <w:left w:val="single" w:sz="18" w:space="0" w:color="auto"/>
            </w:tcBorders>
            <w:shd w:val="clear" w:color="auto" w:fill="auto"/>
          </w:tcPr>
          <w:p w14:paraId="4764A443" w14:textId="3C244787"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2</w:t>
            </w:r>
          </w:p>
        </w:tc>
        <w:tc>
          <w:tcPr>
            <w:tcW w:w="567" w:type="dxa"/>
            <w:tcBorders>
              <w:top w:val="single" w:sz="18" w:space="0" w:color="auto"/>
              <w:right w:val="single" w:sz="18" w:space="0" w:color="auto"/>
            </w:tcBorders>
            <w:shd w:val="clear" w:color="auto" w:fill="auto"/>
          </w:tcPr>
          <w:p w14:paraId="7AFE6B96" w14:textId="5995ECD3"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2</w:t>
            </w:r>
          </w:p>
        </w:tc>
        <w:tc>
          <w:tcPr>
            <w:tcW w:w="567" w:type="dxa"/>
            <w:tcBorders>
              <w:top w:val="single" w:sz="18" w:space="0" w:color="auto"/>
              <w:left w:val="single" w:sz="18" w:space="0" w:color="auto"/>
            </w:tcBorders>
            <w:shd w:val="clear" w:color="auto" w:fill="auto"/>
          </w:tcPr>
          <w:p w14:paraId="0D72641D" w14:textId="2E4E9458"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top w:val="single" w:sz="18" w:space="0" w:color="auto"/>
            </w:tcBorders>
            <w:shd w:val="clear" w:color="auto" w:fill="auto"/>
          </w:tcPr>
          <w:p w14:paraId="78776182" w14:textId="66BACA1D"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r>
      <w:tr w:rsidR="00010C74" w:rsidRPr="002655D7" w14:paraId="239A4405" w14:textId="77777777" w:rsidTr="00457A0C">
        <w:tc>
          <w:tcPr>
            <w:tcW w:w="946" w:type="dxa"/>
          </w:tcPr>
          <w:p w14:paraId="5C2E6C31" w14:textId="77777777" w:rsidR="00010C74" w:rsidRDefault="00010C74" w:rsidP="00D40A56">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Pop. 2</w:t>
            </w:r>
          </w:p>
        </w:tc>
        <w:tc>
          <w:tcPr>
            <w:tcW w:w="567" w:type="dxa"/>
          </w:tcPr>
          <w:p w14:paraId="7BF97774" w14:textId="1169BD86"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right w:val="single" w:sz="18" w:space="0" w:color="auto"/>
            </w:tcBorders>
          </w:tcPr>
          <w:p w14:paraId="2C688D4F" w14:textId="16B2153F"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left w:val="single" w:sz="18" w:space="0" w:color="auto"/>
            </w:tcBorders>
          </w:tcPr>
          <w:p w14:paraId="4201E664" w14:textId="30A3800A"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right w:val="single" w:sz="18" w:space="0" w:color="auto"/>
            </w:tcBorders>
          </w:tcPr>
          <w:p w14:paraId="5DF06A3C" w14:textId="7234D920"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left w:val="single" w:sz="18" w:space="0" w:color="auto"/>
            </w:tcBorders>
          </w:tcPr>
          <w:p w14:paraId="6B286CD1" w14:textId="27488714"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Borders>
              <w:right w:val="single" w:sz="18" w:space="0" w:color="auto"/>
            </w:tcBorders>
          </w:tcPr>
          <w:p w14:paraId="08E372C8" w14:textId="6352D7C2"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left w:val="single" w:sz="18" w:space="0" w:color="auto"/>
            </w:tcBorders>
          </w:tcPr>
          <w:p w14:paraId="18B72904" w14:textId="44A50C1C"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Pr>
          <w:p w14:paraId="45AD476F" w14:textId="44BECAF8"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r>
      <w:tr w:rsidR="00010C74" w:rsidRPr="002655D7" w14:paraId="5EACA801" w14:textId="77777777" w:rsidTr="00457A0C">
        <w:tc>
          <w:tcPr>
            <w:tcW w:w="946" w:type="dxa"/>
          </w:tcPr>
          <w:p w14:paraId="70302D5C" w14:textId="77777777" w:rsidR="00010C74" w:rsidRDefault="00010C74" w:rsidP="00D40A56">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Pop. 3</w:t>
            </w:r>
          </w:p>
        </w:tc>
        <w:tc>
          <w:tcPr>
            <w:tcW w:w="567" w:type="dxa"/>
          </w:tcPr>
          <w:p w14:paraId="03490F72" w14:textId="6C539C71"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right w:val="single" w:sz="18" w:space="0" w:color="auto"/>
            </w:tcBorders>
          </w:tcPr>
          <w:p w14:paraId="24E246FB" w14:textId="0FC97AD1"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left w:val="single" w:sz="18" w:space="0" w:color="auto"/>
            </w:tcBorders>
          </w:tcPr>
          <w:p w14:paraId="17C9D85D" w14:textId="2BF88927"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right w:val="single" w:sz="18" w:space="0" w:color="auto"/>
            </w:tcBorders>
          </w:tcPr>
          <w:p w14:paraId="357E35B6" w14:textId="709DC421"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left w:val="single" w:sz="18" w:space="0" w:color="auto"/>
            </w:tcBorders>
          </w:tcPr>
          <w:p w14:paraId="45DF5D5C" w14:textId="3B8DFDC1"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right w:val="single" w:sz="18" w:space="0" w:color="auto"/>
            </w:tcBorders>
          </w:tcPr>
          <w:p w14:paraId="250D6EE3" w14:textId="07C38297"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left w:val="single" w:sz="18" w:space="0" w:color="auto"/>
            </w:tcBorders>
          </w:tcPr>
          <w:p w14:paraId="0F63B37D" w14:textId="228BE86F"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Pr>
          <w:p w14:paraId="7EE97EA6" w14:textId="721006C3"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r>
      <w:tr w:rsidR="00010C74" w:rsidRPr="002655D7" w14:paraId="128FBCD5" w14:textId="77777777" w:rsidTr="00457A0C">
        <w:tc>
          <w:tcPr>
            <w:tcW w:w="946" w:type="dxa"/>
            <w:tcBorders>
              <w:bottom w:val="single" w:sz="4" w:space="0" w:color="auto"/>
            </w:tcBorders>
          </w:tcPr>
          <w:p w14:paraId="20B61864" w14:textId="77777777" w:rsidR="00010C74" w:rsidRDefault="00010C74" w:rsidP="00D40A56">
            <w:pPr>
              <w:widowControl w:val="0"/>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Pop. 4</w:t>
            </w:r>
          </w:p>
        </w:tc>
        <w:tc>
          <w:tcPr>
            <w:tcW w:w="567" w:type="dxa"/>
            <w:tcBorders>
              <w:bottom w:val="single" w:sz="4" w:space="0" w:color="auto"/>
            </w:tcBorders>
          </w:tcPr>
          <w:p w14:paraId="04D268A2" w14:textId="7DFB80C0"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Borders>
              <w:bottom w:val="single" w:sz="4" w:space="0" w:color="auto"/>
              <w:right w:val="single" w:sz="18" w:space="0" w:color="auto"/>
            </w:tcBorders>
          </w:tcPr>
          <w:p w14:paraId="1704BA17" w14:textId="41157B88"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left w:val="single" w:sz="18" w:space="0" w:color="auto"/>
              <w:bottom w:val="single" w:sz="4" w:space="0" w:color="auto"/>
            </w:tcBorders>
          </w:tcPr>
          <w:p w14:paraId="2B63B06A" w14:textId="21DECA4F"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1</w:t>
            </w:r>
          </w:p>
        </w:tc>
        <w:tc>
          <w:tcPr>
            <w:tcW w:w="567" w:type="dxa"/>
            <w:tcBorders>
              <w:bottom w:val="single" w:sz="4" w:space="0" w:color="auto"/>
              <w:right w:val="single" w:sz="18" w:space="0" w:color="auto"/>
            </w:tcBorders>
          </w:tcPr>
          <w:p w14:paraId="2A73A4DB" w14:textId="61967FDC"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3</w:t>
            </w:r>
          </w:p>
        </w:tc>
        <w:tc>
          <w:tcPr>
            <w:tcW w:w="567" w:type="dxa"/>
            <w:tcBorders>
              <w:left w:val="single" w:sz="18" w:space="0" w:color="auto"/>
              <w:bottom w:val="single" w:sz="4" w:space="0" w:color="auto"/>
            </w:tcBorders>
          </w:tcPr>
          <w:p w14:paraId="318830F0" w14:textId="48E0738A"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bottom w:val="single" w:sz="4" w:space="0" w:color="auto"/>
              <w:right w:val="single" w:sz="18" w:space="0" w:color="auto"/>
            </w:tcBorders>
          </w:tcPr>
          <w:p w14:paraId="50CA36B0" w14:textId="2A9137DF"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c>
          <w:tcPr>
            <w:tcW w:w="567" w:type="dxa"/>
            <w:tcBorders>
              <w:left w:val="single" w:sz="18" w:space="0" w:color="auto"/>
              <w:bottom w:val="single" w:sz="4" w:space="0" w:color="auto"/>
            </w:tcBorders>
          </w:tcPr>
          <w:p w14:paraId="78A0CD0F" w14:textId="0265EEDF"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0</w:t>
            </w:r>
          </w:p>
        </w:tc>
        <w:tc>
          <w:tcPr>
            <w:tcW w:w="567" w:type="dxa"/>
            <w:tcBorders>
              <w:bottom w:val="single" w:sz="4" w:space="0" w:color="auto"/>
            </w:tcBorders>
          </w:tcPr>
          <w:p w14:paraId="4BE7B175" w14:textId="1AD5430F" w:rsidR="00010C74" w:rsidRPr="002655D7" w:rsidRDefault="00010C74" w:rsidP="00D40A56">
            <w:pPr>
              <w:widowControl w:val="0"/>
              <w:autoSpaceDE w:val="0"/>
              <w:autoSpaceDN w:val="0"/>
              <w:adjustRightInd w:val="0"/>
              <w:jc w:val="center"/>
              <w:rPr>
                <w:rFonts w:ascii="Times New Roman" w:hAnsi="Times New Roman" w:cs="Times New Roman"/>
                <w:bCs/>
                <w:sz w:val="24"/>
                <w:szCs w:val="24"/>
              </w:rPr>
            </w:pPr>
            <w:r w:rsidRPr="002655D7">
              <w:rPr>
                <w:rFonts w:ascii="Times New Roman" w:hAnsi="Times New Roman" w:cs="Times New Roman"/>
                <w:bCs/>
                <w:sz w:val="24"/>
                <w:szCs w:val="24"/>
              </w:rPr>
              <w:t>4</w:t>
            </w:r>
          </w:p>
        </w:tc>
      </w:tr>
    </w:tbl>
    <w:p w14:paraId="0FD6E152" w14:textId="33F0F527" w:rsidR="004A21D0" w:rsidRDefault="004A21D0" w:rsidP="00BE1555">
      <w:pPr>
        <w:widowControl w:val="0"/>
        <w:autoSpaceDE w:val="0"/>
        <w:autoSpaceDN w:val="0"/>
        <w:adjustRightInd w:val="0"/>
        <w:spacing w:before="240" w:after="240" w:line="276" w:lineRule="auto"/>
        <w:rPr>
          <w:rFonts w:ascii="Times New Roman" w:hAnsi="Times New Roman" w:cs="Times New Roman"/>
          <w:bCs/>
          <w:sz w:val="24"/>
          <w:szCs w:val="24"/>
        </w:rPr>
      </w:pPr>
    </w:p>
    <w:p w14:paraId="3CC2DF82" w14:textId="77777777" w:rsidR="00D40A56" w:rsidRDefault="00D40A56" w:rsidP="00BE1555">
      <w:pPr>
        <w:widowControl w:val="0"/>
        <w:autoSpaceDE w:val="0"/>
        <w:autoSpaceDN w:val="0"/>
        <w:adjustRightInd w:val="0"/>
        <w:spacing w:before="240" w:after="240" w:line="276" w:lineRule="auto"/>
        <w:rPr>
          <w:rFonts w:ascii="Times New Roman" w:hAnsi="Times New Roman" w:cs="Times New Roman"/>
          <w:b/>
          <w:sz w:val="24"/>
          <w:szCs w:val="24"/>
        </w:rPr>
      </w:pPr>
    </w:p>
    <w:p w14:paraId="6431FFC7" w14:textId="77777777" w:rsidR="00D40A56" w:rsidRDefault="00D40A56" w:rsidP="00BE1555">
      <w:pPr>
        <w:widowControl w:val="0"/>
        <w:autoSpaceDE w:val="0"/>
        <w:autoSpaceDN w:val="0"/>
        <w:adjustRightInd w:val="0"/>
        <w:spacing w:before="240" w:after="240" w:line="276" w:lineRule="auto"/>
        <w:rPr>
          <w:rFonts w:ascii="Times New Roman" w:hAnsi="Times New Roman" w:cs="Times New Roman"/>
          <w:b/>
          <w:sz w:val="24"/>
          <w:szCs w:val="24"/>
        </w:rPr>
      </w:pPr>
    </w:p>
    <w:p w14:paraId="7FA70740" w14:textId="77777777" w:rsidR="00760250" w:rsidRPr="0013754E" w:rsidRDefault="00760250" w:rsidP="00760250">
      <w:pPr>
        <w:spacing w:before="240" w:line="276" w:lineRule="auto"/>
        <w:rPr>
          <w:rFonts w:ascii="Times New Roman" w:hAnsi="Times New Roman" w:cs="Times New Roman"/>
          <w:sz w:val="24"/>
          <w:szCs w:val="24"/>
        </w:rPr>
      </w:pPr>
      <w:r w:rsidRPr="0013754E">
        <w:rPr>
          <w:rFonts w:ascii="Times New Roman" w:hAnsi="Times New Roman" w:cs="Times New Roman"/>
          <w:noProof/>
          <w:sz w:val="24"/>
          <w:szCs w:val="24"/>
          <w:lang w:val="fr-FR" w:eastAsia="fr-FR"/>
        </w:rPr>
        <w:lastRenderedPageBreak/>
        <w:drawing>
          <wp:inline distT="0" distB="0" distL="0" distR="0" wp14:anchorId="6841512E" wp14:editId="2CD43332">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25128C54" w14:textId="423AE0CC" w:rsidR="00BE1555" w:rsidRPr="0013754E" w:rsidRDefault="00760250" w:rsidP="00BE1555">
      <w:pPr>
        <w:spacing w:before="240" w:line="276" w:lineRule="auto"/>
        <w:rPr>
          <w:rFonts w:ascii="Times New Roman" w:hAnsi="Times New Roman" w:cs="Times New Roman"/>
          <w:sz w:val="24"/>
          <w:szCs w:val="24"/>
        </w:rPr>
      </w:pPr>
      <w:r w:rsidRPr="0013754E">
        <w:rPr>
          <w:rFonts w:ascii="Times New Roman" w:hAnsi="Times New Roman" w:cs="Times New Roman"/>
          <w:b/>
          <w:sz w:val="24"/>
          <w:szCs w:val="24"/>
        </w:rPr>
        <w:t xml:space="preserve">Figure </w:t>
      </w:r>
      <w:r w:rsidR="00457A0C">
        <w:rPr>
          <w:rFonts w:ascii="Times New Roman" w:hAnsi="Times New Roman" w:cs="Times New Roman"/>
          <w:b/>
          <w:sz w:val="24"/>
          <w:szCs w:val="24"/>
        </w:rPr>
        <w:t>1</w:t>
      </w:r>
      <w:r w:rsidRPr="0013754E">
        <w:rPr>
          <w:rFonts w:ascii="Times New Roman" w:hAnsi="Times New Roman" w:cs="Times New Roman"/>
          <w:b/>
          <w:sz w:val="24"/>
          <w:szCs w:val="24"/>
        </w:rPr>
        <w:t>.</w:t>
      </w:r>
      <w:r w:rsidR="00BE1555" w:rsidRPr="0013754E">
        <w:rPr>
          <w:rFonts w:ascii="Times New Roman" w:hAnsi="Times New Roman" w:cs="Times New Roman"/>
          <w:b/>
          <w:sz w:val="24"/>
          <w:szCs w:val="24"/>
        </w:rPr>
        <w:t xml:space="preserve"> </w:t>
      </w:r>
      <w:r w:rsidR="00BE1555" w:rsidRPr="0013754E">
        <w:rPr>
          <w:rFonts w:ascii="Times New Roman" w:hAnsi="Times New Roman" w:cs="Times New Roman"/>
          <w:sz w:val="24"/>
          <w:szCs w:val="24"/>
        </w:rPr>
        <w:t>Probability of dispersal of an individual as a function of geographic distance, in three different dispersal scenarios.</w:t>
      </w:r>
    </w:p>
    <w:p w14:paraId="45CE2B4B" w14:textId="6AD90674" w:rsidR="00760250" w:rsidRPr="0013754E" w:rsidRDefault="00760250" w:rsidP="00760250">
      <w:pPr>
        <w:spacing w:before="240" w:line="276" w:lineRule="auto"/>
        <w:rPr>
          <w:rFonts w:ascii="Times New Roman" w:hAnsi="Times New Roman" w:cs="Times New Roman"/>
          <w:sz w:val="24"/>
          <w:szCs w:val="24"/>
        </w:rPr>
      </w:pPr>
    </w:p>
    <w:p w14:paraId="115FBEA1"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120ECEC"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2DE9B0"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6AB126"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31AB8BA" w14:textId="43C4808B" w:rsidR="00760250"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4841F6C" w14:textId="3C998834" w:rsidR="00486C69" w:rsidRDefault="00486C69"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90AF62D" w14:textId="70D2D434" w:rsidR="00486C69" w:rsidRDefault="00486C69"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323CCD8" w14:textId="70AA4D4A" w:rsidR="00486C69" w:rsidRDefault="00486C69"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31573522" w14:textId="77777777" w:rsidR="00486C69" w:rsidRPr="0013754E" w:rsidRDefault="00486C69" w:rsidP="00486C69">
      <w:pPr>
        <w:spacing w:before="240" w:after="240" w:line="276" w:lineRule="auto"/>
        <w:rPr>
          <w:rFonts w:ascii="Times New Roman" w:eastAsia="Times New Roman" w:hAnsi="Times New Roman" w:cs="Times New Roman"/>
          <w:b/>
          <w:sz w:val="24"/>
          <w:szCs w:val="24"/>
        </w:rPr>
      </w:pPr>
      <w:r w:rsidRPr="0013754E">
        <w:rPr>
          <w:rFonts w:ascii="Times New Roman" w:eastAsia="Times New Roman" w:hAnsi="Times New Roman" w:cs="Times New Roman"/>
          <w:b/>
          <w:noProof/>
          <w:sz w:val="24"/>
          <w:szCs w:val="24"/>
          <w:lang w:val="fr-FR" w:eastAsia="fr-FR"/>
        </w:rPr>
        <w:lastRenderedPageBreak/>
        <w:drawing>
          <wp:inline distT="0" distB="0" distL="0" distR="0" wp14:anchorId="449D564B" wp14:editId="63044E57">
            <wp:extent cx="6850335" cy="523875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jpeg"/>
                    <pic:cNvPicPr/>
                  </pic:nvPicPr>
                  <pic:blipFill>
                    <a:blip r:embed="rId11">
                      <a:extLst>
                        <a:ext uri="{28A0092B-C50C-407E-A947-70E740481C1C}">
                          <a14:useLocalDpi xmlns:a14="http://schemas.microsoft.com/office/drawing/2010/main" val="0"/>
                        </a:ext>
                      </a:extLst>
                    </a:blip>
                    <a:stretch>
                      <a:fillRect/>
                    </a:stretch>
                  </pic:blipFill>
                  <pic:spPr>
                    <a:xfrm>
                      <a:off x="0" y="0"/>
                      <a:ext cx="6873733" cy="5256643"/>
                    </a:xfrm>
                    <a:prstGeom prst="rect">
                      <a:avLst/>
                    </a:prstGeom>
                  </pic:spPr>
                </pic:pic>
              </a:graphicData>
            </a:graphic>
          </wp:inline>
        </w:drawing>
      </w:r>
    </w:p>
    <w:p w14:paraId="799E2FD1" w14:textId="77777777" w:rsidR="00486C69" w:rsidRPr="0013754E" w:rsidRDefault="00486C69" w:rsidP="00486C69">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2</w:t>
      </w:r>
      <w:r w:rsidRPr="0013754E">
        <w:rPr>
          <w:rFonts w:ascii="Times New Roman" w:eastAsia="Times New Roman" w:hAnsi="Times New Roman" w:cs="Times New Roman"/>
          <w:b/>
          <w:sz w:val="24"/>
          <w:szCs w:val="24"/>
        </w:rPr>
        <w:t xml:space="preserve">. </w:t>
      </w:r>
      <w:r w:rsidRPr="0013754E">
        <w:rPr>
          <w:rFonts w:ascii="Times New Roman" w:eastAsia="Times New Roman" w:hAnsi="Times New Roman" w:cs="Times New Roman"/>
          <w:sz w:val="24"/>
          <w:szCs w:val="24"/>
        </w:rPr>
        <w:t xml:space="preserve">FPR across all threshold and scenarios. Control experiments are shown with dashed lines. Those values are for samplings done at the 100 and 101 generations 100 and 101, </w:t>
      </w:r>
      <w:proofErr w:type="gramStart"/>
      <w:r w:rsidRPr="0013754E">
        <w:rPr>
          <w:rFonts w:ascii="Times New Roman" w:eastAsia="Times New Roman" w:hAnsi="Times New Roman" w:cs="Times New Roman"/>
          <w:sz w:val="24"/>
          <w:szCs w:val="24"/>
        </w:rPr>
        <w:t>i.e.</w:t>
      </w:r>
      <w:proofErr w:type="gramEnd"/>
      <w:r w:rsidRPr="0013754E">
        <w:rPr>
          <w:rFonts w:ascii="Times New Roman" w:eastAsia="Times New Roman" w:hAnsi="Times New Roman" w:cs="Times New Roman"/>
          <w:sz w:val="24"/>
          <w:szCs w:val="24"/>
        </w:rPr>
        <w:t xml:space="preserve"> right before and after the migration event. 95% confidence intervals of the FPR estimates are displayed by bars.</w:t>
      </w:r>
    </w:p>
    <w:p w14:paraId="50640D76" w14:textId="77777777" w:rsidR="00486C69" w:rsidRPr="0013754E" w:rsidRDefault="00486C69"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32D7AB5" w14:textId="77777777" w:rsidR="00760250" w:rsidRPr="0013754E" w:rsidRDefault="00760250" w:rsidP="00760250">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noProof/>
          <w:sz w:val="24"/>
          <w:szCs w:val="24"/>
          <w:lang w:val="fr-FR" w:eastAsia="fr-FR"/>
        </w:rPr>
        <w:lastRenderedPageBreak/>
        <w:drawing>
          <wp:inline distT="0" distB="0" distL="0" distR="0" wp14:anchorId="63BCC4B4" wp14:editId="5BD3086D">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2">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2C94201" w14:textId="2B98042F" w:rsidR="00760250" w:rsidRPr="0013754E" w:rsidRDefault="00760250" w:rsidP="00760250">
      <w:pPr>
        <w:spacing w:before="240" w:after="240" w:line="276" w:lineRule="auto"/>
        <w:rPr>
          <w:rFonts w:ascii="Times New Roman" w:eastAsia="Times New Roman" w:hAnsi="Times New Roman" w:cs="Times New Roman"/>
          <w:b/>
          <w:sz w:val="24"/>
          <w:szCs w:val="24"/>
        </w:rPr>
      </w:pPr>
      <w:r w:rsidRPr="0013754E">
        <w:rPr>
          <w:rFonts w:ascii="Times New Roman" w:eastAsia="Times New Roman" w:hAnsi="Times New Roman" w:cs="Times New Roman"/>
          <w:b/>
          <w:sz w:val="24"/>
          <w:szCs w:val="24"/>
        </w:rPr>
        <w:t xml:space="preserve">Figure </w:t>
      </w:r>
      <w:r w:rsidR="00486C69">
        <w:rPr>
          <w:rFonts w:ascii="Times New Roman" w:eastAsia="Times New Roman" w:hAnsi="Times New Roman" w:cs="Times New Roman"/>
          <w:b/>
          <w:sz w:val="24"/>
          <w:szCs w:val="24"/>
        </w:rPr>
        <w:t>3</w:t>
      </w:r>
      <w:r w:rsidRPr="0013754E">
        <w:rPr>
          <w:rFonts w:ascii="Times New Roman" w:eastAsia="Times New Roman" w:hAnsi="Times New Roman" w:cs="Times New Roman"/>
          <w:b/>
          <w:sz w:val="24"/>
          <w:szCs w:val="24"/>
        </w:rPr>
        <w:t>.</w:t>
      </w:r>
      <w:r w:rsidR="00BE1555" w:rsidRPr="0013754E">
        <w:rPr>
          <w:rFonts w:ascii="Times New Roman" w:eastAsia="Times New Roman" w:hAnsi="Times New Roman" w:cs="Times New Roman"/>
          <w:b/>
          <w:sz w:val="24"/>
          <w:szCs w:val="24"/>
        </w:rPr>
        <w:t xml:space="preserve"> </w:t>
      </w:r>
      <w:r w:rsidR="00BE1555" w:rsidRPr="0013754E">
        <w:rPr>
          <w:rFonts w:ascii="Times New Roman" w:eastAsia="Times New Roman" w:hAnsi="Times New Roman" w:cs="Times New Roman"/>
          <w:sz w:val="24"/>
          <w:szCs w:val="24"/>
        </w:rPr>
        <w:t>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bars. For better visualization, we included only thresholds with FNR values not equal to 1.</w:t>
      </w:r>
      <w:r w:rsidR="00B5034A">
        <w:rPr>
          <w:rFonts w:ascii="Times New Roman" w:eastAsia="Times New Roman" w:hAnsi="Times New Roman" w:cs="Times New Roman"/>
          <w:sz w:val="24"/>
          <w:szCs w:val="24"/>
        </w:rPr>
        <w:t xml:space="preserve"> Indeed, very low thresholds are so conservative that they lead to no population being selected including truly affected populations, hence a FNR of 1. Symbols overlap for some scenarios (those with only one affected population for example), which reach a null FNR.</w:t>
      </w:r>
    </w:p>
    <w:p w14:paraId="4DF5E872"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2A97E90"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B691CB3"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A7ED651"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EF0D2B8"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7D0A8E6"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r w:rsidRPr="0013754E">
        <w:rPr>
          <w:rFonts w:ascii="Times New Roman" w:eastAsia="Times New Roman" w:hAnsi="Times New Roman" w:cs="Times New Roman"/>
          <w:b/>
          <w:noProof/>
          <w:sz w:val="24"/>
          <w:szCs w:val="24"/>
          <w:lang w:val="fr-FR" w:eastAsia="fr-FR"/>
        </w:rPr>
        <mc:AlternateContent>
          <mc:Choice Requires="wps">
            <w:drawing>
              <wp:anchor distT="45720" distB="45720" distL="114300" distR="114300" simplePos="0" relativeHeight="251655168" behindDoc="0" locked="0" layoutInCell="1" allowOverlap="1" wp14:anchorId="6D587AFF" wp14:editId="767368C4">
                <wp:simplePos x="0" y="0"/>
                <wp:positionH relativeFrom="column">
                  <wp:posOffset>3409950</wp:posOffset>
                </wp:positionH>
                <wp:positionV relativeFrom="paragraph">
                  <wp:posOffset>5154930</wp:posOffset>
                </wp:positionV>
                <wp:extent cx="3505200" cy="45085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50850"/>
                        </a:xfrm>
                        <a:prstGeom prst="rect">
                          <a:avLst/>
                        </a:prstGeom>
                        <a:solidFill>
                          <a:srgbClr val="FFFFFF"/>
                        </a:solidFill>
                        <a:ln w="9525">
                          <a:noFill/>
                          <a:miter lim="800000"/>
                          <a:headEnd/>
                          <a:tailEnd/>
                        </a:ln>
                      </wps:spPr>
                      <wps:txbx>
                        <w:txbxContent>
                          <w:p w14:paraId="29CA7CE4" w14:textId="77777777" w:rsidR="0012398F" w:rsidRPr="007308D8" w:rsidRDefault="0012398F"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12398F" w:rsidRPr="007308D8" w:rsidRDefault="0012398F"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587AFF" id="_x0000_t202" coordsize="21600,21600" o:spt="202" path="m,l,21600r21600,l21600,xe">
                <v:stroke joinstyle="miter"/>
                <v:path gradientshapeok="t" o:connecttype="rect"/>
              </v:shapetype>
              <v:shape id="Zone de texte 2" o:spid="_x0000_s1026" type="#_x0000_t202" style="position:absolute;margin-left:268.5pt;margin-top:405.9pt;width:276pt;height:35.5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" stroked="f">
                <v:textbox style="mso-fit-shape-to-text:t">
                  <w:txbxContent>
                    <w:p w14:paraId="29CA7CE4" w14:textId="77777777" w:rsidR="0012398F" w:rsidRPr="007308D8" w:rsidRDefault="0012398F"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12398F" w:rsidRPr="007308D8" w:rsidRDefault="0012398F"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13754E">
        <w:rPr>
          <w:rFonts w:ascii="Times New Roman" w:eastAsia="Times New Roman" w:hAnsi="Times New Roman" w:cs="Times New Roman"/>
          <w:b/>
          <w:noProof/>
          <w:sz w:val="24"/>
          <w:szCs w:val="24"/>
          <w:lang w:val="fr-FR" w:eastAsia="fr-FR"/>
        </w:rPr>
        <mc:AlternateContent>
          <mc:Choice Requires="wps">
            <w:drawing>
              <wp:anchor distT="45720" distB="45720" distL="114300" distR="114300" simplePos="0" relativeHeight="251654144" behindDoc="0" locked="0" layoutInCell="1" allowOverlap="1" wp14:anchorId="44872934" wp14:editId="10448F6D">
                <wp:simplePos x="0" y="0"/>
                <wp:positionH relativeFrom="column">
                  <wp:posOffset>47625</wp:posOffset>
                </wp:positionH>
                <wp:positionV relativeFrom="paragraph">
                  <wp:posOffset>5154930</wp:posOffset>
                </wp:positionV>
                <wp:extent cx="3057525" cy="45085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450850"/>
                        </a:xfrm>
                        <a:prstGeom prst="rect">
                          <a:avLst/>
                        </a:prstGeom>
                        <a:solidFill>
                          <a:srgbClr val="FFFFFF"/>
                        </a:solidFill>
                        <a:ln w="9525">
                          <a:noFill/>
                          <a:miter lim="800000"/>
                          <a:headEnd/>
                          <a:tailEnd/>
                        </a:ln>
                      </wps:spPr>
                      <wps:txbx>
                        <w:txbxContent>
                          <w:p w14:paraId="0A59622B" w14:textId="77777777" w:rsidR="0012398F" w:rsidRPr="007308D8" w:rsidRDefault="0012398F"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12398F" w:rsidRPr="007308D8" w:rsidRDefault="0012398F"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872934" id="_x0000_s1027" type="#_x0000_t202" style="position:absolute;margin-left:3.75pt;margin-top:405.9pt;width:240.75pt;height:35.5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" stroked="f">
                <v:textbox style="mso-fit-shape-to-text:t">
                  <w:txbxContent>
                    <w:p w14:paraId="0A59622B" w14:textId="77777777" w:rsidR="0012398F" w:rsidRPr="007308D8" w:rsidRDefault="0012398F"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12398F" w:rsidRPr="007308D8" w:rsidRDefault="0012398F"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13754E">
        <w:rPr>
          <w:rFonts w:ascii="Times New Roman" w:eastAsia="Times New Roman" w:hAnsi="Times New Roman" w:cs="Times New Roman"/>
          <w:b/>
          <w:noProof/>
          <w:sz w:val="24"/>
          <w:szCs w:val="24"/>
          <w:lang w:val="fr-FR" w:eastAsia="fr-FR"/>
        </w:rPr>
        <mc:AlternateContent>
          <mc:Choice Requires="wps">
            <w:drawing>
              <wp:anchor distT="0" distB="0" distL="114300" distR="114300" simplePos="0" relativeHeight="251653120" behindDoc="0" locked="0" layoutInCell="1" allowOverlap="1" wp14:anchorId="313F12C7" wp14:editId="10C72C38">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F793"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Pr="0013754E">
        <w:rPr>
          <w:rFonts w:ascii="Times New Roman" w:eastAsia="Times New Roman" w:hAnsi="Times New Roman" w:cs="Times New Roman"/>
          <w:b/>
          <w:noProof/>
          <w:sz w:val="24"/>
          <w:szCs w:val="24"/>
          <w:lang w:val="fr-FR" w:eastAsia="fr-FR"/>
        </w:rPr>
        <mc:AlternateContent>
          <mc:Choice Requires="wps">
            <w:drawing>
              <wp:anchor distT="0" distB="0" distL="114300" distR="114300" simplePos="0" relativeHeight="251652096" behindDoc="0" locked="0" layoutInCell="1" allowOverlap="1" wp14:anchorId="76E6D3A9" wp14:editId="43F822E1">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57BD2" id="Double flèche horizontale 18" o:spid="_x0000_s1026" type="#_x0000_t69" style="position:absolute;margin-left:32.25pt;margin-top:397.65pt;width:209.25pt;height: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Pr="0013754E">
        <w:rPr>
          <w:rFonts w:ascii="Times New Roman" w:eastAsia="Times New Roman" w:hAnsi="Times New Roman" w:cs="Times New Roman"/>
          <w:b/>
          <w:noProof/>
          <w:sz w:val="24"/>
          <w:szCs w:val="24"/>
          <w:lang w:val="fr-FR" w:eastAsia="fr-FR"/>
        </w:rPr>
        <w:drawing>
          <wp:inline distT="0" distB="0" distL="0" distR="0" wp14:anchorId="586AA817" wp14:editId="215EF6F8">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3">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3AEC410B" w14:textId="77777777" w:rsidR="00760250" w:rsidRPr="0013754E" w:rsidRDefault="00760250" w:rsidP="00760250">
      <w:pPr>
        <w:spacing w:after="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b/>
          <w:sz w:val="24"/>
          <w:szCs w:val="24"/>
        </w:rPr>
        <w:tab/>
      </w:r>
    </w:p>
    <w:p w14:paraId="14881366"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p>
    <w:p w14:paraId="435CDFB6" w14:textId="78B46E1C" w:rsidR="00760250" w:rsidRPr="0013754E" w:rsidRDefault="00760250" w:rsidP="00760250">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b/>
          <w:sz w:val="24"/>
          <w:szCs w:val="24"/>
        </w:rPr>
        <w:t xml:space="preserve">Figure </w:t>
      </w:r>
      <w:r w:rsidR="00457A0C">
        <w:rPr>
          <w:rFonts w:ascii="Times New Roman" w:eastAsia="Times New Roman" w:hAnsi="Times New Roman" w:cs="Times New Roman"/>
          <w:b/>
          <w:sz w:val="24"/>
          <w:szCs w:val="24"/>
        </w:rPr>
        <w:t>4</w:t>
      </w:r>
      <w:r w:rsidR="00EC12D4" w:rsidRPr="0013754E">
        <w:rPr>
          <w:rFonts w:ascii="Times New Roman" w:eastAsia="Times New Roman" w:hAnsi="Times New Roman" w:cs="Times New Roman"/>
          <w:sz w:val="24"/>
          <w:szCs w:val="24"/>
        </w:rPr>
        <w:t>.</w:t>
      </w:r>
      <w:r w:rsidR="0060134C" w:rsidRPr="0013754E">
        <w:rPr>
          <w:rFonts w:ascii="Times New Roman" w:eastAsia="Times New Roman" w:hAnsi="Times New Roman" w:cs="Times New Roman"/>
          <w:sz w:val="24"/>
          <w:szCs w:val="24"/>
        </w:rPr>
        <w:t xml:space="preserve"> FNR from TGI tests performed between samplings carried out up to 9 generations before or after the migration event (arrow) when compared with sampling done the generation after the event for prior samplings, or the generation before the event for posterior samplings. 95% confidence intervals are displayed by bars.</w:t>
      </w:r>
    </w:p>
    <w:p w14:paraId="5CFF10AC" w14:textId="607FDBE2" w:rsidR="00760250" w:rsidRPr="0013754E" w:rsidRDefault="0012398F" w:rsidP="00760250">
      <w:pPr>
        <w:spacing w:before="240" w:after="240" w:line="276" w:lineRule="auto"/>
        <w:rPr>
          <w:rFonts w:ascii="Times New Roman" w:eastAsia="Times New Roman" w:hAnsi="Times New Roman" w:cs="Times New Roman"/>
          <w:b/>
          <w:sz w:val="24"/>
          <w:szCs w:val="24"/>
        </w:rPr>
      </w:pPr>
      <w:r w:rsidRPr="0012398F">
        <w:rPr>
          <w:rFonts w:ascii="Times New Roman" w:eastAsia="Times New Roman" w:hAnsi="Times New Roman" w:cs="Times New Roman"/>
          <w:b/>
          <w:sz w:val="24"/>
          <w:szCs w:val="24"/>
        </w:rPr>
        <w:lastRenderedPageBreak/>
        <mc:AlternateContent>
          <mc:Choice Requires="wps">
            <w:drawing>
              <wp:anchor distT="0" distB="0" distL="114300" distR="114300" simplePos="0" relativeHeight="251700224" behindDoc="0" locked="0" layoutInCell="1" allowOverlap="1" wp14:anchorId="24234BE3" wp14:editId="792314AF">
                <wp:simplePos x="0" y="0"/>
                <wp:positionH relativeFrom="column">
                  <wp:posOffset>0</wp:posOffset>
                </wp:positionH>
                <wp:positionV relativeFrom="paragraph">
                  <wp:posOffset>635</wp:posOffset>
                </wp:positionV>
                <wp:extent cx="2657475" cy="104775"/>
                <wp:effectExtent l="0" t="0" r="9525" b="9525"/>
                <wp:wrapNone/>
                <wp:docPr id="1"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2DC12" id="Double flèche horizontale 14" o:spid="_x0000_s1026" type="#_x0000_t69" style="position:absolute;margin-left:0;margin-top:.05pt;width:209.25pt;height: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" adj="426" fillcolor="black [3213]" stroked="f" strokeweight="1pt"/>
            </w:pict>
          </mc:Fallback>
        </mc:AlternateContent>
      </w:r>
      <w:r w:rsidRPr="0012398F">
        <w:rPr>
          <w:rFonts w:ascii="Times New Roman" w:eastAsia="Times New Roman" w:hAnsi="Times New Roman" w:cs="Times New Roman"/>
          <w:b/>
          <w:sz w:val="24"/>
          <w:szCs w:val="24"/>
        </w:rPr>
        <mc:AlternateContent>
          <mc:Choice Requires="wps">
            <w:drawing>
              <wp:anchor distT="0" distB="0" distL="114300" distR="114300" simplePos="0" relativeHeight="251701248" behindDoc="0" locked="0" layoutInCell="1" allowOverlap="1" wp14:anchorId="51DD79E1" wp14:editId="389993C4">
                <wp:simplePos x="0" y="0"/>
                <wp:positionH relativeFrom="column">
                  <wp:posOffset>2733040</wp:posOffset>
                </wp:positionH>
                <wp:positionV relativeFrom="paragraph">
                  <wp:posOffset>0</wp:posOffset>
                </wp:positionV>
                <wp:extent cx="2619375" cy="104775"/>
                <wp:effectExtent l="0" t="0" r="9525" b="9525"/>
                <wp:wrapNone/>
                <wp:docPr id="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DA603" id="Double flèche horizontale 15" o:spid="_x0000_s1026" type="#_x0000_t69" style="position:absolute;margin-left:215.2pt;margin-top:0;width:206.25pt;height: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" adj="432" fillcolor="black [3213]" stroked="f" strokeweight="1pt"/>
            </w:pict>
          </mc:Fallback>
        </mc:AlternateContent>
      </w:r>
      <w:r w:rsidR="00760250" w:rsidRPr="0013754E">
        <w:rPr>
          <w:rFonts w:ascii="Times New Roman" w:eastAsia="Times New Roman" w:hAnsi="Times New Roman" w:cs="Times New Roman"/>
          <w:b/>
          <w:noProof/>
          <w:sz w:val="24"/>
          <w:szCs w:val="24"/>
          <w:lang w:val="fr-FR" w:eastAsia="fr-FR"/>
        </w:rPr>
        <mc:AlternateContent>
          <mc:Choice Requires="wps">
            <w:drawing>
              <wp:anchor distT="45720" distB="45720" distL="114300" distR="114300" simplePos="0" relativeHeight="251649536" behindDoc="0" locked="0" layoutInCell="1" allowOverlap="1" wp14:anchorId="5D7DEECA" wp14:editId="53354AC7">
                <wp:simplePos x="0" y="0"/>
                <wp:positionH relativeFrom="column">
                  <wp:posOffset>3409950</wp:posOffset>
                </wp:positionH>
                <wp:positionV relativeFrom="paragraph">
                  <wp:posOffset>5208270</wp:posOffset>
                </wp:positionV>
                <wp:extent cx="3505200" cy="45085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50850"/>
                        </a:xfrm>
                        <a:prstGeom prst="rect">
                          <a:avLst/>
                        </a:prstGeom>
                        <a:solidFill>
                          <a:srgbClr val="FFFFFF"/>
                        </a:solidFill>
                        <a:ln w="9525">
                          <a:noFill/>
                          <a:miter lim="800000"/>
                          <a:headEnd/>
                          <a:tailEnd/>
                        </a:ln>
                      </wps:spPr>
                      <wps:txbx>
                        <w:txbxContent>
                          <w:p w14:paraId="1020379C" w14:textId="77777777" w:rsidR="0012398F" w:rsidRPr="007308D8" w:rsidRDefault="0012398F"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12398F" w:rsidRPr="007308D8" w:rsidRDefault="0012398F"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DEECA" id="_x0000_s1028" type="#_x0000_t202" style="position:absolute;margin-left:268.5pt;margin-top:410.1pt;width:276pt;height:35.5pt;z-index:25164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" stroked="f">
                <v:textbox style="mso-fit-shape-to-text:t">
                  <w:txbxContent>
                    <w:p w14:paraId="1020379C" w14:textId="77777777" w:rsidR="0012398F" w:rsidRPr="007308D8" w:rsidRDefault="0012398F"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12398F" w:rsidRPr="007308D8" w:rsidRDefault="0012398F"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00760250" w:rsidRPr="0013754E">
        <w:rPr>
          <w:rFonts w:ascii="Times New Roman" w:eastAsia="Times New Roman" w:hAnsi="Times New Roman" w:cs="Times New Roman"/>
          <w:b/>
          <w:noProof/>
          <w:sz w:val="24"/>
          <w:szCs w:val="24"/>
          <w:lang w:val="fr-FR" w:eastAsia="fr-FR"/>
        </w:rPr>
        <mc:AlternateContent>
          <mc:Choice Requires="wps">
            <w:drawing>
              <wp:anchor distT="45720" distB="45720" distL="114300" distR="114300" simplePos="0" relativeHeight="251648512" behindDoc="0" locked="0" layoutInCell="1" allowOverlap="1" wp14:anchorId="5787287C" wp14:editId="3E82A775">
                <wp:simplePos x="0" y="0"/>
                <wp:positionH relativeFrom="column">
                  <wp:posOffset>47625</wp:posOffset>
                </wp:positionH>
                <wp:positionV relativeFrom="paragraph">
                  <wp:posOffset>5208270</wp:posOffset>
                </wp:positionV>
                <wp:extent cx="3057525" cy="45085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450850"/>
                        </a:xfrm>
                        <a:prstGeom prst="rect">
                          <a:avLst/>
                        </a:prstGeom>
                        <a:solidFill>
                          <a:srgbClr val="FFFFFF"/>
                        </a:solidFill>
                        <a:ln w="9525">
                          <a:noFill/>
                          <a:miter lim="800000"/>
                          <a:headEnd/>
                          <a:tailEnd/>
                        </a:ln>
                      </wps:spPr>
                      <wps:txbx>
                        <w:txbxContent>
                          <w:p w14:paraId="08064282" w14:textId="77777777" w:rsidR="0012398F" w:rsidRPr="007308D8" w:rsidRDefault="0012398F"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12398F" w:rsidRPr="007308D8" w:rsidRDefault="0012398F"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87287C" id="_x0000_s1029" type="#_x0000_t202" style="position:absolute;margin-left:3.75pt;margin-top:410.1pt;width:240.75pt;height:35.5pt;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" stroked="f">
                <v:textbox style="mso-fit-shape-to-text:t">
                  <w:txbxContent>
                    <w:p w14:paraId="08064282" w14:textId="77777777" w:rsidR="0012398F" w:rsidRPr="007308D8" w:rsidRDefault="0012398F"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12398F" w:rsidRPr="007308D8" w:rsidRDefault="0012398F"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760250" w:rsidRPr="0013754E">
        <w:rPr>
          <w:rFonts w:ascii="Times New Roman" w:eastAsia="Times New Roman" w:hAnsi="Times New Roman" w:cs="Times New Roman"/>
          <w:b/>
          <w:noProof/>
          <w:sz w:val="24"/>
          <w:szCs w:val="24"/>
          <w:lang w:val="fr-FR" w:eastAsia="fr-FR"/>
        </w:rPr>
        <mc:AlternateContent>
          <mc:Choice Requires="wps">
            <w:drawing>
              <wp:anchor distT="0" distB="0" distL="114300" distR="114300" simplePos="0" relativeHeight="251646464" behindDoc="0" locked="0" layoutInCell="1" allowOverlap="1" wp14:anchorId="79E1D0A4" wp14:editId="355F1450">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26954" id="Double flèche horizontale 14" o:spid="_x0000_s1026" type="#_x0000_t69" style="position:absolute;margin-left:32.25pt;margin-top:402pt;width:209.25pt;height:8.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00760250" w:rsidRPr="0013754E">
        <w:rPr>
          <w:rFonts w:ascii="Times New Roman" w:eastAsia="Times New Roman" w:hAnsi="Times New Roman" w:cs="Times New Roman"/>
          <w:b/>
          <w:noProof/>
          <w:sz w:val="24"/>
          <w:szCs w:val="24"/>
          <w:lang w:val="fr-FR" w:eastAsia="fr-FR"/>
        </w:rPr>
        <mc:AlternateContent>
          <mc:Choice Requires="wps">
            <w:drawing>
              <wp:anchor distT="0" distB="0" distL="114300" distR="114300" simplePos="0" relativeHeight="251647488" behindDoc="0" locked="0" layoutInCell="1" allowOverlap="1" wp14:anchorId="2503BB75" wp14:editId="1B9B0E9E">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1A06A" id="Double flèche horizontale 15" o:spid="_x0000_s1026" type="#_x0000_t69" style="position:absolute;margin-left:247.45pt;margin-top:401.95pt;width:206.25pt;height:8.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00760250" w:rsidRPr="0013754E">
        <w:rPr>
          <w:rFonts w:ascii="Times New Roman" w:eastAsia="Times New Roman" w:hAnsi="Times New Roman" w:cs="Times New Roman"/>
          <w:b/>
          <w:noProof/>
          <w:sz w:val="24"/>
          <w:szCs w:val="24"/>
          <w:lang w:val="fr-FR" w:eastAsia="fr-FR"/>
        </w:rPr>
        <w:drawing>
          <wp:inline distT="0" distB="0" distL="0" distR="0" wp14:anchorId="493D01B9" wp14:editId="268C76CD">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4">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402F823B"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p>
    <w:p w14:paraId="79A3F2E9"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p>
    <w:p w14:paraId="21AAE0EA" w14:textId="29530144" w:rsidR="00760250" w:rsidRPr="0013754E" w:rsidRDefault="00760250" w:rsidP="00760250">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b/>
          <w:sz w:val="24"/>
          <w:szCs w:val="24"/>
        </w:rPr>
        <w:t xml:space="preserve">Figure </w:t>
      </w:r>
      <w:r w:rsidR="00457A0C">
        <w:rPr>
          <w:rFonts w:ascii="Times New Roman" w:eastAsia="Times New Roman" w:hAnsi="Times New Roman" w:cs="Times New Roman"/>
          <w:b/>
          <w:sz w:val="24"/>
          <w:szCs w:val="24"/>
        </w:rPr>
        <w:t>5</w:t>
      </w:r>
      <w:r w:rsidR="00EC12D4" w:rsidRPr="0013754E">
        <w:rPr>
          <w:rFonts w:ascii="Times New Roman" w:eastAsia="Times New Roman" w:hAnsi="Times New Roman" w:cs="Times New Roman"/>
          <w:b/>
          <w:sz w:val="24"/>
          <w:szCs w:val="24"/>
        </w:rPr>
        <w:t>.</w:t>
      </w:r>
      <w:r w:rsidR="00F267BC" w:rsidRPr="0013754E">
        <w:rPr>
          <w:rFonts w:ascii="Times New Roman" w:eastAsia="Times New Roman" w:hAnsi="Times New Roman" w:cs="Times New Roman"/>
          <w:b/>
          <w:sz w:val="24"/>
          <w:szCs w:val="24"/>
        </w:rPr>
        <w:t xml:space="preserve"> </w:t>
      </w:r>
      <w:bookmarkStart w:id="5" w:name="_Hlk79575450"/>
      <w:r w:rsidR="00F267BC" w:rsidRPr="0013754E">
        <w:rPr>
          <w:rFonts w:ascii="Times New Roman" w:eastAsia="Times New Roman" w:hAnsi="Times New Roman" w:cs="Times New Roman"/>
          <w:sz w:val="24"/>
          <w:szCs w:val="24"/>
        </w:rPr>
        <w:t>FPR from TGI tests performed between sampling executed up to 9 generations before or after the event (arrow) when compared with sampling done the generation after the event for prior samplings, or the generation before the event for posterior samplings. 95% confidence intervals are displayed by bars.</w:t>
      </w:r>
    </w:p>
    <w:bookmarkEnd w:id="5"/>
    <w:p w14:paraId="338325AF"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494978A6" w14:textId="77777777" w:rsidR="00760250" w:rsidRPr="0013754E" w:rsidRDefault="00760250" w:rsidP="00760250">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22A65C7C" w14:textId="0FC202B4" w:rsidR="00563238" w:rsidRPr="0013754E" w:rsidRDefault="00563238" w:rsidP="00760250">
      <w:pPr>
        <w:widowControl w:val="0"/>
        <w:autoSpaceDE w:val="0"/>
        <w:autoSpaceDN w:val="0"/>
        <w:adjustRightInd w:val="0"/>
        <w:spacing w:before="240" w:after="240" w:line="276" w:lineRule="auto"/>
      </w:pPr>
    </w:p>
    <w:p w14:paraId="20EE7C99" w14:textId="52DBCF3E" w:rsidR="00F267BC" w:rsidRPr="0013754E" w:rsidRDefault="00F267BC" w:rsidP="00760250">
      <w:pPr>
        <w:widowControl w:val="0"/>
        <w:autoSpaceDE w:val="0"/>
        <w:autoSpaceDN w:val="0"/>
        <w:adjustRightInd w:val="0"/>
        <w:spacing w:before="240" w:after="240" w:line="276" w:lineRule="auto"/>
      </w:pPr>
    </w:p>
    <w:p w14:paraId="3F1516B2" w14:textId="01F7AC63" w:rsidR="00F267BC" w:rsidRPr="0013754E"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b/>
          <w:sz w:val="24"/>
          <w:szCs w:val="24"/>
        </w:rPr>
        <w:lastRenderedPageBreak/>
        <w:t>ANNEX A:</w:t>
      </w:r>
      <w:r w:rsidRPr="0013754E">
        <w:rPr>
          <w:rFonts w:ascii="Times New Roman" w:eastAsia="Times New Roman" w:hAnsi="Times New Roman" w:cs="Times New Roman"/>
          <w:sz w:val="24"/>
          <w:szCs w:val="24"/>
        </w:rPr>
        <w:t xml:space="preserve"> Roger</w:t>
      </w:r>
      <w:r w:rsidR="00B61152">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w:t>
      </w:r>
      <w:r w:rsidR="00B61152">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genetic distance</w:t>
      </w:r>
    </w:p>
    <w:p w14:paraId="271489FA" w14:textId="7668E7EB" w:rsidR="00F267BC" w:rsidRPr="00892C00" w:rsidRDefault="00F267BC" w:rsidP="00280404">
      <w:pPr>
        <w:widowControl w:val="0"/>
        <w:autoSpaceDE w:val="0"/>
        <w:autoSpaceDN w:val="0"/>
        <w:adjustRightInd w:val="0"/>
        <w:spacing w:before="240" w:after="240" w:line="276" w:lineRule="auto"/>
        <w:rPr>
          <w:rFonts w:ascii="Times New Roman" w:eastAsia="Times New Roman" w:hAnsi="Times New Roman" w:cs="Times New Roman"/>
          <w:sz w:val="24"/>
          <w:szCs w:val="24"/>
          <w:lang w:val="en-GB"/>
        </w:rPr>
      </w:pPr>
      <w:r w:rsidRPr="00892C00">
        <w:rPr>
          <w:rFonts w:ascii="Times New Roman" w:eastAsia="Times New Roman" w:hAnsi="Times New Roman" w:cs="Times New Roman"/>
          <w:sz w:val="24"/>
          <w:szCs w:val="24"/>
          <w:lang w:val="en-GB"/>
        </w:rPr>
        <w:t xml:space="preserve">Given </w:t>
      </w:r>
      <m:oMath>
        <m:r>
          <w:rPr>
            <w:rFonts w:ascii="Cambria Math" w:eastAsia="Times New Roman" w:hAnsi="Cambria Math" w:cs="Times New Roman"/>
            <w:sz w:val="24"/>
            <w:szCs w:val="24"/>
          </w:rPr>
          <m:t>L</m:t>
        </m:r>
      </m:oMath>
      <w:r w:rsidRPr="00892C00">
        <w:rPr>
          <w:rFonts w:ascii="Times New Roman" w:eastAsia="Times New Roman" w:hAnsi="Times New Roman" w:cs="Times New Roman"/>
          <w:sz w:val="24"/>
          <w:szCs w:val="24"/>
          <w:lang w:val="en-GB"/>
        </w:rPr>
        <w:t xml:space="preserve"> </w:t>
      </w:r>
      <w:r w:rsidR="00892C00">
        <w:rPr>
          <w:rFonts w:ascii="Times New Roman" w:eastAsia="Times New Roman" w:hAnsi="Times New Roman" w:cs="Times New Roman"/>
          <w:sz w:val="24"/>
          <w:szCs w:val="24"/>
          <w:lang w:val="en-GB"/>
        </w:rPr>
        <w:t xml:space="preserve">the number of </w:t>
      </w:r>
      <w:r w:rsidRPr="00892C00">
        <w:rPr>
          <w:rFonts w:ascii="Times New Roman" w:eastAsia="Times New Roman" w:hAnsi="Times New Roman" w:cs="Times New Roman"/>
          <w:sz w:val="24"/>
          <w:szCs w:val="24"/>
          <w:lang w:val="en-GB"/>
        </w:rPr>
        <w:t>loci</w:t>
      </w:r>
      <w:r w:rsidR="00892C00" w:rsidRPr="00892C00">
        <w:rPr>
          <w:rFonts w:ascii="Times New Roman" w:eastAsia="Times New Roman" w:hAnsi="Times New Roman" w:cs="Times New Roman"/>
          <w:sz w:val="24"/>
          <w:szCs w:val="24"/>
          <w:lang w:val="en-GB"/>
        </w:rPr>
        <w:t>,</w:t>
      </w:r>
      <w:r w:rsidRPr="00892C00">
        <w:rPr>
          <w:rFonts w:ascii="Times New Roman" w:eastAsia="Times New Roman" w:hAnsi="Times New Roman" w:cs="Times New Roman"/>
          <w:sz w:val="24"/>
          <w:szCs w:val="24"/>
          <w:lang w:val="en-GB"/>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oMath>
      <w:r w:rsidR="00892C00">
        <w:rPr>
          <w:rFonts w:ascii="Times New Roman" w:eastAsia="Times New Roman" w:hAnsi="Times New Roman" w:cs="Times New Roman"/>
          <w:sz w:val="24"/>
          <w:szCs w:val="24"/>
        </w:rPr>
        <w:t>the number of</w:t>
      </w:r>
      <w:r w:rsidRPr="00892C00">
        <w:rPr>
          <w:rFonts w:ascii="Times New Roman" w:eastAsia="Times New Roman" w:hAnsi="Times New Roman" w:cs="Times New Roman"/>
          <w:i/>
          <w:sz w:val="24"/>
          <w:szCs w:val="24"/>
          <w:lang w:val="en-GB"/>
        </w:rPr>
        <w:t xml:space="preserve"> </w:t>
      </w:r>
      <w:r w:rsidRPr="00892C00">
        <w:rPr>
          <w:rFonts w:ascii="Times New Roman" w:eastAsia="Times New Roman" w:hAnsi="Times New Roman" w:cs="Times New Roman"/>
          <w:sz w:val="24"/>
          <w:szCs w:val="24"/>
          <w:lang w:val="en-GB"/>
        </w:rPr>
        <w:t>alleles</w:t>
      </w:r>
      <w:r w:rsidR="00892C00">
        <w:rPr>
          <w:rFonts w:ascii="Times New Roman" w:eastAsia="Times New Roman" w:hAnsi="Times New Roman" w:cs="Times New Roman"/>
          <w:sz w:val="24"/>
          <w:szCs w:val="24"/>
          <w:lang w:val="en-GB"/>
        </w:rPr>
        <w:t xml:space="preserve"> observed in locus </w:t>
      </w:r>
      <w:r w:rsidR="00892C00">
        <w:rPr>
          <w:rFonts w:ascii="Times New Roman" w:eastAsia="Times New Roman" w:hAnsi="Times New Roman" w:cs="Times New Roman"/>
          <w:i/>
          <w:iCs/>
          <w:sz w:val="24"/>
          <w:szCs w:val="24"/>
          <w:lang w:val="en-GB"/>
        </w:rPr>
        <w:t>k</w:t>
      </w:r>
      <w:r w:rsidR="00892C00" w:rsidRPr="00892C00">
        <w:rPr>
          <w:rFonts w:ascii="Times New Roman" w:eastAsia="Times New Roman" w:hAnsi="Times New Roman" w:cs="Times New Roman"/>
          <w:sz w:val="24"/>
          <w:szCs w:val="24"/>
          <w:lang w:val="en-GB"/>
        </w:rPr>
        <w:t>,</w:t>
      </w:r>
      <w:r w:rsidR="00892C00">
        <w:rPr>
          <w:rFonts w:ascii="Times New Roman" w:eastAsia="Times New Roman" w:hAnsi="Times New Roman" w:cs="Times New Roman"/>
          <w:sz w:val="24"/>
          <w:szCs w:val="24"/>
          <w:lang w:val="en-GB"/>
        </w:rPr>
        <w:t xml:space="preserve"> and</w:t>
      </w:r>
      <w:r w:rsidR="00892C00" w:rsidRPr="00892C00">
        <w:rPr>
          <w:rFonts w:ascii="Times New Roman" w:eastAsia="Times New Roman" w:hAnsi="Times New Roman" w:cs="Times New Roman"/>
          <w:sz w:val="24"/>
          <w:szCs w:val="24"/>
          <w:lang w:val="en-GB"/>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lang w:val="en-GB"/>
                  </w:rPr>
                  <m:t>1</m:t>
                </m:r>
              </m:sub>
            </m:sSub>
            <m:r>
              <w:rPr>
                <w:rFonts w:ascii="Cambria Math" w:eastAsia="Times New Roman" w:hAnsi="Cambria Math" w:cs="Times New Roman"/>
                <w:sz w:val="24"/>
                <w:szCs w:val="24"/>
                <w:lang w:val="en-GB"/>
              </w:rPr>
              <m:t>,</m:t>
            </m:r>
            <m:r>
              <w:rPr>
                <w:rFonts w:ascii="Cambria Math" w:eastAsia="Times New Roman" w:hAnsi="Cambria Math" w:cs="Times New Roman"/>
                <w:sz w:val="24"/>
                <w:szCs w:val="24"/>
              </w:rPr>
              <m:t>j</m:t>
            </m:r>
            <m:r>
              <w:rPr>
                <w:rFonts w:ascii="Cambria Math" w:eastAsia="Times New Roman" w:hAnsi="Cambria Math" w:cs="Times New Roman"/>
                <w:sz w:val="24"/>
                <w:szCs w:val="24"/>
                <w:lang w:val="en-GB"/>
              </w:rPr>
              <m:t>,</m:t>
            </m:r>
            <m:r>
              <w:rPr>
                <w:rFonts w:ascii="Cambria Math" w:eastAsia="Times New Roman" w:hAnsi="Cambria Math" w:cs="Times New Roman"/>
                <w:sz w:val="24"/>
                <w:szCs w:val="24"/>
              </w:rPr>
              <m:t>k</m:t>
            </m:r>
          </m:sub>
        </m:sSub>
      </m:oMath>
      <w:r w:rsidR="00892C00" w:rsidRPr="00892C00">
        <w:rPr>
          <w:rFonts w:ascii="Times New Roman" w:eastAsia="Times New Roman" w:hAnsi="Times New Roman" w:cs="Times New Roman"/>
          <w:sz w:val="24"/>
          <w:szCs w:val="24"/>
          <w:lang w:val="en-GB"/>
        </w:rPr>
        <w:t xml:space="preserve"> a</w:t>
      </w:r>
      <w:r w:rsidR="00892C00">
        <w:rPr>
          <w:rFonts w:ascii="Times New Roman" w:eastAsia="Times New Roman" w:hAnsi="Times New Roman" w:cs="Times New Roman"/>
          <w:sz w:val="24"/>
          <w:szCs w:val="24"/>
          <w:lang w:val="en-GB"/>
        </w:rPr>
        <w:t>nd</w:t>
      </w:r>
      <w:r w:rsidR="00892C00" w:rsidRPr="00892C00">
        <w:rPr>
          <w:rFonts w:ascii="Times New Roman" w:eastAsia="Times New Roman" w:hAnsi="Times New Roman" w:cs="Times New Roman"/>
          <w:sz w:val="24"/>
          <w:szCs w:val="24"/>
          <w:lang w:val="en-GB"/>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lang w:val="en-GB"/>
                  </w:rPr>
                  <m:t>2</m:t>
                </m:r>
              </m:sub>
            </m:sSub>
            <m:r>
              <w:rPr>
                <w:rFonts w:ascii="Cambria Math" w:eastAsia="Times New Roman" w:hAnsi="Cambria Math" w:cs="Times New Roman"/>
                <w:sz w:val="24"/>
                <w:szCs w:val="24"/>
                <w:lang w:val="en-GB"/>
              </w:rPr>
              <m:t>,</m:t>
            </m:r>
            <m:r>
              <w:rPr>
                <w:rFonts w:ascii="Cambria Math" w:eastAsia="Times New Roman" w:hAnsi="Cambria Math" w:cs="Times New Roman"/>
                <w:sz w:val="24"/>
                <w:szCs w:val="24"/>
              </w:rPr>
              <m:t>j</m:t>
            </m:r>
            <m:r>
              <w:rPr>
                <w:rFonts w:ascii="Cambria Math" w:eastAsia="Times New Roman" w:hAnsi="Cambria Math" w:cs="Times New Roman"/>
                <w:sz w:val="24"/>
                <w:szCs w:val="24"/>
                <w:lang w:val="en-GB"/>
              </w:rPr>
              <m:t>,</m:t>
            </m:r>
            <m:r>
              <w:rPr>
                <w:rFonts w:ascii="Cambria Math" w:eastAsia="Times New Roman" w:hAnsi="Cambria Math" w:cs="Times New Roman"/>
                <w:sz w:val="24"/>
                <w:szCs w:val="24"/>
              </w:rPr>
              <m:t>k</m:t>
            </m:r>
          </m:sub>
        </m:sSub>
      </m:oMath>
      <w:r w:rsidR="00892C00">
        <w:rPr>
          <w:rFonts w:ascii="Times New Roman" w:eastAsia="Times New Roman" w:hAnsi="Times New Roman" w:cs="Times New Roman"/>
          <w:sz w:val="24"/>
          <w:szCs w:val="24"/>
        </w:rPr>
        <w:t xml:space="preserve"> the </w:t>
      </w:r>
      <w:r w:rsidR="00892C00" w:rsidRPr="00892C00">
        <w:rPr>
          <w:rFonts w:ascii="Times New Roman" w:eastAsia="Times New Roman" w:hAnsi="Times New Roman" w:cs="Times New Roman"/>
          <w:sz w:val="24"/>
          <w:szCs w:val="24"/>
        </w:rPr>
        <w:t>proportion</w:t>
      </w:r>
      <w:r w:rsidR="00892C00">
        <w:rPr>
          <w:rFonts w:ascii="Times New Roman" w:eastAsia="Times New Roman" w:hAnsi="Times New Roman" w:cs="Times New Roman"/>
          <w:sz w:val="24"/>
          <w:szCs w:val="24"/>
        </w:rPr>
        <w:t>s</w:t>
      </w:r>
      <w:r w:rsidR="00892C00" w:rsidRPr="00892C00">
        <w:rPr>
          <w:rFonts w:ascii="Times New Roman" w:eastAsia="Times New Roman" w:hAnsi="Times New Roman" w:cs="Times New Roman"/>
          <w:sz w:val="24"/>
          <w:szCs w:val="24"/>
        </w:rPr>
        <w:t xml:space="preserve"> of allele </w:t>
      </w:r>
      <w:r w:rsidR="00892C00" w:rsidRPr="00892C00">
        <w:rPr>
          <w:rFonts w:ascii="Times New Roman" w:eastAsia="Times New Roman" w:hAnsi="Times New Roman" w:cs="Times New Roman"/>
          <w:i/>
          <w:iCs/>
          <w:sz w:val="24"/>
          <w:szCs w:val="24"/>
        </w:rPr>
        <w:t>j</w:t>
      </w:r>
      <w:r w:rsidR="00892C00" w:rsidRPr="00892C00">
        <w:rPr>
          <w:rFonts w:ascii="Times New Roman" w:eastAsia="Times New Roman" w:hAnsi="Times New Roman" w:cs="Times New Roman"/>
          <w:sz w:val="24"/>
          <w:szCs w:val="24"/>
        </w:rPr>
        <w:t xml:space="preserve"> at locus </w:t>
      </w:r>
      <w:r w:rsidR="00892C00" w:rsidRPr="00892C00">
        <w:rPr>
          <w:rFonts w:ascii="Times New Roman" w:eastAsia="Times New Roman" w:hAnsi="Times New Roman" w:cs="Times New Roman"/>
          <w:i/>
          <w:iCs/>
          <w:sz w:val="24"/>
          <w:szCs w:val="24"/>
        </w:rPr>
        <w:t>k</w:t>
      </w:r>
      <w:r w:rsidR="00892C00" w:rsidRPr="00892C00">
        <w:rPr>
          <w:rFonts w:ascii="Times New Roman" w:eastAsia="Times New Roman" w:hAnsi="Times New Roman" w:cs="Times New Roman"/>
          <w:sz w:val="24"/>
          <w:szCs w:val="24"/>
        </w:rPr>
        <w:t xml:space="preserve"> in population</w:t>
      </w:r>
      <w:r w:rsidR="00892C00">
        <w:rPr>
          <w:rFonts w:ascii="Times New Roman" w:eastAsia="Times New Roman" w:hAnsi="Times New Roman" w:cs="Times New Roman"/>
          <w:sz w:val="24"/>
          <w:szCs w:val="24"/>
        </w:rPr>
        <w:t>s</w:t>
      </w:r>
      <w:r w:rsidR="00892C00" w:rsidRPr="00892C00">
        <w:rPr>
          <w:rFonts w:ascii="Times New Roman" w:eastAsia="Times New Roman" w:hAnsi="Times New Roman" w:cs="Times New Roman"/>
          <w:sz w:val="24"/>
          <w:szCs w:val="24"/>
        </w:rPr>
        <w:t xml:space="preserve"> 1</w:t>
      </w:r>
      <w:r w:rsidR="00892C00">
        <w:rPr>
          <w:rFonts w:ascii="Times New Roman" w:eastAsia="Times New Roman" w:hAnsi="Times New Roman" w:cs="Times New Roman"/>
          <w:sz w:val="24"/>
          <w:szCs w:val="24"/>
        </w:rPr>
        <w:t xml:space="preserve"> and 2, respectively,</w:t>
      </w:r>
      <w:r w:rsidRPr="00892C00">
        <w:rPr>
          <w:rFonts w:ascii="Times New Roman" w:eastAsia="Times New Roman" w:hAnsi="Times New Roman" w:cs="Times New Roman"/>
          <w:sz w:val="24"/>
          <w:szCs w:val="24"/>
          <w:lang w:val="en-GB"/>
        </w:rPr>
        <w:t>:</w:t>
      </w:r>
    </w:p>
    <w:p w14:paraId="59FDF118" w14:textId="77777777" w:rsidR="00F267BC" w:rsidRPr="00280404" w:rsidRDefault="0012398F" w:rsidP="00280404">
      <w:pPr>
        <w:widowControl w:val="0"/>
        <w:autoSpaceDE w:val="0"/>
        <w:autoSpaceDN w:val="0"/>
        <w:adjustRightInd w:val="0"/>
        <w:spacing w:before="240" w:after="240" w:line="276" w:lineRule="auto"/>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542E78EC" w14:textId="4A6612EE" w:rsidR="00F267BC" w:rsidRDefault="00892C00" w:rsidP="00F267BC">
      <w:pPr>
        <w:widowControl w:val="0"/>
        <w:autoSpaceDE w:val="0"/>
        <w:autoSpaceDN w:val="0"/>
        <w:adjustRightInd w:val="0"/>
        <w:spacing w:before="240" w:after="240" w:line="276" w:lineRule="auto"/>
        <w:rPr>
          <w:rFonts w:ascii="Times New Roman" w:eastAsia="Times New Roman" w:hAnsi="Times New Roman" w:cs="Times New Roman"/>
          <w:bCs/>
          <w:sz w:val="24"/>
          <w:szCs w:val="24"/>
        </w:rPr>
      </w:pPr>
      <w:r w:rsidRPr="00892C00">
        <w:rPr>
          <w:rFonts w:ascii="Times New Roman" w:eastAsia="Times New Roman" w:hAnsi="Times New Roman" w:cs="Times New Roman"/>
          <w:bCs/>
          <w:sz w:val="24"/>
          <w:szCs w:val="24"/>
        </w:rPr>
        <w:t>The sum of the allele proportions for any locus in any population is 1.</w:t>
      </w:r>
    </w:p>
    <w:p w14:paraId="29D7A982" w14:textId="1E0572CE" w:rsidR="00280404" w:rsidRPr="00280404" w:rsidRDefault="00280404" w:rsidP="00280404">
      <w:pPr>
        <w:widowControl w:val="0"/>
        <w:autoSpaceDE w:val="0"/>
        <w:autoSpaceDN w:val="0"/>
        <w:adjustRightInd w:val="0"/>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For biallelic markers such as SNP, the calculation becomes even simpler as seen in the example in Table 1, A. Indeed, because the proportion of an allele is always 1 minus the proportion of the other allele, the sum per locus is always twice the term for the a single allele and the equation simplifies to: </w:t>
      </w:r>
      <w:r>
        <w:rPr>
          <w:rFonts w:ascii="Times New Roman" w:eastAsia="Times New Roman" w:hAnsi="Times New Roman" w:cs="Times New Roman"/>
          <w:bCs/>
          <w:sz w:val="24"/>
          <w:szCs w:val="24"/>
        </w:rPr>
        <w:br/>
      </w: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d>
                <m:dPr>
                  <m:begChr m:val="|"/>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,1,k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,2,k</m:t>
                      </m:r>
                    </m:sub>
                  </m:sSub>
                </m:e>
              </m:d>
            </m:e>
          </m:nary>
        </m:oMath>
      </m:oMathPara>
    </w:p>
    <w:p w14:paraId="48F11651" w14:textId="518EBABD" w:rsidR="00280404" w:rsidRPr="00892C00" w:rsidRDefault="00280404" w:rsidP="00F267BC">
      <w:pPr>
        <w:widowControl w:val="0"/>
        <w:autoSpaceDE w:val="0"/>
        <w:autoSpaceDN w:val="0"/>
        <w:adjustRightInd w:val="0"/>
        <w:spacing w:before="240" w:after="240" w:line="276" w:lineRule="auto"/>
        <w:rPr>
          <w:rFonts w:ascii="Times New Roman" w:eastAsia="Times New Roman" w:hAnsi="Times New Roman" w:cs="Times New Roman"/>
          <w:bCs/>
          <w:sz w:val="24"/>
          <w:szCs w:val="24"/>
        </w:rPr>
      </w:pPr>
    </w:p>
    <w:p w14:paraId="49E47FFE" w14:textId="77777777" w:rsidR="00803ABB" w:rsidRDefault="00803ABB"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594F68A2" w14:textId="77777777" w:rsidR="00803ABB" w:rsidRDefault="00803ABB"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6E5D0468" w14:textId="77777777" w:rsidR="00803ABB" w:rsidRDefault="00803ABB"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0044AA98" w14:textId="77777777" w:rsidR="00803ABB" w:rsidRDefault="00803ABB"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6B9BD766" w14:textId="77777777" w:rsidR="00803ABB" w:rsidRDefault="00803ABB"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331D6D5D" w14:textId="77777777" w:rsidR="00803ABB" w:rsidRDefault="00803ABB"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2CDEAB1E" w14:textId="77777777" w:rsidR="00803ABB" w:rsidRDefault="00803ABB"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059205E8" w14:textId="77777777" w:rsidR="00803ABB" w:rsidRDefault="00803ABB"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49AE594D" w14:textId="77777777" w:rsidR="00803ABB" w:rsidRDefault="00803ABB"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3A8410A5" w14:textId="77777777" w:rsidR="00803ABB" w:rsidRDefault="00803ABB"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782C981B" w14:textId="77777777" w:rsidR="00803ABB" w:rsidRDefault="00803ABB"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7BCA137B" w14:textId="77777777" w:rsidR="00803ABB" w:rsidRDefault="00803ABB"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15E1CD07" w14:textId="7033517D" w:rsidR="00F267BC" w:rsidRPr="0013754E"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b/>
          <w:sz w:val="24"/>
          <w:szCs w:val="24"/>
        </w:rPr>
        <w:lastRenderedPageBreak/>
        <w:t xml:space="preserve">ANNEX B: </w:t>
      </w:r>
      <w:r w:rsidRPr="0013754E">
        <w:rPr>
          <w:rFonts w:ascii="Times New Roman" w:eastAsia="Times New Roman" w:hAnsi="Times New Roman" w:cs="Times New Roman"/>
          <w:sz w:val="24"/>
          <w:szCs w:val="24"/>
        </w:rPr>
        <w:t>TGI function</w:t>
      </w:r>
      <w:r w:rsidR="00803ABB">
        <w:rPr>
          <w:rFonts w:ascii="Times New Roman" w:eastAsia="Times New Roman" w:hAnsi="Times New Roman" w:cs="Times New Roman"/>
          <w:sz w:val="24"/>
          <w:szCs w:val="24"/>
        </w:rPr>
        <w:t xml:space="preserve"> and output</w:t>
      </w:r>
    </w:p>
    <w:p w14:paraId="12835079" w14:textId="77777777" w:rsidR="00F267BC" w:rsidRPr="00CB7BC1" w:rsidRDefault="00F267BC"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bookmarkStart w:id="6" w:name="_Hlk79576840"/>
      <w:r w:rsidRPr="00CB7BC1">
        <w:rPr>
          <w:rFonts w:ascii="Courier New" w:eastAsia="Times New Roman" w:hAnsi="Courier New" w:cs="Courier New"/>
          <w:sz w:val="20"/>
          <w:szCs w:val="20"/>
        </w:rPr>
        <w:t xml:space="preserve"># mat1: the genotypic matrix associated with the first sampling; must be a </w:t>
      </w:r>
      <w:proofErr w:type="spellStart"/>
      <w:r w:rsidRPr="00CB7BC1">
        <w:rPr>
          <w:rFonts w:ascii="Courier New" w:eastAsia="Times New Roman" w:hAnsi="Courier New" w:cs="Courier New"/>
          <w:sz w:val="20"/>
          <w:szCs w:val="20"/>
        </w:rPr>
        <w:t>genind</w:t>
      </w:r>
      <w:proofErr w:type="spellEnd"/>
      <w:r w:rsidRPr="00CB7BC1">
        <w:rPr>
          <w:rFonts w:ascii="Courier New" w:eastAsia="Times New Roman" w:hAnsi="Courier New" w:cs="Courier New"/>
          <w:sz w:val="20"/>
          <w:szCs w:val="20"/>
        </w:rPr>
        <w:t xml:space="preserve"> object</w:t>
      </w:r>
    </w:p>
    <w:p w14:paraId="52B2FE02" w14:textId="77777777" w:rsidR="00F267BC" w:rsidRPr="00CB7BC1" w:rsidRDefault="00F267BC"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mat2: the genotypic matrix associated with the second sampling; must be a </w:t>
      </w:r>
      <w:proofErr w:type="spellStart"/>
      <w:r w:rsidRPr="00CB7BC1">
        <w:rPr>
          <w:rFonts w:ascii="Courier New" w:eastAsia="Times New Roman" w:hAnsi="Courier New" w:cs="Courier New"/>
          <w:sz w:val="20"/>
          <w:szCs w:val="20"/>
        </w:rPr>
        <w:t>genind</w:t>
      </w:r>
      <w:proofErr w:type="spellEnd"/>
      <w:r w:rsidRPr="00CB7BC1">
        <w:rPr>
          <w:rFonts w:ascii="Courier New" w:eastAsia="Times New Roman" w:hAnsi="Courier New" w:cs="Courier New"/>
          <w:sz w:val="20"/>
          <w:szCs w:val="20"/>
        </w:rPr>
        <w:t xml:space="preserve"> object</w:t>
      </w:r>
    </w:p>
    <w:p w14:paraId="37C77A94" w14:textId="77777777" w:rsidR="00F267BC" w:rsidRPr="00CB7BC1" w:rsidRDefault="00F267BC"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r w:rsidRPr="00CB7BC1">
        <w:rPr>
          <w:rFonts w:ascii="Courier New" w:eastAsia="Times New Roman" w:hAnsi="Courier New" w:cs="Courier New"/>
          <w:sz w:val="20"/>
          <w:szCs w:val="20"/>
        </w:rPr>
        <w:t>nperm</w:t>
      </w:r>
      <w:proofErr w:type="spellEnd"/>
      <w:r w:rsidRPr="00CB7BC1">
        <w:rPr>
          <w:rFonts w:ascii="Courier New" w:eastAsia="Times New Roman" w:hAnsi="Courier New" w:cs="Courier New"/>
          <w:sz w:val="20"/>
          <w:szCs w:val="20"/>
        </w:rPr>
        <w:t xml:space="preserve">: the </w:t>
      </w:r>
      <w:proofErr w:type="spellStart"/>
      <w:r w:rsidRPr="00CB7BC1">
        <w:rPr>
          <w:rFonts w:ascii="Courier New" w:eastAsia="Times New Roman" w:hAnsi="Courier New" w:cs="Courier New"/>
          <w:sz w:val="20"/>
          <w:szCs w:val="20"/>
        </w:rPr>
        <w:t>the</w:t>
      </w:r>
      <w:proofErr w:type="spellEnd"/>
      <w:r w:rsidRPr="00CB7BC1">
        <w:rPr>
          <w:rFonts w:ascii="Courier New" w:eastAsia="Times New Roman" w:hAnsi="Courier New" w:cs="Courier New"/>
          <w:sz w:val="20"/>
          <w:szCs w:val="20"/>
        </w:rPr>
        <w:t xml:space="preserve"> number of permutations used in the evaluation of significance</w:t>
      </w:r>
    </w:p>
    <w:p w14:paraId="7AB65029" w14:textId="429ACEB7" w:rsidR="00F267BC" w:rsidRPr="00CB7BC1" w:rsidRDefault="00F267BC"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seed.: you may specify a seed by using this argument</w:t>
      </w:r>
    </w:p>
    <w:p w14:paraId="47F927B5" w14:textId="77777777" w:rsidR="001B17EF" w:rsidRPr="00CB7BC1" w:rsidRDefault="001B17EF"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p>
    <w:p w14:paraId="1B476D6F" w14:textId="77777777" w:rsidR="001B17EF" w:rsidRPr="00CB7BC1" w:rsidRDefault="001B17EF"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gramStart"/>
      <w:r w:rsidRPr="00CB7BC1">
        <w:rPr>
          <w:rFonts w:ascii="Courier New" w:eastAsia="Times New Roman" w:hAnsi="Courier New" w:cs="Courier New"/>
          <w:sz w:val="20"/>
          <w:szCs w:val="20"/>
        </w:rPr>
        <w:t>method :</w:t>
      </w:r>
      <w:proofErr w:type="gramEnd"/>
      <w:r w:rsidRPr="00CB7BC1">
        <w:rPr>
          <w:rFonts w:ascii="Courier New" w:eastAsia="Times New Roman" w:hAnsi="Courier New" w:cs="Courier New"/>
          <w:sz w:val="20"/>
          <w:szCs w:val="20"/>
        </w:rPr>
        <w:t xml:space="preserve"> a number between 1 and 5. Five genetic distances are available in function </w:t>
      </w:r>
      <w:proofErr w:type="spellStart"/>
      <w:r w:rsidRPr="00CB7BC1">
        <w:rPr>
          <w:rFonts w:ascii="Courier New" w:eastAsia="Times New Roman" w:hAnsi="Courier New" w:cs="Courier New"/>
          <w:sz w:val="20"/>
          <w:szCs w:val="20"/>
        </w:rPr>
        <w:t>dist.genpop</w:t>
      </w:r>
      <w:proofErr w:type="spellEnd"/>
      <w:r w:rsidRPr="00CB7BC1">
        <w:rPr>
          <w:rFonts w:ascii="Courier New" w:eastAsia="Times New Roman" w:hAnsi="Courier New" w:cs="Courier New"/>
          <w:sz w:val="20"/>
          <w:szCs w:val="20"/>
        </w:rPr>
        <w:t xml:space="preserve"> # of the </w:t>
      </w:r>
      <w:proofErr w:type="spellStart"/>
      <w:r w:rsidRPr="00CB7BC1">
        <w:rPr>
          <w:rFonts w:ascii="Courier New" w:eastAsia="Times New Roman" w:hAnsi="Courier New" w:cs="Courier New"/>
          <w:sz w:val="20"/>
          <w:szCs w:val="20"/>
        </w:rPr>
        <w:t>adegenet</w:t>
      </w:r>
      <w:proofErr w:type="spellEnd"/>
      <w:r w:rsidRPr="00CB7BC1">
        <w:rPr>
          <w:rFonts w:ascii="Courier New" w:eastAsia="Times New Roman" w:hAnsi="Courier New" w:cs="Courier New"/>
          <w:sz w:val="20"/>
          <w:szCs w:val="20"/>
        </w:rPr>
        <w:t xml:space="preserve"> package. </w:t>
      </w:r>
    </w:p>
    <w:p w14:paraId="4CC55E01" w14:textId="77777777" w:rsidR="001B17EF" w:rsidRPr="00CB7BC1" w:rsidRDefault="001B17EF"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They </w:t>
      </w:r>
      <w:proofErr w:type="gramStart"/>
      <w:r w:rsidRPr="00CB7BC1">
        <w:rPr>
          <w:rFonts w:ascii="Courier New" w:eastAsia="Times New Roman" w:hAnsi="Courier New" w:cs="Courier New"/>
          <w:sz w:val="20"/>
          <w:szCs w:val="20"/>
        </w:rPr>
        <w:t>are :</w:t>
      </w:r>
      <w:proofErr w:type="gramEnd"/>
      <w:r w:rsidRPr="00CB7BC1">
        <w:rPr>
          <w:rFonts w:ascii="Courier New" w:eastAsia="Times New Roman" w:hAnsi="Courier New" w:cs="Courier New"/>
          <w:sz w:val="20"/>
          <w:szCs w:val="20"/>
        </w:rPr>
        <w:t xml:space="preserve"> (1) </w:t>
      </w:r>
      <w:proofErr w:type="spellStart"/>
      <w:r w:rsidRPr="00CB7BC1">
        <w:rPr>
          <w:rFonts w:ascii="Courier New" w:eastAsia="Times New Roman" w:hAnsi="Courier New" w:cs="Courier New"/>
          <w:sz w:val="20"/>
          <w:szCs w:val="20"/>
        </w:rPr>
        <w:t>Nei’s</w:t>
      </w:r>
      <w:proofErr w:type="spellEnd"/>
      <w:r w:rsidRPr="00CB7BC1">
        <w:rPr>
          <w:rFonts w:ascii="Courier New" w:eastAsia="Times New Roman" w:hAnsi="Courier New" w:cs="Courier New"/>
          <w:sz w:val="20"/>
          <w:szCs w:val="20"/>
        </w:rPr>
        <w:t xml:space="preserve"> D, (2) Edwards’ angular D, (3) Reynolds’ </w:t>
      </w:r>
      <w:proofErr w:type="spellStart"/>
      <w:r w:rsidRPr="00CB7BC1">
        <w:rPr>
          <w:rFonts w:ascii="Courier New" w:eastAsia="Times New Roman" w:hAnsi="Courier New" w:cs="Courier New"/>
          <w:sz w:val="20"/>
          <w:szCs w:val="20"/>
        </w:rPr>
        <w:t>coancestry</w:t>
      </w:r>
      <w:proofErr w:type="spellEnd"/>
      <w:r w:rsidRPr="00CB7BC1">
        <w:rPr>
          <w:rFonts w:ascii="Courier New" w:eastAsia="Times New Roman" w:hAnsi="Courier New" w:cs="Courier New"/>
          <w:sz w:val="20"/>
          <w:szCs w:val="20"/>
        </w:rPr>
        <w:t xml:space="preserve"> coefficient, (4) </w:t>
      </w:r>
    </w:p>
    <w:p w14:paraId="12CE0896" w14:textId="77777777" w:rsidR="001B17EF" w:rsidRPr="00CB7BC1" w:rsidRDefault="001B17EF"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Rogers’ D, (5) </w:t>
      </w:r>
      <w:proofErr w:type="spellStart"/>
      <w:r w:rsidRPr="00CB7BC1">
        <w:rPr>
          <w:rFonts w:ascii="Courier New" w:eastAsia="Times New Roman" w:hAnsi="Courier New" w:cs="Courier New"/>
          <w:sz w:val="20"/>
          <w:szCs w:val="20"/>
        </w:rPr>
        <w:t>Prevosti’s</w:t>
      </w:r>
      <w:proofErr w:type="spellEnd"/>
      <w:r w:rsidRPr="00CB7BC1">
        <w:rPr>
          <w:rFonts w:ascii="Courier New" w:eastAsia="Times New Roman" w:hAnsi="Courier New" w:cs="Courier New"/>
          <w:sz w:val="20"/>
          <w:szCs w:val="20"/>
        </w:rPr>
        <w:t xml:space="preserve"> absolute genetic D. Methods 2, 3 and 4 produce Euclidean distances, </w:t>
      </w:r>
    </w:p>
    <w:p w14:paraId="28BF3C16" w14:textId="2D4B0C25" w:rsidR="001B17EF" w:rsidRPr="00CB7BC1" w:rsidRDefault="001B17EF"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whereas methods 1 and 5 produce non-Euclidean distances, which produce negative eigenvalues and # complex eigenvectors in principal coordinate analysis.</w:t>
      </w:r>
    </w:p>
    <w:p w14:paraId="331DA46F" w14:textId="77777777" w:rsidR="001B17EF" w:rsidRPr="00CB7BC1" w:rsidRDefault="001B17EF"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p>
    <w:p w14:paraId="6A253859" w14:textId="51724B4A" w:rsidR="00F267BC" w:rsidRPr="00CB7BC1" w:rsidRDefault="00F267BC"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r w:rsidRPr="00CB7BC1">
        <w:rPr>
          <w:rFonts w:ascii="Courier New" w:eastAsia="Times New Roman" w:hAnsi="Courier New" w:cs="Courier New"/>
          <w:sz w:val="20"/>
          <w:szCs w:val="20"/>
        </w:rPr>
        <w:t>correc</w:t>
      </w:r>
      <w:proofErr w:type="spellEnd"/>
      <w:r w:rsidRPr="00CB7BC1">
        <w:rPr>
          <w:rFonts w:ascii="Courier New" w:eastAsia="Times New Roman" w:hAnsi="Courier New" w:cs="Courier New"/>
          <w:sz w:val="20"/>
          <w:szCs w:val="20"/>
        </w:rPr>
        <w:t xml:space="preserve">: correction for multiple </w:t>
      </w:r>
      <w:r w:rsidR="001B17EF" w:rsidRPr="00CB7BC1">
        <w:rPr>
          <w:rFonts w:ascii="Courier New" w:eastAsia="Times New Roman" w:hAnsi="Courier New" w:cs="Courier New"/>
          <w:sz w:val="20"/>
          <w:szCs w:val="20"/>
        </w:rPr>
        <w:t xml:space="preserve"># </w:t>
      </w:r>
      <w:r w:rsidRPr="00CB7BC1">
        <w:rPr>
          <w:rFonts w:ascii="Courier New" w:eastAsia="Times New Roman" w:hAnsi="Courier New" w:cs="Courier New"/>
          <w:sz w:val="20"/>
          <w:szCs w:val="20"/>
        </w:rPr>
        <w:t xml:space="preserve">inference; </w:t>
      </w:r>
      <w:proofErr w:type="gramStart"/>
      <w:r w:rsidRPr="00CB7BC1">
        <w:rPr>
          <w:rFonts w:ascii="Courier New" w:eastAsia="Times New Roman" w:hAnsi="Courier New" w:cs="Courier New"/>
          <w:sz w:val="20"/>
          <w:szCs w:val="20"/>
        </w:rPr>
        <w:t>see ?</w:t>
      </w:r>
      <w:proofErr w:type="spellStart"/>
      <w:r w:rsidRPr="00CB7BC1">
        <w:rPr>
          <w:rFonts w:ascii="Courier New" w:eastAsia="Times New Roman" w:hAnsi="Courier New" w:cs="Courier New"/>
          <w:sz w:val="20"/>
          <w:szCs w:val="20"/>
        </w:rPr>
        <w:t>p</w:t>
      </w:r>
      <w:proofErr w:type="gramEnd"/>
      <w:r w:rsidRPr="00CB7BC1">
        <w:rPr>
          <w:rFonts w:ascii="Courier New" w:eastAsia="Times New Roman" w:hAnsi="Courier New" w:cs="Courier New"/>
          <w:sz w:val="20"/>
          <w:szCs w:val="20"/>
        </w:rPr>
        <w:t>.adjust</w:t>
      </w:r>
      <w:proofErr w:type="spellEnd"/>
    </w:p>
    <w:p w14:paraId="30EF9A15" w14:textId="77777777" w:rsidR="00F267BC" w:rsidRPr="00CB7BC1" w:rsidRDefault="00F267BC"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r w:rsidRPr="00CB7BC1">
        <w:rPr>
          <w:rFonts w:ascii="Courier New" w:eastAsia="Times New Roman" w:hAnsi="Courier New" w:cs="Courier New"/>
          <w:sz w:val="20"/>
          <w:szCs w:val="20"/>
        </w:rPr>
        <w:t>thresh_for_GL</w:t>
      </w:r>
      <w:proofErr w:type="spellEnd"/>
      <w:r w:rsidRPr="00CB7BC1">
        <w:rPr>
          <w:rFonts w:ascii="Courier New" w:eastAsia="Times New Roman" w:hAnsi="Courier New" w:cs="Courier New"/>
          <w:sz w:val="20"/>
          <w:szCs w:val="20"/>
        </w:rPr>
        <w:t>: indicate here the threshold you want to use</w:t>
      </w:r>
    </w:p>
    <w:p w14:paraId="3AC5B2DC"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p>
    <w:p w14:paraId="4D6B6F79" w14:textId="5A530148"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TGI &lt;- function (mat1, mat2, </w:t>
      </w:r>
      <w:proofErr w:type="spellStart"/>
      <w:r w:rsidRPr="00CB7BC1">
        <w:rPr>
          <w:rFonts w:ascii="Courier New" w:eastAsia="Times New Roman" w:hAnsi="Courier New" w:cs="Courier New"/>
          <w:sz w:val="20"/>
          <w:szCs w:val="20"/>
        </w:rPr>
        <w:t>nperm</w:t>
      </w:r>
      <w:proofErr w:type="spellEnd"/>
      <w:r w:rsidRPr="00CB7BC1">
        <w:rPr>
          <w:rFonts w:ascii="Courier New" w:eastAsia="Times New Roman" w:hAnsi="Courier New" w:cs="Courier New"/>
          <w:sz w:val="20"/>
          <w:szCs w:val="20"/>
        </w:rPr>
        <w:t xml:space="preserve"> = 999, replace = FALSE, seed. = NULL, method = 4, </w:t>
      </w:r>
      <w:proofErr w:type="spellStart"/>
      <w:r w:rsidRPr="00CB7BC1">
        <w:rPr>
          <w:rFonts w:ascii="Courier New" w:eastAsia="Times New Roman" w:hAnsi="Courier New" w:cs="Courier New"/>
          <w:sz w:val="20"/>
          <w:szCs w:val="20"/>
        </w:rPr>
        <w:t>correc</w:t>
      </w:r>
      <w:proofErr w:type="spellEnd"/>
      <w:r w:rsidRPr="00CB7BC1">
        <w:rPr>
          <w:rFonts w:ascii="Courier New" w:eastAsia="Times New Roman" w:hAnsi="Courier New" w:cs="Courier New"/>
          <w:sz w:val="20"/>
          <w:szCs w:val="20"/>
        </w:rPr>
        <w:t xml:space="preserve"> = "holm", </w:t>
      </w:r>
      <w:proofErr w:type="spellStart"/>
      <w:r w:rsidRPr="00CB7BC1">
        <w:rPr>
          <w:rFonts w:ascii="Courier New" w:eastAsia="Times New Roman" w:hAnsi="Courier New" w:cs="Courier New"/>
          <w:sz w:val="20"/>
          <w:szCs w:val="20"/>
        </w:rPr>
        <w:t>thresh_for_GL</w:t>
      </w:r>
      <w:proofErr w:type="spellEnd"/>
      <w:r w:rsidRPr="00CB7BC1">
        <w:rPr>
          <w:rFonts w:ascii="Courier New" w:eastAsia="Times New Roman" w:hAnsi="Courier New" w:cs="Courier New"/>
          <w:sz w:val="20"/>
          <w:szCs w:val="20"/>
        </w:rPr>
        <w:t xml:space="preserve"> = 0.05) {</w:t>
      </w:r>
    </w:p>
    <w:p w14:paraId="2DA04EB9"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79F8D9E8"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 </w:t>
      </w:r>
      <w:proofErr w:type="spellStart"/>
      <w:r w:rsidRPr="00CB7BC1">
        <w:rPr>
          <w:rFonts w:ascii="Courier New" w:eastAsia="Times New Roman" w:hAnsi="Courier New" w:cs="Courier New"/>
          <w:sz w:val="20"/>
          <w:szCs w:val="20"/>
        </w:rPr>
        <w:t>genind</w:t>
      </w:r>
      <w:proofErr w:type="spellEnd"/>
      <w:r w:rsidRPr="00CB7BC1">
        <w:rPr>
          <w:rFonts w:ascii="Courier New" w:eastAsia="Times New Roman" w:hAnsi="Courier New" w:cs="Courier New"/>
          <w:sz w:val="20"/>
          <w:szCs w:val="20"/>
        </w:rPr>
        <w:t xml:space="preserve"> to </w:t>
      </w:r>
      <w:proofErr w:type="spellStart"/>
      <w:r w:rsidRPr="00CB7BC1">
        <w:rPr>
          <w:rFonts w:ascii="Courier New" w:eastAsia="Times New Roman" w:hAnsi="Courier New" w:cs="Courier New"/>
          <w:sz w:val="20"/>
          <w:szCs w:val="20"/>
        </w:rPr>
        <w:t>genpop</w:t>
      </w:r>
      <w:proofErr w:type="spellEnd"/>
      <w:r w:rsidRPr="00CB7BC1">
        <w:rPr>
          <w:rFonts w:ascii="Courier New" w:eastAsia="Times New Roman" w:hAnsi="Courier New" w:cs="Courier New"/>
          <w:sz w:val="20"/>
          <w:szCs w:val="20"/>
        </w:rPr>
        <w:t xml:space="preserve"> objects</w:t>
      </w:r>
    </w:p>
    <w:p w14:paraId="5ACC9D27"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76B5D561"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mat1p &lt;- genind2genpop(mat1)</w:t>
      </w:r>
    </w:p>
    <w:p w14:paraId="38C7DFE0" w14:textId="77777777" w:rsidR="00A8468A" w:rsidRPr="0012398F"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lang w:val="fr-FR"/>
        </w:rPr>
      </w:pPr>
      <w:r w:rsidRPr="00CB7BC1">
        <w:rPr>
          <w:rFonts w:ascii="Courier New" w:eastAsia="Times New Roman" w:hAnsi="Courier New" w:cs="Courier New"/>
          <w:sz w:val="20"/>
          <w:szCs w:val="20"/>
        </w:rPr>
        <w:t xml:space="preserve">  </w:t>
      </w:r>
      <w:proofErr w:type="gramStart"/>
      <w:r w:rsidRPr="0012398F">
        <w:rPr>
          <w:rFonts w:ascii="Courier New" w:eastAsia="Times New Roman" w:hAnsi="Courier New" w:cs="Courier New"/>
          <w:sz w:val="20"/>
          <w:szCs w:val="20"/>
          <w:lang w:val="fr-FR"/>
        </w:rPr>
        <w:t>mat</w:t>
      </w:r>
      <w:proofErr w:type="gramEnd"/>
      <w:r w:rsidRPr="0012398F">
        <w:rPr>
          <w:rFonts w:ascii="Courier New" w:eastAsia="Times New Roman" w:hAnsi="Courier New" w:cs="Courier New"/>
          <w:sz w:val="20"/>
          <w:szCs w:val="20"/>
          <w:lang w:val="fr-FR"/>
        </w:rPr>
        <w:t>1p &lt;- mat1p[,</w:t>
      </w:r>
      <w:proofErr w:type="spellStart"/>
      <w:r w:rsidRPr="0012398F">
        <w:rPr>
          <w:rFonts w:ascii="Courier New" w:eastAsia="Times New Roman" w:hAnsi="Courier New" w:cs="Courier New"/>
          <w:sz w:val="20"/>
          <w:szCs w:val="20"/>
          <w:lang w:val="fr-FR"/>
        </w:rPr>
        <w:t>order</w:t>
      </w:r>
      <w:proofErr w:type="spellEnd"/>
      <w:r w:rsidRPr="0012398F">
        <w:rPr>
          <w:rFonts w:ascii="Courier New" w:eastAsia="Times New Roman" w:hAnsi="Courier New" w:cs="Courier New"/>
          <w:sz w:val="20"/>
          <w:szCs w:val="20"/>
          <w:lang w:val="fr-FR"/>
        </w:rPr>
        <w:t>(</w:t>
      </w:r>
      <w:proofErr w:type="spellStart"/>
      <w:r w:rsidRPr="0012398F">
        <w:rPr>
          <w:rFonts w:ascii="Courier New" w:eastAsia="Times New Roman" w:hAnsi="Courier New" w:cs="Courier New"/>
          <w:sz w:val="20"/>
          <w:szCs w:val="20"/>
          <w:lang w:val="fr-FR"/>
        </w:rPr>
        <w:t>colnames</w:t>
      </w:r>
      <w:proofErr w:type="spellEnd"/>
      <w:r w:rsidRPr="0012398F">
        <w:rPr>
          <w:rFonts w:ascii="Courier New" w:eastAsia="Times New Roman" w:hAnsi="Courier New" w:cs="Courier New"/>
          <w:sz w:val="20"/>
          <w:szCs w:val="20"/>
          <w:lang w:val="fr-FR"/>
        </w:rPr>
        <w:t>(mat1p@tab))]</w:t>
      </w:r>
    </w:p>
    <w:p w14:paraId="66E4751B"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12398F">
        <w:rPr>
          <w:rFonts w:ascii="Courier New" w:eastAsia="Times New Roman" w:hAnsi="Courier New" w:cs="Courier New"/>
          <w:sz w:val="20"/>
          <w:szCs w:val="20"/>
          <w:lang w:val="fr-FR"/>
        </w:rPr>
        <w:t xml:space="preserve">  </w:t>
      </w:r>
      <w:r w:rsidRPr="00CB7BC1">
        <w:rPr>
          <w:rFonts w:ascii="Courier New" w:eastAsia="Times New Roman" w:hAnsi="Courier New" w:cs="Courier New"/>
          <w:sz w:val="20"/>
          <w:szCs w:val="20"/>
        </w:rPr>
        <w:t>mat2p &lt;- genind2genpop(mat2)</w:t>
      </w:r>
    </w:p>
    <w:p w14:paraId="656D79C1" w14:textId="77777777" w:rsidR="00A8468A" w:rsidRPr="0012398F"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lang w:val="fr-FR"/>
        </w:rPr>
      </w:pPr>
      <w:r w:rsidRPr="00CB7BC1">
        <w:rPr>
          <w:rFonts w:ascii="Courier New" w:eastAsia="Times New Roman" w:hAnsi="Courier New" w:cs="Courier New"/>
          <w:sz w:val="20"/>
          <w:szCs w:val="20"/>
        </w:rPr>
        <w:t xml:space="preserve">  </w:t>
      </w:r>
      <w:proofErr w:type="gramStart"/>
      <w:r w:rsidRPr="0012398F">
        <w:rPr>
          <w:rFonts w:ascii="Courier New" w:eastAsia="Times New Roman" w:hAnsi="Courier New" w:cs="Courier New"/>
          <w:sz w:val="20"/>
          <w:szCs w:val="20"/>
          <w:lang w:val="fr-FR"/>
        </w:rPr>
        <w:t>mat</w:t>
      </w:r>
      <w:proofErr w:type="gramEnd"/>
      <w:r w:rsidRPr="0012398F">
        <w:rPr>
          <w:rFonts w:ascii="Courier New" w:eastAsia="Times New Roman" w:hAnsi="Courier New" w:cs="Courier New"/>
          <w:sz w:val="20"/>
          <w:szCs w:val="20"/>
          <w:lang w:val="fr-FR"/>
        </w:rPr>
        <w:t>2p &lt;- mat2p[,</w:t>
      </w:r>
      <w:proofErr w:type="spellStart"/>
      <w:r w:rsidRPr="0012398F">
        <w:rPr>
          <w:rFonts w:ascii="Courier New" w:eastAsia="Times New Roman" w:hAnsi="Courier New" w:cs="Courier New"/>
          <w:sz w:val="20"/>
          <w:szCs w:val="20"/>
          <w:lang w:val="fr-FR"/>
        </w:rPr>
        <w:t>order</w:t>
      </w:r>
      <w:proofErr w:type="spellEnd"/>
      <w:r w:rsidRPr="0012398F">
        <w:rPr>
          <w:rFonts w:ascii="Courier New" w:eastAsia="Times New Roman" w:hAnsi="Courier New" w:cs="Courier New"/>
          <w:sz w:val="20"/>
          <w:szCs w:val="20"/>
          <w:lang w:val="fr-FR"/>
        </w:rPr>
        <w:t>(</w:t>
      </w:r>
      <w:proofErr w:type="spellStart"/>
      <w:r w:rsidRPr="0012398F">
        <w:rPr>
          <w:rFonts w:ascii="Courier New" w:eastAsia="Times New Roman" w:hAnsi="Courier New" w:cs="Courier New"/>
          <w:sz w:val="20"/>
          <w:szCs w:val="20"/>
          <w:lang w:val="fr-FR"/>
        </w:rPr>
        <w:t>colnames</w:t>
      </w:r>
      <w:proofErr w:type="spellEnd"/>
      <w:r w:rsidRPr="0012398F">
        <w:rPr>
          <w:rFonts w:ascii="Courier New" w:eastAsia="Times New Roman" w:hAnsi="Courier New" w:cs="Courier New"/>
          <w:sz w:val="20"/>
          <w:szCs w:val="20"/>
          <w:lang w:val="fr-FR"/>
        </w:rPr>
        <w:t>(mat2p@tab))]</w:t>
      </w:r>
    </w:p>
    <w:p w14:paraId="33E4BF00" w14:textId="77777777" w:rsidR="00A8468A" w:rsidRPr="0012398F"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lang w:val="fr-FR"/>
        </w:rPr>
      </w:pPr>
      <w:r w:rsidRPr="0012398F">
        <w:rPr>
          <w:rFonts w:ascii="Courier New" w:eastAsia="Times New Roman" w:hAnsi="Courier New" w:cs="Courier New"/>
          <w:sz w:val="20"/>
          <w:szCs w:val="20"/>
          <w:lang w:val="fr-FR"/>
        </w:rPr>
        <w:t xml:space="preserve">  </w:t>
      </w:r>
    </w:p>
    <w:p w14:paraId="69802D54"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12398F">
        <w:rPr>
          <w:rFonts w:ascii="Courier New" w:eastAsia="Times New Roman" w:hAnsi="Courier New" w:cs="Courier New"/>
          <w:sz w:val="20"/>
          <w:szCs w:val="20"/>
          <w:lang w:val="fr-FR"/>
        </w:rPr>
        <w:t xml:space="preserve">  </w:t>
      </w:r>
      <w:r w:rsidRPr="00CB7BC1">
        <w:rPr>
          <w:rFonts w:ascii="Courier New" w:eastAsia="Times New Roman" w:hAnsi="Courier New" w:cs="Courier New"/>
          <w:sz w:val="20"/>
          <w:szCs w:val="20"/>
        </w:rPr>
        <w:t>##### Function to compute genetic distances</w:t>
      </w:r>
    </w:p>
    <w:p w14:paraId="7557D08B"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44E86D51"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r w:rsidRPr="00CB7BC1">
        <w:rPr>
          <w:rFonts w:ascii="Courier New" w:eastAsia="Times New Roman" w:hAnsi="Courier New" w:cs="Courier New"/>
          <w:sz w:val="20"/>
          <w:szCs w:val="20"/>
        </w:rPr>
        <w:t>dissim</w:t>
      </w:r>
      <w:proofErr w:type="spellEnd"/>
      <w:r w:rsidRPr="00CB7BC1">
        <w:rPr>
          <w:rFonts w:ascii="Courier New" w:eastAsia="Times New Roman" w:hAnsi="Courier New" w:cs="Courier New"/>
          <w:sz w:val="20"/>
          <w:szCs w:val="20"/>
        </w:rPr>
        <w:t xml:space="preserve"> &lt;- </w:t>
      </w:r>
      <w:proofErr w:type="gramStart"/>
      <w:r w:rsidRPr="00CB7BC1">
        <w:rPr>
          <w:rFonts w:ascii="Courier New" w:eastAsia="Times New Roman" w:hAnsi="Courier New" w:cs="Courier New"/>
          <w:sz w:val="20"/>
          <w:szCs w:val="20"/>
        </w:rPr>
        <w:t>function(</w:t>
      </w:r>
      <w:proofErr w:type="gramEnd"/>
      <w:r w:rsidRPr="00CB7BC1">
        <w:rPr>
          <w:rFonts w:ascii="Courier New" w:eastAsia="Times New Roman" w:hAnsi="Courier New" w:cs="Courier New"/>
          <w:sz w:val="20"/>
          <w:szCs w:val="20"/>
        </w:rPr>
        <w:t>mat1p, mat2p, method) {</w:t>
      </w:r>
    </w:p>
    <w:p w14:paraId="23B689FB"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dis &lt;- </w:t>
      </w:r>
      <w:proofErr w:type="gramStart"/>
      <w:r w:rsidRPr="00CB7BC1">
        <w:rPr>
          <w:rFonts w:ascii="Courier New" w:eastAsia="Times New Roman" w:hAnsi="Courier New" w:cs="Courier New"/>
          <w:sz w:val="20"/>
          <w:szCs w:val="20"/>
        </w:rPr>
        <w:t>vector(</w:t>
      </w:r>
      <w:proofErr w:type="gramEnd"/>
      <w:r w:rsidRPr="00CB7BC1">
        <w:rPr>
          <w:rFonts w:ascii="Courier New" w:eastAsia="Times New Roman" w:hAnsi="Courier New" w:cs="Courier New"/>
          <w:sz w:val="20"/>
          <w:szCs w:val="20"/>
        </w:rPr>
        <w:t xml:space="preserve">mode = "numeric", length = </w:t>
      </w:r>
      <w:proofErr w:type="spellStart"/>
      <w:r w:rsidRPr="00CB7BC1">
        <w:rPr>
          <w:rFonts w:ascii="Courier New" w:eastAsia="Times New Roman" w:hAnsi="Courier New" w:cs="Courier New"/>
          <w:sz w:val="20"/>
          <w:szCs w:val="20"/>
        </w:rPr>
        <w:t>nrow</w:t>
      </w:r>
      <w:proofErr w:type="spellEnd"/>
      <w:r w:rsidRPr="00CB7BC1">
        <w:rPr>
          <w:rFonts w:ascii="Courier New" w:eastAsia="Times New Roman" w:hAnsi="Courier New" w:cs="Courier New"/>
          <w:sz w:val="20"/>
          <w:szCs w:val="20"/>
        </w:rPr>
        <w:t>(mat1p@tab))</w:t>
      </w:r>
    </w:p>
    <w:p w14:paraId="2CD81596"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for (</w:t>
      </w:r>
      <w:proofErr w:type="spellStart"/>
      <w:r w:rsidRPr="00CB7BC1">
        <w:rPr>
          <w:rFonts w:ascii="Courier New" w:eastAsia="Times New Roman" w:hAnsi="Courier New" w:cs="Courier New"/>
          <w:sz w:val="20"/>
          <w:szCs w:val="20"/>
        </w:rPr>
        <w:t>i</w:t>
      </w:r>
      <w:proofErr w:type="spellEnd"/>
      <w:r w:rsidRPr="00CB7BC1">
        <w:rPr>
          <w:rFonts w:ascii="Courier New" w:eastAsia="Times New Roman" w:hAnsi="Courier New" w:cs="Courier New"/>
          <w:sz w:val="20"/>
          <w:szCs w:val="20"/>
        </w:rPr>
        <w:t xml:space="preserve"> in </w:t>
      </w:r>
      <w:proofErr w:type="gramStart"/>
      <w:r w:rsidRPr="00CB7BC1">
        <w:rPr>
          <w:rFonts w:ascii="Courier New" w:eastAsia="Times New Roman" w:hAnsi="Courier New" w:cs="Courier New"/>
          <w:sz w:val="20"/>
          <w:szCs w:val="20"/>
        </w:rPr>
        <w:t>1:nrow</w:t>
      </w:r>
      <w:proofErr w:type="gramEnd"/>
      <w:r w:rsidRPr="00CB7BC1">
        <w:rPr>
          <w:rFonts w:ascii="Courier New" w:eastAsia="Times New Roman" w:hAnsi="Courier New" w:cs="Courier New"/>
          <w:sz w:val="20"/>
          <w:szCs w:val="20"/>
        </w:rPr>
        <w:t>(mat1p@tab)){</w:t>
      </w:r>
    </w:p>
    <w:p w14:paraId="78C0E631"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if (</w:t>
      </w:r>
      <w:proofErr w:type="spellStart"/>
      <w:r w:rsidRPr="00CB7BC1">
        <w:rPr>
          <w:rFonts w:ascii="Courier New" w:eastAsia="Times New Roman" w:hAnsi="Courier New" w:cs="Courier New"/>
          <w:sz w:val="20"/>
          <w:szCs w:val="20"/>
        </w:rPr>
        <w:t>i</w:t>
      </w:r>
      <w:proofErr w:type="spellEnd"/>
      <w:r w:rsidRPr="00CB7BC1">
        <w:rPr>
          <w:rFonts w:ascii="Courier New" w:eastAsia="Times New Roman" w:hAnsi="Courier New" w:cs="Courier New"/>
          <w:sz w:val="20"/>
          <w:szCs w:val="20"/>
        </w:rPr>
        <w:t xml:space="preserve"> == </w:t>
      </w:r>
      <w:proofErr w:type="gramStart"/>
      <w:r w:rsidRPr="00CB7BC1">
        <w:rPr>
          <w:rFonts w:ascii="Courier New" w:eastAsia="Times New Roman" w:hAnsi="Courier New" w:cs="Courier New"/>
          <w:sz w:val="20"/>
          <w:szCs w:val="20"/>
        </w:rPr>
        <w:t>1){</w:t>
      </w:r>
      <w:proofErr w:type="gramEnd"/>
    </w:p>
    <w:p w14:paraId="1B4BE9AD"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trick &lt;- 2</w:t>
      </w:r>
    </w:p>
    <w:p w14:paraId="4A505FB3"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 else { </w:t>
      </w:r>
    </w:p>
    <w:p w14:paraId="0874254E"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trick &lt;- 1</w:t>
      </w:r>
    </w:p>
    <w:p w14:paraId="6AC7DB8E"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 </w:t>
      </w:r>
    </w:p>
    <w:p w14:paraId="103EB599"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r w:rsidRPr="00CB7BC1">
        <w:rPr>
          <w:rFonts w:ascii="Courier New" w:eastAsia="Times New Roman" w:hAnsi="Courier New" w:cs="Courier New"/>
          <w:sz w:val="20"/>
          <w:szCs w:val="20"/>
        </w:rPr>
        <w:t>temp_genpop</w:t>
      </w:r>
      <w:proofErr w:type="spellEnd"/>
      <w:r w:rsidRPr="00CB7BC1">
        <w:rPr>
          <w:rFonts w:ascii="Courier New" w:eastAsia="Times New Roman" w:hAnsi="Courier New" w:cs="Courier New"/>
          <w:sz w:val="20"/>
          <w:szCs w:val="20"/>
        </w:rPr>
        <w:t xml:space="preserve"> &lt;- mat1p</w:t>
      </w:r>
    </w:p>
    <w:p w14:paraId="50C96E58"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r w:rsidRPr="00CB7BC1">
        <w:rPr>
          <w:rFonts w:ascii="Courier New" w:eastAsia="Times New Roman" w:hAnsi="Courier New" w:cs="Courier New"/>
          <w:sz w:val="20"/>
          <w:szCs w:val="20"/>
        </w:rPr>
        <w:t>temp_genpop@tab</w:t>
      </w:r>
      <w:proofErr w:type="spellEnd"/>
      <w:r w:rsidRPr="00CB7BC1">
        <w:rPr>
          <w:rFonts w:ascii="Courier New" w:eastAsia="Times New Roman" w:hAnsi="Courier New" w:cs="Courier New"/>
          <w:sz w:val="20"/>
          <w:szCs w:val="20"/>
        </w:rPr>
        <w:t>[trick,] &lt;- mat2p@tab[</w:t>
      </w:r>
      <w:proofErr w:type="spellStart"/>
      <w:r w:rsidRPr="00CB7BC1">
        <w:rPr>
          <w:rFonts w:ascii="Courier New" w:eastAsia="Times New Roman" w:hAnsi="Courier New" w:cs="Courier New"/>
          <w:sz w:val="20"/>
          <w:szCs w:val="20"/>
        </w:rPr>
        <w:t>i</w:t>
      </w:r>
      <w:proofErr w:type="spellEnd"/>
      <w:r w:rsidRPr="00CB7BC1">
        <w:rPr>
          <w:rFonts w:ascii="Courier New" w:eastAsia="Times New Roman" w:hAnsi="Courier New" w:cs="Courier New"/>
          <w:sz w:val="20"/>
          <w:szCs w:val="20"/>
        </w:rPr>
        <w:t>,]</w:t>
      </w:r>
    </w:p>
    <w:p w14:paraId="5A9B15E9"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dis[</w:t>
      </w:r>
      <w:proofErr w:type="spellStart"/>
      <w:r w:rsidRPr="00CB7BC1">
        <w:rPr>
          <w:rFonts w:ascii="Courier New" w:eastAsia="Times New Roman" w:hAnsi="Courier New" w:cs="Courier New"/>
          <w:sz w:val="20"/>
          <w:szCs w:val="20"/>
        </w:rPr>
        <w:t>i</w:t>
      </w:r>
      <w:proofErr w:type="spellEnd"/>
      <w:r w:rsidRPr="00CB7BC1">
        <w:rPr>
          <w:rFonts w:ascii="Courier New" w:eastAsia="Times New Roman" w:hAnsi="Courier New" w:cs="Courier New"/>
          <w:sz w:val="20"/>
          <w:szCs w:val="20"/>
        </w:rPr>
        <w:t xml:space="preserve">] &lt;- </w:t>
      </w:r>
      <w:proofErr w:type="spellStart"/>
      <w:proofErr w:type="gramStart"/>
      <w:r w:rsidRPr="00CB7BC1">
        <w:rPr>
          <w:rFonts w:ascii="Courier New" w:eastAsia="Times New Roman" w:hAnsi="Courier New" w:cs="Courier New"/>
          <w:sz w:val="20"/>
          <w:szCs w:val="20"/>
        </w:rPr>
        <w:t>dist.genpop</w:t>
      </w:r>
      <w:proofErr w:type="spellEnd"/>
      <w:proofErr w:type="gramEnd"/>
      <w:r w:rsidRPr="00CB7BC1">
        <w:rPr>
          <w:rFonts w:ascii="Courier New" w:eastAsia="Times New Roman" w:hAnsi="Courier New" w:cs="Courier New"/>
          <w:sz w:val="20"/>
          <w:szCs w:val="20"/>
        </w:rPr>
        <w:t>(</w:t>
      </w:r>
      <w:proofErr w:type="spellStart"/>
      <w:r w:rsidRPr="00CB7BC1">
        <w:rPr>
          <w:rFonts w:ascii="Courier New" w:eastAsia="Times New Roman" w:hAnsi="Courier New" w:cs="Courier New"/>
          <w:sz w:val="20"/>
          <w:szCs w:val="20"/>
        </w:rPr>
        <w:t>temp_genpop</w:t>
      </w:r>
      <w:proofErr w:type="spellEnd"/>
      <w:r w:rsidRPr="00CB7BC1">
        <w:rPr>
          <w:rFonts w:ascii="Courier New" w:eastAsia="Times New Roman" w:hAnsi="Courier New" w:cs="Courier New"/>
          <w:sz w:val="20"/>
          <w:szCs w:val="20"/>
        </w:rPr>
        <w:t xml:space="preserve">[c(trick, </w:t>
      </w:r>
      <w:proofErr w:type="spellStart"/>
      <w:r w:rsidRPr="00CB7BC1">
        <w:rPr>
          <w:rFonts w:ascii="Courier New" w:eastAsia="Times New Roman" w:hAnsi="Courier New" w:cs="Courier New"/>
          <w:sz w:val="20"/>
          <w:szCs w:val="20"/>
        </w:rPr>
        <w:t>i</w:t>
      </w:r>
      <w:proofErr w:type="spellEnd"/>
      <w:r w:rsidRPr="00CB7BC1">
        <w:rPr>
          <w:rFonts w:ascii="Courier New" w:eastAsia="Times New Roman" w:hAnsi="Courier New" w:cs="Courier New"/>
          <w:sz w:val="20"/>
          <w:szCs w:val="20"/>
        </w:rPr>
        <w:t>),], method = method)</w:t>
      </w:r>
    </w:p>
    <w:p w14:paraId="0AA473B9"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61F83F25"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gramStart"/>
      <w:r w:rsidRPr="00CB7BC1">
        <w:rPr>
          <w:rFonts w:ascii="Courier New" w:eastAsia="Times New Roman" w:hAnsi="Courier New" w:cs="Courier New"/>
          <w:sz w:val="20"/>
          <w:szCs w:val="20"/>
        </w:rPr>
        <w:t>list(</w:t>
      </w:r>
      <w:proofErr w:type="gramEnd"/>
      <w:r w:rsidRPr="00CB7BC1">
        <w:rPr>
          <w:rFonts w:ascii="Courier New" w:eastAsia="Times New Roman" w:hAnsi="Courier New" w:cs="Courier New"/>
          <w:sz w:val="20"/>
          <w:szCs w:val="20"/>
        </w:rPr>
        <w:t>dis = dis)</w:t>
      </w:r>
    </w:p>
    <w:p w14:paraId="0B9B5E76"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62839D8C"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6E3FE50A"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 Initialization of seed, tolerance</w:t>
      </w:r>
    </w:p>
    <w:p w14:paraId="2442A107"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2B284EB4"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if </w:t>
      </w:r>
      <w:proofErr w:type="gramStart"/>
      <w:r w:rsidRPr="00CB7BC1">
        <w:rPr>
          <w:rFonts w:ascii="Courier New" w:eastAsia="Times New Roman" w:hAnsi="Courier New" w:cs="Courier New"/>
          <w:sz w:val="20"/>
          <w:szCs w:val="20"/>
        </w:rPr>
        <w:t>(!</w:t>
      </w:r>
      <w:proofErr w:type="spellStart"/>
      <w:r w:rsidRPr="00CB7BC1">
        <w:rPr>
          <w:rFonts w:ascii="Courier New" w:eastAsia="Times New Roman" w:hAnsi="Courier New" w:cs="Courier New"/>
          <w:sz w:val="20"/>
          <w:szCs w:val="20"/>
        </w:rPr>
        <w:t>is</w:t>
      </w:r>
      <w:proofErr w:type="gramEnd"/>
      <w:r w:rsidRPr="00CB7BC1">
        <w:rPr>
          <w:rFonts w:ascii="Courier New" w:eastAsia="Times New Roman" w:hAnsi="Courier New" w:cs="Courier New"/>
          <w:sz w:val="20"/>
          <w:szCs w:val="20"/>
        </w:rPr>
        <w:t>.null</w:t>
      </w:r>
      <w:proofErr w:type="spellEnd"/>
      <w:r w:rsidRPr="00CB7BC1">
        <w:rPr>
          <w:rFonts w:ascii="Courier New" w:eastAsia="Times New Roman" w:hAnsi="Courier New" w:cs="Courier New"/>
          <w:sz w:val="20"/>
          <w:szCs w:val="20"/>
        </w:rPr>
        <w:t>(seed.)){</w:t>
      </w:r>
    </w:p>
    <w:p w14:paraId="44601BF8"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proofErr w:type="gramStart"/>
      <w:r w:rsidRPr="00CB7BC1">
        <w:rPr>
          <w:rFonts w:ascii="Courier New" w:eastAsia="Times New Roman" w:hAnsi="Courier New" w:cs="Courier New"/>
          <w:sz w:val="20"/>
          <w:szCs w:val="20"/>
        </w:rPr>
        <w:t>set.seed</w:t>
      </w:r>
      <w:proofErr w:type="spellEnd"/>
      <w:proofErr w:type="gramEnd"/>
      <w:r w:rsidRPr="00CB7BC1">
        <w:rPr>
          <w:rFonts w:ascii="Courier New" w:eastAsia="Times New Roman" w:hAnsi="Courier New" w:cs="Courier New"/>
          <w:sz w:val="20"/>
          <w:szCs w:val="20"/>
        </w:rPr>
        <w:t xml:space="preserve">(seed.)      </w:t>
      </w:r>
    </w:p>
    <w:p w14:paraId="361DC4FF"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lang w:val="fr-FR"/>
        </w:rPr>
      </w:pPr>
      <w:r w:rsidRPr="00CB7BC1">
        <w:rPr>
          <w:rFonts w:ascii="Courier New" w:eastAsia="Times New Roman" w:hAnsi="Courier New" w:cs="Courier New"/>
          <w:sz w:val="20"/>
          <w:szCs w:val="20"/>
        </w:rPr>
        <w:t xml:space="preserve">  </w:t>
      </w:r>
      <w:r w:rsidRPr="00CB7BC1">
        <w:rPr>
          <w:rFonts w:ascii="Courier New" w:eastAsia="Times New Roman" w:hAnsi="Courier New" w:cs="Courier New"/>
          <w:sz w:val="20"/>
          <w:szCs w:val="20"/>
          <w:lang w:val="fr-FR"/>
        </w:rPr>
        <w:t>}</w:t>
      </w:r>
    </w:p>
    <w:p w14:paraId="2F1B448D"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lang w:val="fr-FR"/>
        </w:rPr>
      </w:pPr>
      <w:r w:rsidRPr="00CB7BC1">
        <w:rPr>
          <w:rFonts w:ascii="Courier New" w:eastAsia="Times New Roman" w:hAnsi="Courier New" w:cs="Courier New"/>
          <w:sz w:val="20"/>
          <w:szCs w:val="20"/>
          <w:lang w:val="fr-FR"/>
        </w:rPr>
        <w:t xml:space="preserve">  </w:t>
      </w:r>
    </w:p>
    <w:p w14:paraId="4421ADDD"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lang w:val="fr-FR"/>
        </w:rPr>
      </w:pPr>
      <w:r w:rsidRPr="00CB7BC1">
        <w:rPr>
          <w:rFonts w:ascii="Courier New" w:eastAsia="Times New Roman" w:hAnsi="Courier New" w:cs="Courier New"/>
          <w:sz w:val="20"/>
          <w:szCs w:val="20"/>
          <w:lang w:val="fr-FR"/>
        </w:rPr>
        <w:lastRenderedPageBreak/>
        <w:t xml:space="preserve">  </w:t>
      </w:r>
      <w:proofErr w:type="gramStart"/>
      <w:r w:rsidRPr="00CB7BC1">
        <w:rPr>
          <w:rFonts w:ascii="Courier New" w:eastAsia="Times New Roman" w:hAnsi="Courier New" w:cs="Courier New"/>
          <w:sz w:val="20"/>
          <w:szCs w:val="20"/>
          <w:lang w:val="fr-FR"/>
        </w:rPr>
        <w:t>epsilon</w:t>
      </w:r>
      <w:proofErr w:type="gramEnd"/>
      <w:r w:rsidRPr="00CB7BC1">
        <w:rPr>
          <w:rFonts w:ascii="Courier New" w:eastAsia="Times New Roman" w:hAnsi="Courier New" w:cs="Courier New"/>
          <w:sz w:val="20"/>
          <w:szCs w:val="20"/>
          <w:lang w:val="fr-FR"/>
        </w:rPr>
        <w:t xml:space="preserve"> &lt;- </w:t>
      </w:r>
      <w:proofErr w:type="spellStart"/>
      <w:r w:rsidRPr="00CB7BC1">
        <w:rPr>
          <w:rFonts w:ascii="Courier New" w:eastAsia="Times New Roman" w:hAnsi="Courier New" w:cs="Courier New"/>
          <w:sz w:val="20"/>
          <w:szCs w:val="20"/>
          <w:lang w:val="fr-FR"/>
        </w:rPr>
        <w:t>sqrt</w:t>
      </w:r>
      <w:proofErr w:type="spellEnd"/>
      <w:r w:rsidRPr="00CB7BC1">
        <w:rPr>
          <w:rFonts w:ascii="Courier New" w:eastAsia="Times New Roman" w:hAnsi="Courier New" w:cs="Courier New"/>
          <w:sz w:val="20"/>
          <w:szCs w:val="20"/>
          <w:lang w:val="fr-FR"/>
        </w:rPr>
        <w:t>(.</w:t>
      </w:r>
      <w:proofErr w:type="spellStart"/>
      <w:r w:rsidRPr="00CB7BC1">
        <w:rPr>
          <w:rFonts w:ascii="Courier New" w:eastAsia="Times New Roman" w:hAnsi="Courier New" w:cs="Courier New"/>
          <w:sz w:val="20"/>
          <w:szCs w:val="20"/>
          <w:lang w:val="fr-FR"/>
        </w:rPr>
        <w:t>Machine$double.eps</w:t>
      </w:r>
      <w:proofErr w:type="spellEnd"/>
      <w:r w:rsidRPr="00CB7BC1">
        <w:rPr>
          <w:rFonts w:ascii="Courier New" w:eastAsia="Times New Roman" w:hAnsi="Courier New" w:cs="Courier New"/>
          <w:sz w:val="20"/>
          <w:szCs w:val="20"/>
          <w:lang w:val="fr-FR"/>
        </w:rPr>
        <w:t>)</w:t>
      </w:r>
    </w:p>
    <w:p w14:paraId="5B17CC8D"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lang w:val="fr-FR"/>
        </w:rPr>
      </w:pPr>
      <w:r w:rsidRPr="00CB7BC1">
        <w:rPr>
          <w:rFonts w:ascii="Courier New" w:eastAsia="Times New Roman" w:hAnsi="Courier New" w:cs="Courier New"/>
          <w:sz w:val="20"/>
          <w:szCs w:val="20"/>
          <w:lang w:val="fr-FR"/>
        </w:rPr>
        <w:t xml:space="preserve">  </w:t>
      </w:r>
    </w:p>
    <w:p w14:paraId="3B0F3230"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lang w:val="fr-FR"/>
        </w:rPr>
      </w:pPr>
      <w:r w:rsidRPr="00CB7BC1">
        <w:rPr>
          <w:rFonts w:ascii="Courier New" w:eastAsia="Times New Roman" w:hAnsi="Courier New" w:cs="Courier New"/>
          <w:sz w:val="20"/>
          <w:szCs w:val="20"/>
          <w:lang w:val="fr-FR"/>
        </w:rPr>
        <w:t xml:space="preserve">  ##### Dimensions check</w:t>
      </w:r>
    </w:p>
    <w:p w14:paraId="510523AB"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lang w:val="fr-FR"/>
        </w:rPr>
      </w:pPr>
      <w:r w:rsidRPr="00CB7BC1">
        <w:rPr>
          <w:rFonts w:ascii="Courier New" w:eastAsia="Times New Roman" w:hAnsi="Courier New" w:cs="Courier New"/>
          <w:sz w:val="20"/>
          <w:szCs w:val="20"/>
          <w:lang w:val="fr-FR"/>
        </w:rPr>
        <w:t xml:space="preserve">  </w:t>
      </w:r>
    </w:p>
    <w:p w14:paraId="4D3634DB"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lang w:val="fr-FR"/>
        </w:rPr>
        <w:t xml:space="preserve">  </w:t>
      </w:r>
      <w:r w:rsidRPr="00CB7BC1">
        <w:rPr>
          <w:rFonts w:ascii="Courier New" w:eastAsia="Times New Roman" w:hAnsi="Courier New" w:cs="Courier New"/>
          <w:sz w:val="20"/>
          <w:szCs w:val="20"/>
        </w:rPr>
        <w:t xml:space="preserve">n &lt;- </w:t>
      </w:r>
      <w:proofErr w:type="spellStart"/>
      <w:r w:rsidRPr="00CB7BC1">
        <w:rPr>
          <w:rFonts w:ascii="Courier New" w:eastAsia="Times New Roman" w:hAnsi="Courier New" w:cs="Courier New"/>
          <w:sz w:val="20"/>
          <w:szCs w:val="20"/>
        </w:rPr>
        <w:t>nrow</w:t>
      </w:r>
      <w:proofErr w:type="spellEnd"/>
      <w:r w:rsidRPr="00CB7BC1">
        <w:rPr>
          <w:rFonts w:ascii="Courier New" w:eastAsia="Times New Roman" w:hAnsi="Courier New" w:cs="Courier New"/>
          <w:sz w:val="20"/>
          <w:szCs w:val="20"/>
        </w:rPr>
        <w:t>(mat1p@tab)</w:t>
      </w:r>
    </w:p>
    <w:p w14:paraId="33969851"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p &lt;- </w:t>
      </w:r>
      <w:proofErr w:type="spellStart"/>
      <w:r w:rsidRPr="00CB7BC1">
        <w:rPr>
          <w:rFonts w:ascii="Courier New" w:eastAsia="Times New Roman" w:hAnsi="Courier New" w:cs="Courier New"/>
          <w:sz w:val="20"/>
          <w:szCs w:val="20"/>
        </w:rPr>
        <w:t>ncol</w:t>
      </w:r>
      <w:proofErr w:type="spellEnd"/>
      <w:r w:rsidRPr="00CB7BC1">
        <w:rPr>
          <w:rFonts w:ascii="Courier New" w:eastAsia="Times New Roman" w:hAnsi="Courier New" w:cs="Courier New"/>
          <w:sz w:val="20"/>
          <w:szCs w:val="20"/>
        </w:rPr>
        <w:t>(mat1p@tab)</w:t>
      </w:r>
    </w:p>
    <w:p w14:paraId="335E1E56"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if ((</w:t>
      </w:r>
      <w:proofErr w:type="spellStart"/>
      <w:r w:rsidRPr="00CB7BC1">
        <w:rPr>
          <w:rFonts w:ascii="Courier New" w:eastAsia="Times New Roman" w:hAnsi="Courier New" w:cs="Courier New"/>
          <w:sz w:val="20"/>
          <w:szCs w:val="20"/>
        </w:rPr>
        <w:t>nrow</w:t>
      </w:r>
      <w:proofErr w:type="spellEnd"/>
      <w:r w:rsidRPr="00CB7BC1">
        <w:rPr>
          <w:rFonts w:ascii="Courier New" w:eastAsia="Times New Roman" w:hAnsi="Courier New" w:cs="Courier New"/>
          <w:sz w:val="20"/>
          <w:szCs w:val="20"/>
        </w:rPr>
        <w:t>(mat2p@tab</w:t>
      </w:r>
      <w:proofErr w:type="gramStart"/>
      <w:r w:rsidRPr="00CB7BC1">
        <w:rPr>
          <w:rFonts w:ascii="Courier New" w:eastAsia="Times New Roman" w:hAnsi="Courier New" w:cs="Courier New"/>
          <w:sz w:val="20"/>
          <w:szCs w:val="20"/>
        </w:rPr>
        <w:t>) !</w:t>
      </w:r>
      <w:proofErr w:type="gramEnd"/>
      <w:r w:rsidRPr="00CB7BC1">
        <w:rPr>
          <w:rFonts w:ascii="Courier New" w:eastAsia="Times New Roman" w:hAnsi="Courier New" w:cs="Courier New"/>
          <w:sz w:val="20"/>
          <w:szCs w:val="20"/>
        </w:rPr>
        <w:t>= n) | (</w:t>
      </w:r>
      <w:proofErr w:type="spellStart"/>
      <w:r w:rsidRPr="00CB7BC1">
        <w:rPr>
          <w:rFonts w:ascii="Courier New" w:eastAsia="Times New Roman" w:hAnsi="Courier New" w:cs="Courier New"/>
          <w:sz w:val="20"/>
          <w:szCs w:val="20"/>
        </w:rPr>
        <w:t>ncol</w:t>
      </w:r>
      <w:proofErr w:type="spellEnd"/>
      <w:r w:rsidRPr="00CB7BC1">
        <w:rPr>
          <w:rFonts w:ascii="Courier New" w:eastAsia="Times New Roman" w:hAnsi="Courier New" w:cs="Courier New"/>
          <w:sz w:val="20"/>
          <w:szCs w:val="20"/>
        </w:rPr>
        <w:t>(mat2p@tab) != p)){</w:t>
      </w:r>
    </w:p>
    <w:p w14:paraId="3CBEAAF3"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gramStart"/>
      <w:r w:rsidRPr="00CB7BC1">
        <w:rPr>
          <w:rFonts w:ascii="Courier New" w:eastAsia="Times New Roman" w:hAnsi="Courier New" w:cs="Courier New"/>
          <w:sz w:val="20"/>
          <w:szCs w:val="20"/>
        </w:rPr>
        <w:t>stop(</w:t>
      </w:r>
      <w:proofErr w:type="gramEnd"/>
      <w:r w:rsidRPr="00CB7BC1">
        <w:rPr>
          <w:rFonts w:ascii="Courier New" w:eastAsia="Times New Roman" w:hAnsi="Courier New" w:cs="Courier New"/>
          <w:sz w:val="20"/>
          <w:szCs w:val="20"/>
        </w:rPr>
        <w:t>"The matrices are not of the same size!")</w:t>
      </w:r>
    </w:p>
    <w:p w14:paraId="79B100B8"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167587E2"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35EAB874"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 Empirical genetic distances</w:t>
      </w:r>
    </w:p>
    <w:p w14:paraId="08B2FB55"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r w:rsidRPr="00CB7BC1">
        <w:rPr>
          <w:rFonts w:ascii="Courier New" w:eastAsia="Times New Roman" w:hAnsi="Courier New" w:cs="Courier New"/>
          <w:sz w:val="20"/>
          <w:szCs w:val="20"/>
        </w:rPr>
        <w:t>tmp</w:t>
      </w:r>
      <w:proofErr w:type="spellEnd"/>
      <w:r w:rsidRPr="00CB7BC1">
        <w:rPr>
          <w:rFonts w:ascii="Courier New" w:eastAsia="Times New Roman" w:hAnsi="Courier New" w:cs="Courier New"/>
          <w:sz w:val="20"/>
          <w:szCs w:val="20"/>
        </w:rPr>
        <w:t xml:space="preserve"> &lt;- </w:t>
      </w:r>
      <w:proofErr w:type="spellStart"/>
      <w:proofErr w:type="gramStart"/>
      <w:r w:rsidRPr="00CB7BC1">
        <w:rPr>
          <w:rFonts w:ascii="Courier New" w:eastAsia="Times New Roman" w:hAnsi="Courier New" w:cs="Courier New"/>
          <w:sz w:val="20"/>
          <w:szCs w:val="20"/>
        </w:rPr>
        <w:t>dissim</w:t>
      </w:r>
      <w:proofErr w:type="spellEnd"/>
      <w:r w:rsidRPr="00CB7BC1">
        <w:rPr>
          <w:rFonts w:ascii="Courier New" w:eastAsia="Times New Roman" w:hAnsi="Courier New" w:cs="Courier New"/>
          <w:sz w:val="20"/>
          <w:szCs w:val="20"/>
        </w:rPr>
        <w:t>(</w:t>
      </w:r>
      <w:proofErr w:type="gramEnd"/>
      <w:r w:rsidRPr="00CB7BC1">
        <w:rPr>
          <w:rFonts w:ascii="Courier New" w:eastAsia="Times New Roman" w:hAnsi="Courier New" w:cs="Courier New"/>
          <w:sz w:val="20"/>
          <w:szCs w:val="20"/>
        </w:rPr>
        <w:t>mat1p, mat2p, method)</w:t>
      </w:r>
    </w:p>
    <w:p w14:paraId="5560A067"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r w:rsidRPr="00CB7BC1">
        <w:rPr>
          <w:rFonts w:ascii="Courier New" w:eastAsia="Times New Roman" w:hAnsi="Courier New" w:cs="Courier New"/>
          <w:sz w:val="20"/>
          <w:szCs w:val="20"/>
        </w:rPr>
        <w:t>dis.ref</w:t>
      </w:r>
      <w:proofErr w:type="spellEnd"/>
      <w:r w:rsidRPr="00CB7BC1">
        <w:rPr>
          <w:rFonts w:ascii="Courier New" w:eastAsia="Times New Roman" w:hAnsi="Courier New" w:cs="Courier New"/>
          <w:sz w:val="20"/>
          <w:szCs w:val="20"/>
        </w:rPr>
        <w:t xml:space="preserve"> &lt;- </w:t>
      </w:r>
      <w:proofErr w:type="spellStart"/>
      <w:r w:rsidRPr="00CB7BC1">
        <w:rPr>
          <w:rFonts w:ascii="Courier New" w:eastAsia="Times New Roman" w:hAnsi="Courier New" w:cs="Courier New"/>
          <w:sz w:val="20"/>
          <w:szCs w:val="20"/>
        </w:rPr>
        <w:t>tmp$dis</w:t>
      </w:r>
      <w:proofErr w:type="spellEnd"/>
    </w:p>
    <w:p w14:paraId="76F675EB"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6816A4CA"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 Permutations</w:t>
      </w:r>
    </w:p>
    <w:p w14:paraId="47BCD34A"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if (</w:t>
      </w:r>
      <w:proofErr w:type="spellStart"/>
      <w:r w:rsidRPr="00CB7BC1">
        <w:rPr>
          <w:rFonts w:ascii="Courier New" w:eastAsia="Times New Roman" w:hAnsi="Courier New" w:cs="Courier New"/>
          <w:sz w:val="20"/>
          <w:szCs w:val="20"/>
        </w:rPr>
        <w:t>nperm</w:t>
      </w:r>
      <w:proofErr w:type="spellEnd"/>
      <w:r w:rsidRPr="00CB7BC1">
        <w:rPr>
          <w:rFonts w:ascii="Courier New" w:eastAsia="Times New Roman" w:hAnsi="Courier New" w:cs="Courier New"/>
          <w:sz w:val="20"/>
          <w:szCs w:val="20"/>
        </w:rPr>
        <w:t xml:space="preserve"> &gt; 0) {</w:t>
      </w:r>
    </w:p>
    <w:p w14:paraId="3202AC07"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r w:rsidRPr="00CB7BC1">
        <w:rPr>
          <w:rFonts w:ascii="Courier New" w:eastAsia="Times New Roman" w:hAnsi="Courier New" w:cs="Courier New"/>
          <w:sz w:val="20"/>
          <w:szCs w:val="20"/>
        </w:rPr>
        <w:t>my.vec</w:t>
      </w:r>
      <w:proofErr w:type="spellEnd"/>
      <w:r w:rsidRPr="00CB7BC1">
        <w:rPr>
          <w:rFonts w:ascii="Courier New" w:eastAsia="Times New Roman" w:hAnsi="Courier New" w:cs="Courier New"/>
          <w:sz w:val="20"/>
          <w:szCs w:val="20"/>
        </w:rPr>
        <w:t xml:space="preserve"> &lt;- </w:t>
      </w:r>
      <w:proofErr w:type="gramStart"/>
      <w:r w:rsidRPr="00CB7BC1">
        <w:rPr>
          <w:rFonts w:ascii="Courier New" w:eastAsia="Times New Roman" w:hAnsi="Courier New" w:cs="Courier New"/>
          <w:sz w:val="20"/>
          <w:szCs w:val="20"/>
        </w:rPr>
        <w:t>sample(</w:t>
      </w:r>
      <w:proofErr w:type="gramEnd"/>
      <w:r w:rsidRPr="00CB7BC1">
        <w:rPr>
          <w:rFonts w:ascii="Courier New" w:eastAsia="Times New Roman" w:hAnsi="Courier New" w:cs="Courier New"/>
          <w:sz w:val="20"/>
          <w:szCs w:val="20"/>
        </w:rPr>
        <w:t xml:space="preserve">1:(10 * </w:t>
      </w:r>
      <w:proofErr w:type="spellStart"/>
      <w:r w:rsidRPr="00CB7BC1">
        <w:rPr>
          <w:rFonts w:ascii="Courier New" w:eastAsia="Times New Roman" w:hAnsi="Courier New" w:cs="Courier New"/>
          <w:sz w:val="20"/>
          <w:szCs w:val="20"/>
        </w:rPr>
        <w:t>nperm</w:t>
      </w:r>
      <w:proofErr w:type="spellEnd"/>
      <w:r w:rsidRPr="00CB7BC1">
        <w:rPr>
          <w:rFonts w:ascii="Courier New" w:eastAsia="Times New Roman" w:hAnsi="Courier New" w:cs="Courier New"/>
          <w:sz w:val="20"/>
          <w:szCs w:val="20"/>
        </w:rPr>
        <w:t xml:space="preserve">), size = </w:t>
      </w:r>
      <w:proofErr w:type="spellStart"/>
      <w:r w:rsidRPr="00CB7BC1">
        <w:rPr>
          <w:rFonts w:ascii="Courier New" w:eastAsia="Times New Roman" w:hAnsi="Courier New" w:cs="Courier New"/>
          <w:sz w:val="20"/>
          <w:szCs w:val="20"/>
        </w:rPr>
        <w:t>nperm</w:t>
      </w:r>
      <w:proofErr w:type="spellEnd"/>
      <w:r w:rsidRPr="00CB7BC1">
        <w:rPr>
          <w:rFonts w:ascii="Courier New" w:eastAsia="Times New Roman" w:hAnsi="Courier New" w:cs="Courier New"/>
          <w:sz w:val="20"/>
          <w:szCs w:val="20"/>
        </w:rPr>
        <w:t>)</w:t>
      </w:r>
    </w:p>
    <w:p w14:paraId="2B8E62D5"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proofErr w:type="gramStart"/>
      <w:r w:rsidRPr="00CB7BC1">
        <w:rPr>
          <w:rFonts w:ascii="Courier New" w:eastAsia="Times New Roman" w:hAnsi="Courier New" w:cs="Courier New"/>
          <w:sz w:val="20"/>
          <w:szCs w:val="20"/>
        </w:rPr>
        <w:t>outlier.count</w:t>
      </w:r>
      <w:proofErr w:type="spellEnd"/>
      <w:proofErr w:type="gramEnd"/>
      <w:r w:rsidRPr="00CB7BC1">
        <w:rPr>
          <w:rFonts w:ascii="Courier New" w:eastAsia="Times New Roman" w:hAnsi="Courier New" w:cs="Courier New"/>
          <w:sz w:val="20"/>
          <w:szCs w:val="20"/>
        </w:rPr>
        <w:t xml:space="preserve"> = rep(1, n)</w:t>
      </w:r>
    </w:p>
    <w:p w14:paraId="10725A80"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0E06A12B"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for (</w:t>
      </w:r>
      <w:proofErr w:type="spellStart"/>
      <w:r w:rsidRPr="00CB7BC1">
        <w:rPr>
          <w:rFonts w:ascii="Courier New" w:eastAsia="Times New Roman" w:hAnsi="Courier New" w:cs="Courier New"/>
          <w:sz w:val="20"/>
          <w:szCs w:val="20"/>
        </w:rPr>
        <w:t>iperm</w:t>
      </w:r>
      <w:proofErr w:type="spellEnd"/>
      <w:r w:rsidRPr="00CB7BC1">
        <w:rPr>
          <w:rFonts w:ascii="Courier New" w:eastAsia="Times New Roman" w:hAnsi="Courier New" w:cs="Courier New"/>
          <w:sz w:val="20"/>
          <w:szCs w:val="20"/>
        </w:rPr>
        <w:t xml:space="preserve"> in </w:t>
      </w:r>
      <w:proofErr w:type="gramStart"/>
      <w:r w:rsidRPr="00CB7BC1">
        <w:rPr>
          <w:rFonts w:ascii="Courier New" w:eastAsia="Times New Roman" w:hAnsi="Courier New" w:cs="Courier New"/>
          <w:sz w:val="20"/>
          <w:szCs w:val="20"/>
        </w:rPr>
        <w:t>1:nperm</w:t>
      </w:r>
      <w:proofErr w:type="gramEnd"/>
      <w:r w:rsidRPr="00CB7BC1">
        <w:rPr>
          <w:rFonts w:ascii="Courier New" w:eastAsia="Times New Roman" w:hAnsi="Courier New" w:cs="Courier New"/>
          <w:sz w:val="20"/>
          <w:szCs w:val="20"/>
        </w:rPr>
        <w:t>) {</w:t>
      </w:r>
    </w:p>
    <w:p w14:paraId="2F6198BB"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4E2D1AEB"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proofErr w:type="gramStart"/>
      <w:r w:rsidRPr="00CB7BC1">
        <w:rPr>
          <w:rFonts w:ascii="Courier New" w:eastAsia="Times New Roman" w:hAnsi="Courier New" w:cs="Courier New"/>
          <w:sz w:val="20"/>
          <w:szCs w:val="20"/>
        </w:rPr>
        <w:t>set.seed</w:t>
      </w:r>
      <w:proofErr w:type="spellEnd"/>
      <w:proofErr w:type="gramEnd"/>
      <w:r w:rsidRPr="00CB7BC1">
        <w:rPr>
          <w:rFonts w:ascii="Courier New" w:eastAsia="Times New Roman" w:hAnsi="Courier New" w:cs="Courier New"/>
          <w:sz w:val="20"/>
          <w:szCs w:val="20"/>
        </w:rPr>
        <w:t>(</w:t>
      </w:r>
      <w:proofErr w:type="spellStart"/>
      <w:r w:rsidRPr="00CB7BC1">
        <w:rPr>
          <w:rFonts w:ascii="Courier New" w:eastAsia="Times New Roman" w:hAnsi="Courier New" w:cs="Courier New"/>
          <w:sz w:val="20"/>
          <w:szCs w:val="20"/>
        </w:rPr>
        <w:t>my.vec</w:t>
      </w:r>
      <w:proofErr w:type="spellEnd"/>
      <w:r w:rsidRPr="00CB7BC1">
        <w:rPr>
          <w:rFonts w:ascii="Courier New" w:eastAsia="Times New Roman" w:hAnsi="Courier New" w:cs="Courier New"/>
          <w:sz w:val="20"/>
          <w:szCs w:val="20"/>
        </w:rPr>
        <w:t>[</w:t>
      </w:r>
      <w:proofErr w:type="spellStart"/>
      <w:r w:rsidRPr="00CB7BC1">
        <w:rPr>
          <w:rFonts w:ascii="Courier New" w:eastAsia="Times New Roman" w:hAnsi="Courier New" w:cs="Courier New"/>
          <w:sz w:val="20"/>
          <w:szCs w:val="20"/>
        </w:rPr>
        <w:t>iperm</w:t>
      </w:r>
      <w:proofErr w:type="spellEnd"/>
      <w:r w:rsidRPr="00CB7BC1">
        <w:rPr>
          <w:rFonts w:ascii="Courier New" w:eastAsia="Times New Roman" w:hAnsi="Courier New" w:cs="Courier New"/>
          <w:sz w:val="20"/>
          <w:szCs w:val="20"/>
        </w:rPr>
        <w:t>])</w:t>
      </w:r>
    </w:p>
    <w:p w14:paraId="336E932C"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mat1.perm &lt;- mat1p</w:t>
      </w:r>
    </w:p>
    <w:p w14:paraId="3410C4BE"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mat1.perm &lt;- </w:t>
      </w:r>
      <w:proofErr w:type="spellStart"/>
      <w:proofErr w:type="gramStart"/>
      <w:r w:rsidRPr="00CB7BC1">
        <w:rPr>
          <w:rFonts w:ascii="Courier New" w:eastAsia="Times New Roman" w:hAnsi="Courier New" w:cs="Courier New"/>
          <w:sz w:val="20"/>
          <w:szCs w:val="20"/>
        </w:rPr>
        <w:t>shufflepop</w:t>
      </w:r>
      <w:proofErr w:type="spellEnd"/>
      <w:r w:rsidRPr="00CB7BC1">
        <w:rPr>
          <w:rFonts w:ascii="Courier New" w:eastAsia="Times New Roman" w:hAnsi="Courier New" w:cs="Courier New"/>
          <w:sz w:val="20"/>
          <w:szCs w:val="20"/>
        </w:rPr>
        <w:t>(</w:t>
      </w:r>
      <w:proofErr w:type="gramEnd"/>
      <w:r w:rsidRPr="00CB7BC1">
        <w:rPr>
          <w:rFonts w:ascii="Courier New" w:eastAsia="Times New Roman" w:hAnsi="Courier New" w:cs="Courier New"/>
          <w:sz w:val="20"/>
          <w:szCs w:val="20"/>
        </w:rPr>
        <w:t>mat1.perm, method=4)</w:t>
      </w:r>
    </w:p>
    <w:p w14:paraId="02588AFD"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19D8B6D9"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proofErr w:type="gramStart"/>
      <w:r w:rsidRPr="00CB7BC1">
        <w:rPr>
          <w:rFonts w:ascii="Courier New" w:eastAsia="Times New Roman" w:hAnsi="Courier New" w:cs="Courier New"/>
          <w:sz w:val="20"/>
          <w:szCs w:val="20"/>
        </w:rPr>
        <w:t>set.seed</w:t>
      </w:r>
      <w:proofErr w:type="spellEnd"/>
      <w:proofErr w:type="gramEnd"/>
      <w:r w:rsidRPr="00CB7BC1">
        <w:rPr>
          <w:rFonts w:ascii="Courier New" w:eastAsia="Times New Roman" w:hAnsi="Courier New" w:cs="Courier New"/>
          <w:sz w:val="20"/>
          <w:szCs w:val="20"/>
        </w:rPr>
        <w:t>(</w:t>
      </w:r>
      <w:proofErr w:type="spellStart"/>
      <w:r w:rsidRPr="00CB7BC1">
        <w:rPr>
          <w:rFonts w:ascii="Courier New" w:eastAsia="Times New Roman" w:hAnsi="Courier New" w:cs="Courier New"/>
          <w:sz w:val="20"/>
          <w:szCs w:val="20"/>
        </w:rPr>
        <w:t>my.vec</w:t>
      </w:r>
      <w:proofErr w:type="spellEnd"/>
      <w:r w:rsidRPr="00CB7BC1">
        <w:rPr>
          <w:rFonts w:ascii="Courier New" w:eastAsia="Times New Roman" w:hAnsi="Courier New" w:cs="Courier New"/>
          <w:sz w:val="20"/>
          <w:szCs w:val="20"/>
        </w:rPr>
        <w:t>[</w:t>
      </w:r>
      <w:proofErr w:type="spellStart"/>
      <w:r w:rsidRPr="00CB7BC1">
        <w:rPr>
          <w:rFonts w:ascii="Courier New" w:eastAsia="Times New Roman" w:hAnsi="Courier New" w:cs="Courier New"/>
          <w:sz w:val="20"/>
          <w:szCs w:val="20"/>
        </w:rPr>
        <w:t>iperm</w:t>
      </w:r>
      <w:proofErr w:type="spellEnd"/>
      <w:r w:rsidRPr="00CB7BC1">
        <w:rPr>
          <w:rFonts w:ascii="Courier New" w:eastAsia="Times New Roman" w:hAnsi="Courier New" w:cs="Courier New"/>
          <w:sz w:val="20"/>
          <w:szCs w:val="20"/>
        </w:rPr>
        <w:t>])</w:t>
      </w:r>
    </w:p>
    <w:p w14:paraId="29EB5962"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mat2.perm &lt;- mat2p</w:t>
      </w:r>
    </w:p>
    <w:p w14:paraId="44D0D812"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mat2.perm &lt;- </w:t>
      </w:r>
      <w:proofErr w:type="spellStart"/>
      <w:proofErr w:type="gramStart"/>
      <w:r w:rsidRPr="00CB7BC1">
        <w:rPr>
          <w:rFonts w:ascii="Courier New" w:eastAsia="Times New Roman" w:hAnsi="Courier New" w:cs="Courier New"/>
          <w:sz w:val="20"/>
          <w:szCs w:val="20"/>
        </w:rPr>
        <w:t>shufflepop</w:t>
      </w:r>
      <w:proofErr w:type="spellEnd"/>
      <w:r w:rsidRPr="00CB7BC1">
        <w:rPr>
          <w:rFonts w:ascii="Courier New" w:eastAsia="Times New Roman" w:hAnsi="Courier New" w:cs="Courier New"/>
          <w:sz w:val="20"/>
          <w:szCs w:val="20"/>
        </w:rPr>
        <w:t>(</w:t>
      </w:r>
      <w:proofErr w:type="gramEnd"/>
      <w:r w:rsidRPr="00CB7BC1">
        <w:rPr>
          <w:rFonts w:ascii="Courier New" w:eastAsia="Times New Roman" w:hAnsi="Courier New" w:cs="Courier New"/>
          <w:sz w:val="20"/>
          <w:szCs w:val="20"/>
        </w:rPr>
        <w:t>mat2.perm, method=4)</w:t>
      </w:r>
    </w:p>
    <w:p w14:paraId="1AFE11B8"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1FFA77E4"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r w:rsidRPr="00CB7BC1">
        <w:rPr>
          <w:rFonts w:ascii="Courier New" w:eastAsia="Times New Roman" w:hAnsi="Courier New" w:cs="Courier New"/>
          <w:sz w:val="20"/>
          <w:szCs w:val="20"/>
        </w:rPr>
        <w:t>tmp</w:t>
      </w:r>
      <w:proofErr w:type="spellEnd"/>
      <w:r w:rsidRPr="00CB7BC1">
        <w:rPr>
          <w:rFonts w:ascii="Courier New" w:eastAsia="Times New Roman" w:hAnsi="Courier New" w:cs="Courier New"/>
          <w:sz w:val="20"/>
          <w:szCs w:val="20"/>
        </w:rPr>
        <w:t xml:space="preserve"> &lt;- </w:t>
      </w:r>
      <w:proofErr w:type="spellStart"/>
      <w:proofErr w:type="gramStart"/>
      <w:r w:rsidRPr="00CB7BC1">
        <w:rPr>
          <w:rFonts w:ascii="Courier New" w:eastAsia="Times New Roman" w:hAnsi="Courier New" w:cs="Courier New"/>
          <w:sz w:val="20"/>
          <w:szCs w:val="20"/>
        </w:rPr>
        <w:t>dissim</w:t>
      </w:r>
      <w:proofErr w:type="spellEnd"/>
      <w:r w:rsidRPr="00CB7BC1">
        <w:rPr>
          <w:rFonts w:ascii="Courier New" w:eastAsia="Times New Roman" w:hAnsi="Courier New" w:cs="Courier New"/>
          <w:sz w:val="20"/>
          <w:szCs w:val="20"/>
        </w:rPr>
        <w:t>(</w:t>
      </w:r>
      <w:proofErr w:type="gramEnd"/>
      <w:r w:rsidRPr="00CB7BC1">
        <w:rPr>
          <w:rFonts w:ascii="Courier New" w:eastAsia="Times New Roman" w:hAnsi="Courier New" w:cs="Courier New"/>
          <w:sz w:val="20"/>
          <w:szCs w:val="20"/>
        </w:rPr>
        <w:t>mat1.perm, mat2.perm, method)</w:t>
      </w:r>
    </w:p>
    <w:p w14:paraId="66D63A92"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4391DD96"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proofErr w:type="gramStart"/>
      <w:r w:rsidRPr="00CB7BC1">
        <w:rPr>
          <w:rFonts w:ascii="Courier New" w:eastAsia="Times New Roman" w:hAnsi="Courier New" w:cs="Courier New"/>
          <w:sz w:val="20"/>
          <w:szCs w:val="20"/>
        </w:rPr>
        <w:t>dis.perm</w:t>
      </w:r>
      <w:proofErr w:type="spellEnd"/>
      <w:proofErr w:type="gramEnd"/>
      <w:r w:rsidRPr="00CB7BC1">
        <w:rPr>
          <w:rFonts w:ascii="Courier New" w:eastAsia="Times New Roman" w:hAnsi="Courier New" w:cs="Courier New"/>
          <w:sz w:val="20"/>
          <w:szCs w:val="20"/>
        </w:rPr>
        <w:t xml:space="preserve"> &lt;- </w:t>
      </w:r>
      <w:proofErr w:type="spellStart"/>
      <w:r w:rsidRPr="00CB7BC1">
        <w:rPr>
          <w:rFonts w:ascii="Courier New" w:eastAsia="Times New Roman" w:hAnsi="Courier New" w:cs="Courier New"/>
          <w:sz w:val="20"/>
          <w:szCs w:val="20"/>
        </w:rPr>
        <w:t>tmp$dis</w:t>
      </w:r>
      <w:proofErr w:type="spellEnd"/>
    </w:p>
    <w:p w14:paraId="4DEEA892"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r w:rsidRPr="00CB7BC1">
        <w:rPr>
          <w:rFonts w:ascii="Courier New" w:eastAsia="Times New Roman" w:hAnsi="Courier New" w:cs="Courier New"/>
          <w:sz w:val="20"/>
          <w:szCs w:val="20"/>
        </w:rPr>
        <w:t>ge</w:t>
      </w:r>
      <w:proofErr w:type="spellEnd"/>
      <w:r w:rsidRPr="00CB7BC1">
        <w:rPr>
          <w:rFonts w:ascii="Courier New" w:eastAsia="Times New Roman" w:hAnsi="Courier New" w:cs="Courier New"/>
          <w:sz w:val="20"/>
          <w:szCs w:val="20"/>
        </w:rPr>
        <w:t xml:space="preserve"> &lt;- </w:t>
      </w:r>
      <w:proofErr w:type="gramStart"/>
      <w:r w:rsidRPr="00CB7BC1">
        <w:rPr>
          <w:rFonts w:ascii="Courier New" w:eastAsia="Times New Roman" w:hAnsi="Courier New" w:cs="Courier New"/>
          <w:sz w:val="20"/>
          <w:szCs w:val="20"/>
        </w:rPr>
        <w:t>which(</w:t>
      </w:r>
      <w:proofErr w:type="spellStart"/>
      <w:proofErr w:type="gramEnd"/>
      <w:r w:rsidRPr="00CB7BC1">
        <w:rPr>
          <w:rFonts w:ascii="Courier New" w:eastAsia="Times New Roman" w:hAnsi="Courier New" w:cs="Courier New"/>
          <w:sz w:val="20"/>
          <w:szCs w:val="20"/>
        </w:rPr>
        <w:t>dis.perm</w:t>
      </w:r>
      <w:proofErr w:type="spellEnd"/>
      <w:r w:rsidRPr="00CB7BC1">
        <w:rPr>
          <w:rFonts w:ascii="Courier New" w:eastAsia="Times New Roman" w:hAnsi="Courier New" w:cs="Courier New"/>
          <w:sz w:val="20"/>
          <w:szCs w:val="20"/>
        </w:rPr>
        <w:t xml:space="preserve"> + epsilon &gt;= </w:t>
      </w:r>
      <w:proofErr w:type="spellStart"/>
      <w:r w:rsidRPr="00CB7BC1">
        <w:rPr>
          <w:rFonts w:ascii="Courier New" w:eastAsia="Times New Roman" w:hAnsi="Courier New" w:cs="Courier New"/>
          <w:sz w:val="20"/>
          <w:szCs w:val="20"/>
        </w:rPr>
        <w:t>dis.ref</w:t>
      </w:r>
      <w:proofErr w:type="spellEnd"/>
      <w:r w:rsidRPr="00CB7BC1">
        <w:rPr>
          <w:rFonts w:ascii="Courier New" w:eastAsia="Times New Roman" w:hAnsi="Courier New" w:cs="Courier New"/>
          <w:sz w:val="20"/>
          <w:szCs w:val="20"/>
        </w:rPr>
        <w:t>)</w:t>
      </w:r>
    </w:p>
    <w:p w14:paraId="57C5C427"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if (length(</w:t>
      </w:r>
      <w:proofErr w:type="spellStart"/>
      <w:r w:rsidRPr="00CB7BC1">
        <w:rPr>
          <w:rFonts w:ascii="Courier New" w:eastAsia="Times New Roman" w:hAnsi="Courier New" w:cs="Courier New"/>
          <w:sz w:val="20"/>
          <w:szCs w:val="20"/>
        </w:rPr>
        <w:t>ge</w:t>
      </w:r>
      <w:proofErr w:type="spellEnd"/>
      <w:r w:rsidRPr="00CB7BC1">
        <w:rPr>
          <w:rFonts w:ascii="Courier New" w:eastAsia="Times New Roman" w:hAnsi="Courier New" w:cs="Courier New"/>
          <w:sz w:val="20"/>
          <w:szCs w:val="20"/>
        </w:rPr>
        <w:t xml:space="preserve">) &gt; 0) { </w:t>
      </w:r>
    </w:p>
    <w:p w14:paraId="5902E136"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proofErr w:type="gramStart"/>
      <w:r w:rsidRPr="00CB7BC1">
        <w:rPr>
          <w:rFonts w:ascii="Courier New" w:eastAsia="Times New Roman" w:hAnsi="Courier New" w:cs="Courier New"/>
          <w:sz w:val="20"/>
          <w:szCs w:val="20"/>
        </w:rPr>
        <w:t>outlier.count</w:t>
      </w:r>
      <w:proofErr w:type="spellEnd"/>
      <w:proofErr w:type="gramEnd"/>
      <w:r w:rsidRPr="00CB7BC1">
        <w:rPr>
          <w:rFonts w:ascii="Courier New" w:eastAsia="Times New Roman" w:hAnsi="Courier New" w:cs="Courier New"/>
          <w:sz w:val="20"/>
          <w:szCs w:val="20"/>
        </w:rPr>
        <w:t>[</w:t>
      </w:r>
      <w:proofErr w:type="spellStart"/>
      <w:r w:rsidRPr="00CB7BC1">
        <w:rPr>
          <w:rFonts w:ascii="Courier New" w:eastAsia="Times New Roman" w:hAnsi="Courier New" w:cs="Courier New"/>
          <w:sz w:val="20"/>
          <w:szCs w:val="20"/>
        </w:rPr>
        <w:t>ge</w:t>
      </w:r>
      <w:proofErr w:type="spellEnd"/>
      <w:r w:rsidRPr="00CB7BC1">
        <w:rPr>
          <w:rFonts w:ascii="Courier New" w:eastAsia="Times New Roman" w:hAnsi="Courier New" w:cs="Courier New"/>
          <w:sz w:val="20"/>
          <w:szCs w:val="20"/>
        </w:rPr>
        <w:t xml:space="preserve">] &lt;- </w:t>
      </w:r>
      <w:proofErr w:type="spellStart"/>
      <w:r w:rsidRPr="00CB7BC1">
        <w:rPr>
          <w:rFonts w:ascii="Courier New" w:eastAsia="Times New Roman" w:hAnsi="Courier New" w:cs="Courier New"/>
          <w:sz w:val="20"/>
          <w:szCs w:val="20"/>
        </w:rPr>
        <w:t>outlier.count</w:t>
      </w:r>
      <w:proofErr w:type="spellEnd"/>
      <w:r w:rsidRPr="00CB7BC1">
        <w:rPr>
          <w:rFonts w:ascii="Courier New" w:eastAsia="Times New Roman" w:hAnsi="Courier New" w:cs="Courier New"/>
          <w:sz w:val="20"/>
          <w:szCs w:val="20"/>
        </w:rPr>
        <w:t>[</w:t>
      </w:r>
      <w:proofErr w:type="spellStart"/>
      <w:r w:rsidRPr="00CB7BC1">
        <w:rPr>
          <w:rFonts w:ascii="Courier New" w:eastAsia="Times New Roman" w:hAnsi="Courier New" w:cs="Courier New"/>
          <w:sz w:val="20"/>
          <w:szCs w:val="20"/>
        </w:rPr>
        <w:t>ge</w:t>
      </w:r>
      <w:proofErr w:type="spellEnd"/>
      <w:r w:rsidRPr="00CB7BC1">
        <w:rPr>
          <w:rFonts w:ascii="Courier New" w:eastAsia="Times New Roman" w:hAnsi="Courier New" w:cs="Courier New"/>
          <w:sz w:val="20"/>
          <w:szCs w:val="20"/>
        </w:rPr>
        <w:t>] + 1</w:t>
      </w:r>
    </w:p>
    <w:p w14:paraId="5E86B4AC"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70CE2570"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2F7F3CAA"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proofErr w:type="gramStart"/>
      <w:r w:rsidRPr="00CB7BC1">
        <w:rPr>
          <w:rFonts w:ascii="Courier New" w:eastAsia="Times New Roman" w:hAnsi="Courier New" w:cs="Courier New"/>
          <w:sz w:val="20"/>
          <w:szCs w:val="20"/>
        </w:rPr>
        <w:t>p.dist</w:t>
      </w:r>
      <w:proofErr w:type="spellEnd"/>
      <w:proofErr w:type="gramEnd"/>
      <w:r w:rsidRPr="00CB7BC1">
        <w:rPr>
          <w:rFonts w:ascii="Courier New" w:eastAsia="Times New Roman" w:hAnsi="Courier New" w:cs="Courier New"/>
          <w:sz w:val="20"/>
          <w:szCs w:val="20"/>
        </w:rPr>
        <w:t xml:space="preserve"> &lt;- </w:t>
      </w:r>
      <w:proofErr w:type="spellStart"/>
      <w:r w:rsidRPr="00CB7BC1">
        <w:rPr>
          <w:rFonts w:ascii="Courier New" w:eastAsia="Times New Roman" w:hAnsi="Courier New" w:cs="Courier New"/>
          <w:sz w:val="20"/>
          <w:szCs w:val="20"/>
        </w:rPr>
        <w:t>outlier.count</w:t>
      </w:r>
      <w:proofErr w:type="spellEnd"/>
      <w:r w:rsidRPr="00CB7BC1">
        <w:rPr>
          <w:rFonts w:ascii="Courier New" w:eastAsia="Times New Roman" w:hAnsi="Courier New" w:cs="Courier New"/>
          <w:sz w:val="20"/>
          <w:szCs w:val="20"/>
        </w:rPr>
        <w:t>/(</w:t>
      </w:r>
      <w:proofErr w:type="spellStart"/>
      <w:r w:rsidRPr="00CB7BC1">
        <w:rPr>
          <w:rFonts w:ascii="Courier New" w:eastAsia="Times New Roman" w:hAnsi="Courier New" w:cs="Courier New"/>
          <w:sz w:val="20"/>
          <w:szCs w:val="20"/>
        </w:rPr>
        <w:t>nperm</w:t>
      </w:r>
      <w:proofErr w:type="spellEnd"/>
      <w:r w:rsidRPr="00CB7BC1">
        <w:rPr>
          <w:rFonts w:ascii="Courier New" w:eastAsia="Times New Roman" w:hAnsi="Courier New" w:cs="Courier New"/>
          <w:sz w:val="20"/>
          <w:szCs w:val="20"/>
        </w:rPr>
        <w:t xml:space="preserve"> + 1)</w:t>
      </w:r>
    </w:p>
    <w:p w14:paraId="3F470CB7"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23BFA2D9"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09D7148F"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r w:rsidRPr="00CB7BC1">
        <w:rPr>
          <w:rFonts w:ascii="Courier New" w:eastAsia="Times New Roman" w:hAnsi="Courier New" w:cs="Courier New"/>
          <w:sz w:val="20"/>
          <w:szCs w:val="20"/>
        </w:rPr>
        <w:t>p.adj</w:t>
      </w:r>
      <w:proofErr w:type="spellEnd"/>
      <w:r w:rsidRPr="00CB7BC1">
        <w:rPr>
          <w:rFonts w:ascii="Courier New" w:eastAsia="Times New Roman" w:hAnsi="Courier New" w:cs="Courier New"/>
          <w:sz w:val="20"/>
          <w:szCs w:val="20"/>
        </w:rPr>
        <w:t xml:space="preserve"> &lt;- </w:t>
      </w:r>
      <w:proofErr w:type="spellStart"/>
      <w:proofErr w:type="gramStart"/>
      <w:r w:rsidRPr="00CB7BC1">
        <w:rPr>
          <w:rFonts w:ascii="Courier New" w:eastAsia="Times New Roman" w:hAnsi="Courier New" w:cs="Courier New"/>
          <w:sz w:val="20"/>
          <w:szCs w:val="20"/>
        </w:rPr>
        <w:t>p.adjust</w:t>
      </w:r>
      <w:proofErr w:type="spellEnd"/>
      <w:proofErr w:type="gramEnd"/>
      <w:r w:rsidRPr="00CB7BC1">
        <w:rPr>
          <w:rFonts w:ascii="Courier New" w:eastAsia="Times New Roman" w:hAnsi="Courier New" w:cs="Courier New"/>
          <w:sz w:val="20"/>
          <w:szCs w:val="20"/>
        </w:rPr>
        <w:t>(</w:t>
      </w:r>
      <w:proofErr w:type="spellStart"/>
      <w:r w:rsidRPr="00CB7BC1">
        <w:rPr>
          <w:rFonts w:ascii="Courier New" w:eastAsia="Times New Roman" w:hAnsi="Courier New" w:cs="Courier New"/>
          <w:sz w:val="20"/>
          <w:szCs w:val="20"/>
        </w:rPr>
        <w:t>p.dist</w:t>
      </w:r>
      <w:proofErr w:type="spellEnd"/>
      <w:r w:rsidRPr="00CB7BC1">
        <w:rPr>
          <w:rFonts w:ascii="Courier New" w:eastAsia="Times New Roman" w:hAnsi="Courier New" w:cs="Courier New"/>
          <w:sz w:val="20"/>
          <w:szCs w:val="20"/>
        </w:rPr>
        <w:t xml:space="preserve">, method = </w:t>
      </w:r>
      <w:proofErr w:type="spellStart"/>
      <w:r w:rsidRPr="00CB7BC1">
        <w:rPr>
          <w:rFonts w:ascii="Courier New" w:eastAsia="Times New Roman" w:hAnsi="Courier New" w:cs="Courier New"/>
          <w:sz w:val="20"/>
          <w:szCs w:val="20"/>
        </w:rPr>
        <w:t>correc</w:t>
      </w:r>
      <w:proofErr w:type="spellEnd"/>
      <w:r w:rsidRPr="00CB7BC1">
        <w:rPr>
          <w:rFonts w:ascii="Courier New" w:eastAsia="Times New Roman" w:hAnsi="Courier New" w:cs="Courier New"/>
          <w:sz w:val="20"/>
          <w:szCs w:val="20"/>
        </w:rPr>
        <w:t>)</w:t>
      </w:r>
    </w:p>
    <w:p w14:paraId="1B3C6E7E"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7867A89E"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 Gain or loss?</w:t>
      </w:r>
    </w:p>
    <w:p w14:paraId="3BBCB53A"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5181476A"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gramStart"/>
      <w:r w:rsidRPr="00CB7BC1">
        <w:rPr>
          <w:rFonts w:ascii="Courier New" w:eastAsia="Times New Roman" w:hAnsi="Courier New" w:cs="Courier New"/>
          <w:sz w:val="20"/>
          <w:szCs w:val="20"/>
        </w:rPr>
        <w:t>n.pop</w:t>
      </w:r>
      <w:proofErr w:type="gramEnd"/>
      <w:r w:rsidRPr="00CB7BC1">
        <w:rPr>
          <w:rFonts w:ascii="Courier New" w:eastAsia="Times New Roman" w:hAnsi="Courier New" w:cs="Courier New"/>
          <w:sz w:val="20"/>
          <w:szCs w:val="20"/>
        </w:rPr>
        <w:t xml:space="preserve">1 &lt;- </w:t>
      </w:r>
      <w:proofErr w:type="spellStart"/>
      <w:r w:rsidRPr="00CB7BC1">
        <w:rPr>
          <w:rFonts w:ascii="Courier New" w:eastAsia="Times New Roman" w:hAnsi="Courier New" w:cs="Courier New"/>
          <w:sz w:val="20"/>
          <w:szCs w:val="20"/>
        </w:rPr>
        <w:t>seppop</w:t>
      </w:r>
      <w:proofErr w:type="spellEnd"/>
      <w:r w:rsidRPr="00CB7BC1">
        <w:rPr>
          <w:rFonts w:ascii="Courier New" w:eastAsia="Times New Roman" w:hAnsi="Courier New" w:cs="Courier New"/>
          <w:sz w:val="20"/>
          <w:szCs w:val="20"/>
        </w:rPr>
        <w:t>(mat1)</w:t>
      </w:r>
    </w:p>
    <w:p w14:paraId="679D8313"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gramStart"/>
      <w:r w:rsidRPr="00CB7BC1">
        <w:rPr>
          <w:rFonts w:ascii="Courier New" w:eastAsia="Times New Roman" w:hAnsi="Courier New" w:cs="Courier New"/>
          <w:sz w:val="20"/>
          <w:szCs w:val="20"/>
        </w:rPr>
        <w:t>n.pop</w:t>
      </w:r>
      <w:proofErr w:type="gramEnd"/>
      <w:r w:rsidRPr="00CB7BC1">
        <w:rPr>
          <w:rFonts w:ascii="Courier New" w:eastAsia="Times New Roman" w:hAnsi="Courier New" w:cs="Courier New"/>
          <w:sz w:val="20"/>
          <w:szCs w:val="20"/>
        </w:rPr>
        <w:t xml:space="preserve">2 &lt;- </w:t>
      </w:r>
      <w:proofErr w:type="spellStart"/>
      <w:r w:rsidRPr="00CB7BC1">
        <w:rPr>
          <w:rFonts w:ascii="Courier New" w:eastAsia="Times New Roman" w:hAnsi="Courier New" w:cs="Courier New"/>
          <w:sz w:val="20"/>
          <w:szCs w:val="20"/>
        </w:rPr>
        <w:t>seppop</w:t>
      </w:r>
      <w:proofErr w:type="spellEnd"/>
      <w:r w:rsidRPr="00CB7BC1">
        <w:rPr>
          <w:rFonts w:ascii="Courier New" w:eastAsia="Times New Roman" w:hAnsi="Courier New" w:cs="Courier New"/>
          <w:sz w:val="20"/>
          <w:szCs w:val="20"/>
        </w:rPr>
        <w:t>(mat2)</w:t>
      </w:r>
    </w:p>
    <w:p w14:paraId="20BA5A61"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2829F2FD"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gramStart"/>
      <w:r w:rsidRPr="00CB7BC1">
        <w:rPr>
          <w:rFonts w:ascii="Courier New" w:eastAsia="Times New Roman" w:hAnsi="Courier New" w:cs="Courier New"/>
          <w:sz w:val="20"/>
          <w:szCs w:val="20"/>
        </w:rPr>
        <w:t>mean.hexp</w:t>
      </w:r>
      <w:proofErr w:type="gramEnd"/>
      <w:r w:rsidRPr="00CB7BC1">
        <w:rPr>
          <w:rFonts w:ascii="Courier New" w:eastAsia="Times New Roman" w:hAnsi="Courier New" w:cs="Courier New"/>
          <w:sz w:val="20"/>
          <w:szCs w:val="20"/>
        </w:rPr>
        <w:t xml:space="preserve">1 &lt;- </w:t>
      </w:r>
      <w:proofErr w:type="spellStart"/>
      <w:r w:rsidRPr="00CB7BC1">
        <w:rPr>
          <w:rFonts w:ascii="Courier New" w:eastAsia="Times New Roman" w:hAnsi="Courier New" w:cs="Courier New"/>
          <w:sz w:val="20"/>
          <w:szCs w:val="20"/>
        </w:rPr>
        <w:t>do.call</w:t>
      </w:r>
      <w:proofErr w:type="spellEnd"/>
      <w:r w:rsidRPr="00CB7BC1">
        <w:rPr>
          <w:rFonts w:ascii="Courier New" w:eastAsia="Times New Roman" w:hAnsi="Courier New" w:cs="Courier New"/>
          <w:sz w:val="20"/>
          <w:szCs w:val="20"/>
        </w:rPr>
        <w:t xml:space="preserve">("c", </w:t>
      </w:r>
      <w:proofErr w:type="spellStart"/>
      <w:r w:rsidRPr="00CB7BC1">
        <w:rPr>
          <w:rFonts w:ascii="Courier New" w:eastAsia="Times New Roman" w:hAnsi="Courier New" w:cs="Courier New"/>
          <w:sz w:val="20"/>
          <w:szCs w:val="20"/>
        </w:rPr>
        <w:t>lapply</w:t>
      </w:r>
      <w:proofErr w:type="spellEnd"/>
      <w:r w:rsidRPr="00CB7BC1">
        <w:rPr>
          <w:rFonts w:ascii="Courier New" w:eastAsia="Times New Roman" w:hAnsi="Courier New" w:cs="Courier New"/>
          <w:sz w:val="20"/>
          <w:szCs w:val="20"/>
        </w:rPr>
        <w:t>(n.pop1, function(x) mean(summary(x)$</w:t>
      </w:r>
      <w:proofErr w:type="spellStart"/>
      <w:r w:rsidRPr="00CB7BC1">
        <w:rPr>
          <w:rFonts w:ascii="Courier New" w:eastAsia="Times New Roman" w:hAnsi="Courier New" w:cs="Courier New"/>
          <w:sz w:val="20"/>
          <w:szCs w:val="20"/>
        </w:rPr>
        <w:t>Hexp</w:t>
      </w:r>
      <w:proofErr w:type="spellEnd"/>
      <w:r w:rsidRPr="00CB7BC1">
        <w:rPr>
          <w:rFonts w:ascii="Courier New" w:eastAsia="Times New Roman" w:hAnsi="Courier New" w:cs="Courier New"/>
          <w:sz w:val="20"/>
          <w:szCs w:val="20"/>
        </w:rPr>
        <w:t>)))</w:t>
      </w:r>
    </w:p>
    <w:p w14:paraId="6C5B8CC7"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gramStart"/>
      <w:r w:rsidRPr="00CB7BC1">
        <w:rPr>
          <w:rFonts w:ascii="Courier New" w:eastAsia="Times New Roman" w:hAnsi="Courier New" w:cs="Courier New"/>
          <w:sz w:val="20"/>
          <w:szCs w:val="20"/>
        </w:rPr>
        <w:t>mean.hexp</w:t>
      </w:r>
      <w:proofErr w:type="gramEnd"/>
      <w:r w:rsidRPr="00CB7BC1">
        <w:rPr>
          <w:rFonts w:ascii="Courier New" w:eastAsia="Times New Roman" w:hAnsi="Courier New" w:cs="Courier New"/>
          <w:sz w:val="20"/>
          <w:szCs w:val="20"/>
        </w:rPr>
        <w:t xml:space="preserve">2 &lt;- </w:t>
      </w:r>
      <w:proofErr w:type="spellStart"/>
      <w:r w:rsidRPr="00CB7BC1">
        <w:rPr>
          <w:rFonts w:ascii="Courier New" w:eastAsia="Times New Roman" w:hAnsi="Courier New" w:cs="Courier New"/>
          <w:sz w:val="20"/>
          <w:szCs w:val="20"/>
        </w:rPr>
        <w:t>do.call</w:t>
      </w:r>
      <w:proofErr w:type="spellEnd"/>
      <w:r w:rsidRPr="00CB7BC1">
        <w:rPr>
          <w:rFonts w:ascii="Courier New" w:eastAsia="Times New Roman" w:hAnsi="Courier New" w:cs="Courier New"/>
          <w:sz w:val="20"/>
          <w:szCs w:val="20"/>
        </w:rPr>
        <w:t xml:space="preserve">("c", </w:t>
      </w:r>
      <w:proofErr w:type="spellStart"/>
      <w:r w:rsidRPr="00CB7BC1">
        <w:rPr>
          <w:rFonts w:ascii="Courier New" w:eastAsia="Times New Roman" w:hAnsi="Courier New" w:cs="Courier New"/>
          <w:sz w:val="20"/>
          <w:szCs w:val="20"/>
        </w:rPr>
        <w:t>lapply</w:t>
      </w:r>
      <w:proofErr w:type="spellEnd"/>
      <w:r w:rsidRPr="00CB7BC1">
        <w:rPr>
          <w:rFonts w:ascii="Courier New" w:eastAsia="Times New Roman" w:hAnsi="Courier New" w:cs="Courier New"/>
          <w:sz w:val="20"/>
          <w:szCs w:val="20"/>
        </w:rPr>
        <w:t>(n.pop2, function(x) mean(summary(x)$</w:t>
      </w:r>
      <w:proofErr w:type="spellStart"/>
      <w:r w:rsidRPr="00CB7BC1">
        <w:rPr>
          <w:rFonts w:ascii="Courier New" w:eastAsia="Times New Roman" w:hAnsi="Courier New" w:cs="Courier New"/>
          <w:sz w:val="20"/>
          <w:szCs w:val="20"/>
        </w:rPr>
        <w:t>Hexp</w:t>
      </w:r>
      <w:proofErr w:type="spellEnd"/>
      <w:r w:rsidRPr="00CB7BC1">
        <w:rPr>
          <w:rFonts w:ascii="Courier New" w:eastAsia="Times New Roman" w:hAnsi="Courier New" w:cs="Courier New"/>
          <w:sz w:val="20"/>
          <w:szCs w:val="20"/>
        </w:rPr>
        <w:t>)))</w:t>
      </w:r>
    </w:p>
    <w:p w14:paraId="0F34A954"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7250B8E1"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gramStart"/>
      <w:r w:rsidRPr="00CB7BC1">
        <w:rPr>
          <w:rFonts w:ascii="Courier New" w:eastAsia="Times New Roman" w:hAnsi="Courier New" w:cs="Courier New"/>
          <w:sz w:val="20"/>
          <w:szCs w:val="20"/>
        </w:rPr>
        <w:t>mean.hexp</w:t>
      </w:r>
      <w:proofErr w:type="gramEnd"/>
      <w:r w:rsidRPr="00CB7BC1">
        <w:rPr>
          <w:rFonts w:ascii="Courier New" w:eastAsia="Times New Roman" w:hAnsi="Courier New" w:cs="Courier New"/>
          <w:sz w:val="20"/>
          <w:szCs w:val="20"/>
        </w:rPr>
        <w:t>1[</w:t>
      </w:r>
      <w:proofErr w:type="spellStart"/>
      <w:r w:rsidRPr="00CB7BC1">
        <w:rPr>
          <w:rFonts w:ascii="Courier New" w:eastAsia="Times New Roman" w:hAnsi="Courier New" w:cs="Courier New"/>
          <w:sz w:val="20"/>
          <w:szCs w:val="20"/>
        </w:rPr>
        <w:t>is.nan</w:t>
      </w:r>
      <w:proofErr w:type="spellEnd"/>
      <w:r w:rsidRPr="00CB7BC1">
        <w:rPr>
          <w:rFonts w:ascii="Courier New" w:eastAsia="Times New Roman" w:hAnsi="Courier New" w:cs="Courier New"/>
          <w:sz w:val="20"/>
          <w:szCs w:val="20"/>
        </w:rPr>
        <w:t>(mean.hexp1)] &lt;- NA</w:t>
      </w:r>
    </w:p>
    <w:p w14:paraId="1DD186E0"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gramStart"/>
      <w:r w:rsidRPr="00CB7BC1">
        <w:rPr>
          <w:rFonts w:ascii="Courier New" w:eastAsia="Times New Roman" w:hAnsi="Courier New" w:cs="Courier New"/>
          <w:sz w:val="20"/>
          <w:szCs w:val="20"/>
        </w:rPr>
        <w:t>mean.hexp</w:t>
      </w:r>
      <w:proofErr w:type="gramEnd"/>
      <w:r w:rsidRPr="00CB7BC1">
        <w:rPr>
          <w:rFonts w:ascii="Courier New" w:eastAsia="Times New Roman" w:hAnsi="Courier New" w:cs="Courier New"/>
          <w:sz w:val="20"/>
          <w:szCs w:val="20"/>
        </w:rPr>
        <w:t>2[</w:t>
      </w:r>
      <w:proofErr w:type="spellStart"/>
      <w:r w:rsidRPr="00CB7BC1">
        <w:rPr>
          <w:rFonts w:ascii="Courier New" w:eastAsia="Times New Roman" w:hAnsi="Courier New" w:cs="Courier New"/>
          <w:sz w:val="20"/>
          <w:szCs w:val="20"/>
        </w:rPr>
        <w:t>is.nan</w:t>
      </w:r>
      <w:proofErr w:type="spellEnd"/>
      <w:r w:rsidRPr="00CB7BC1">
        <w:rPr>
          <w:rFonts w:ascii="Courier New" w:eastAsia="Times New Roman" w:hAnsi="Courier New" w:cs="Courier New"/>
          <w:sz w:val="20"/>
          <w:szCs w:val="20"/>
        </w:rPr>
        <w:t>(mean.hexp2)] &lt;- NA</w:t>
      </w:r>
    </w:p>
    <w:p w14:paraId="0A301206"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71303111"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roofErr w:type="spellStart"/>
      <w:r w:rsidRPr="00CB7BC1">
        <w:rPr>
          <w:rFonts w:ascii="Courier New" w:eastAsia="Times New Roman" w:hAnsi="Courier New" w:cs="Courier New"/>
          <w:sz w:val="20"/>
          <w:szCs w:val="20"/>
        </w:rPr>
        <w:t>simple_diff</w:t>
      </w:r>
      <w:proofErr w:type="spellEnd"/>
      <w:r w:rsidRPr="00CB7BC1">
        <w:rPr>
          <w:rFonts w:ascii="Courier New" w:eastAsia="Times New Roman" w:hAnsi="Courier New" w:cs="Courier New"/>
          <w:sz w:val="20"/>
          <w:szCs w:val="20"/>
        </w:rPr>
        <w:t xml:space="preserve"> &lt;- </w:t>
      </w:r>
      <w:proofErr w:type="gramStart"/>
      <w:r w:rsidRPr="00CB7BC1">
        <w:rPr>
          <w:rFonts w:ascii="Courier New" w:eastAsia="Times New Roman" w:hAnsi="Courier New" w:cs="Courier New"/>
          <w:sz w:val="20"/>
          <w:szCs w:val="20"/>
        </w:rPr>
        <w:t>mean.hexp</w:t>
      </w:r>
      <w:proofErr w:type="gramEnd"/>
      <w:r w:rsidRPr="00CB7BC1">
        <w:rPr>
          <w:rFonts w:ascii="Courier New" w:eastAsia="Times New Roman" w:hAnsi="Courier New" w:cs="Courier New"/>
          <w:sz w:val="20"/>
          <w:szCs w:val="20"/>
        </w:rPr>
        <w:t>2 - mean.hexp1</w:t>
      </w:r>
    </w:p>
    <w:p w14:paraId="60D73E8D"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3C879E49"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lastRenderedPageBreak/>
        <w:t xml:space="preserve">  output &lt;- </w:t>
      </w:r>
      <w:proofErr w:type="gramStart"/>
      <w:r w:rsidRPr="00CB7BC1">
        <w:rPr>
          <w:rFonts w:ascii="Courier New" w:eastAsia="Times New Roman" w:hAnsi="Courier New" w:cs="Courier New"/>
          <w:sz w:val="20"/>
          <w:szCs w:val="20"/>
        </w:rPr>
        <w:t>list(</w:t>
      </w:r>
      <w:proofErr w:type="gramEnd"/>
      <w:r w:rsidRPr="00CB7BC1">
        <w:rPr>
          <w:rFonts w:ascii="Courier New" w:eastAsia="Times New Roman" w:hAnsi="Courier New" w:cs="Courier New"/>
          <w:sz w:val="20"/>
          <w:szCs w:val="20"/>
        </w:rPr>
        <w:t xml:space="preserve">TBI = </w:t>
      </w:r>
      <w:proofErr w:type="spellStart"/>
      <w:r w:rsidRPr="00CB7BC1">
        <w:rPr>
          <w:rFonts w:ascii="Courier New" w:eastAsia="Times New Roman" w:hAnsi="Courier New" w:cs="Courier New"/>
          <w:sz w:val="20"/>
          <w:szCs w:val="20"/>
        </w:rPr>
        <w:t>dis.ref</w:t>
      </w:r>
      <w:proofErr w:type="spellEnd"/>
      <w:r w:rsidRPr="00CB7BC1">
        <w:rPr>
          <w:rFonts w:ascii="Courier New" w:eastAsia="Times New Roman" w:hAnsi="Courier New" w:cs="Courier New"/>
          <w:sz w:val="20"/>
          <w:szCs w:val="20"/>
        </w:rPr>
        <w:t xml:space="preserve">, </w:t>
      </w:r>
      <w:proofErr w:type="spellStart"/>
      <w:r w:rsidRPr="00CB7BC1">
        <w:rPr>
          <w:rFonts w:ascii="Courier New" w:eastAsia="Times New Roman" w:hAnsi="Courier New" w:cs="Courier New"/>
          <w:sz w:val="20"/>
          <w:szCs w:val="20"/>
        </w:rPr>
        <w:t>p.TBI</w:t>
      </w:r>
      <w:proofErr w:type="spellEnd"/>
      <w:r w:rsidRPr="00CB7BC1">
        <w:rPr>
          <w:rFonts w:ascii="Courier New" w:eastAsia="Times New Roman" w:hAnsi="Courier New" w:cs="Courier New"/>
          <w:sz w:val="20"/>
          <w:szCs w:val="20"/>
        </w:rPr>
        <w:t xml:space="preserve"> = </w:t>
      </w:r>
      <w:proofErr w:type="spellStart"/>
      <w:r w:rsidRPr="00CB7BC1">
        <w:rPr>
          <w:rFonts w:ascii="Courier New" w:eastAsia="Times New Roman" w:hAnsi="Courier New" w:cs="Courier New"/>
          <w:sz w:val="20"/>
          <w:szCs w:val="20"/>
        </w:rPr>
        <w:t>p.dist</w:t>
      </w:r>
      <w:proofErr w:type="spellEnd"/>
      <w:r w:rsidRPr="00CB7BC1">
        <w:rPr>
          <w:rFonts w:ascii="Courier New" w:eastAsia="Times New Roman" w:hAnsi="Courier New" w:cs="Courier New"/>
          <w:sz w:val="20"/>
          <w:szCs w:val="20"/>
        </w:rPr>
        <w:t xml:space="preserve">, </w:t>
      </w:r>
      <w:proofErr w:type="spellStart"/>
      <w:r w:rsidRPr="00CB7BC1">
        <w:rPr>
          <w:rFonts w:ascii="Courier New" w:eastAsia="Times New Roman" w:hAnsi="Courier New" w:cs="Courier New"/>
          <w:sz w:val="20"/>
          <w:szCs w:val="20"/>
        </w:rPr>
        <w:t>p.adj</w:t>
      </w:r>
      <w:proofErr w:type="spellEnd"/>
      <w:r w:rsidRPr="00CB7BC1">
        <w:rPr>
          <w:rFonts w:ascii="Courier New" w:eastAsia="Times New Roman" w:hAnsi="Courier New" w:cs="Courier New"/>
          <w:sz w:val="20"/>
          <w:szCs w:val="20"/>
        </w:rPr>
        <w:t xml:space="preserve"> = </w:t>
      </w:r>
      <w:proofErr w:type="spellStart"/>
      <w:r w:rsidRPr="00CB7BC1">
        <w:rPr>
          <w:rFonts w:ascii="Courier New" w:eastAsia="Times New Roman" w:hAnsi="Courier New" w:cs="Courier New"/>
          <w:sz w:val="20"/>
          <w:szCs w:val="20"/>
        </w:rPr>
        <w:t>p.adj</w:t>
      </w:r>
      <w:proofErr w:type="spellEnd"/>
      <w:r w:rsidRPr="00CB7BC1">
        <w:rPr>
          <w:rFonts w:ascii="Courier New" w:eastAsia="Times New Roman" w:hAnsi="Courier New" w:cs="Courier New"/>
          <w:sz w:val="20"/>
          <w:szCs w:val="20"/>
        </w:rPr>
        <w:t xml:space="preserve">, </w:t>
      </w:r>
      <w:proofErr w:type="spellStart"/>
      <w:r w:rsidRPr="00CB7BC1">
        <w:rPr>
          <w:rFonts w:ascii="Courier New" w:eastAsia="Times New Roman" w:hAnsi="Courier New" w:cs="Courier New"/>
          <w:sz w:val="20"/>
          <w:szCs w:val="20"/>
        </w:rPr>
        <w:t>gainloss</w:t>
      </w:r>
      <w:proofErr w:type="spellEnd"/>
      <w:r w:rsidRPr="00CB7BC1">
        <w:rPr>
          <w:rFonts w:ascii="Courier New" w:eastAsia="Times New Roman" w:hAnsi="Courier New" w:cs="Courier New"/>
          <w:sz w:val="20"/>
          <w:szCs w:val="20"/>
        </w:rPr>
        <w:t xml:space="preserve"> = </w:t>
      </w:r>
      <w:proofErr w:type="spellStart"/>
      <w:r w:rsidRPr="00CB7BC1">
        <w:rPr>
          <w:rFonts w:ascii="Courier New" w:eastAsia="Times New Roman" w:hAnsi="Courier New" w:cs="Courier New"/>
          <w:sz w:val="20"/>
          <w:szCs w:val="20"/>
        </w:rPr>
        <w:t>simple_diff</w:t>
      </w:r>
      <w:proofErr w:type="spellEnd"/>
      <w:r w:rsidRPr="00CB7BC1">
        <w:rPr>
          <w:rFonts w:ascii="Courier New" w:eastAsia="Times New Roman" w:hAnsi="Courier New" w:cs="Courier New"/>
          <w:sz w:val="20"/>
          <w:szCs w:val="20"/>
        </w:rPr>
        <w:t>[</w:t>
      </w:r>
      <w:proofErr w:type="spellStart"/>
      <w:r w:rsidRPr="00CB7BC1">
        <w:rPr>
          <w:rFonts w:ascii="Courier New" w:eastAsia="Times New Roman" w:hAnsi="Courier New" w:cs="Courier New"/>
          <w:sz w:val="20"/>
          <w:szCs w:val="20"/>
        </w:rPr>
        <w:t>p.adj</w:t>
      </w:r>
      <w:proofErr w:type="spellEnd"/>
      <w:r w:rsidRPr="00CB7BC1">
        <w:rPr>
          <w:rFonts w:ascii="Courier New" w:eastAsia="Times New Roman" w:hAnsi="Courier New" w:cs="Courier New"/>
          <w:sz w:val="20"/>
          <w:szCs w:val="20"/>
        </w:rPr>
        <w:t xml:space="preserve"> &lt; </w:t>
      </w:r>
      <w:proofErr w:type="spellStart"/>
      <w:r w:rsidRPr="00CB7BC1">
        <w:rPr>
          <w:rFonts w:ascii="Courier New" w:eastAsia="Times New Roman" w:hAnsi="Courier New" w:cs="Courier New"/>
          <w:sz w:val="20"/>
          <w:szCs w:val="20"/>
        </w:rPr>
        <w:t>thresh_for_GL</w:t>
      </w:r>
      <w:proofErr w:type="spellEnd"/>
      <w:r w:rsidRPr="00CB7BC1">
        <w:rPr>
          <w:rFonts w:ascii="Courier New" w:eastAsia="Times New Roman" w:hAnsi="Courier New" w:cs="Courier New"/>
          <w:sz w:val="20"/>
          <w:szCs w:val="20"/>
        </w:rPr>
        <w:t>])</w:t>
      </w:r>
    </w:p>
    <w:p w14:paraId="39D0220C"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00B703CD"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class(output) &lt;- "TGI"</w:t>
      </w:r>
    </w:p>
    <w:p w14:paraId="08196FFF"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w:t>
      </w:r>
    </w:p>
    <w:p w14:paraId="52EA36AB" w14:textId="77777777" w:rsidR="00A8468A"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 xml:space="preserve">  return(output)</w:t>
      </w:r>
    </w:p>
    <w:p w14:paraId="1A2F934D" w14:textId="2033F426" w:rsidR="00F267BC" w:rsidRPr="00CB7BC1" w:rsidRDefault="00A8468A"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w:t>
      </w:r>
    </w:p>
    <w:p w14:paraId="042A08C3" w14:textId="499FB1C8" w:rsidR="005C0F0E" w:rsidRPr="00CB7BC1" w:rsidRDefault="005C0F0E" w:rsidP="00803ABB">
      <w:pPr>
        <w:widowControl w:val="0"/>
        <w:autoSpaceDE w:val="0"/>
        <w:autoSpaceDN w:val="0"/>
        <w:adjustRightInd w:val="0"/>
        <w:spacing w:after="0" w:line="240" w:lineRule="auto"/>
        <w:contextualSpacing/>
        <w:rPr>
          <w:rFonts w:ascii="Courier New" w:eastAsia="Times New Roman" w:hAnsi="Courier New" w:cs="Courier New"/>
          <w:sz w:val="20"/>
          <w:szCs w:val="20"/>
        </w:rPr>
      </w:pPr>
      <w:r w:rsidRPr="00CB7BC1">
        <w:rPr>
          <w:rFonts w:ascii="Courier New" w:eastAsia="Times New Roman" w:hAnsi="Courier New" w:cs="Courier New"/>
          <w:sz w:val="20"/>
          <w:szCs w:val="20"/>
        </w:rPr>
        <w:t>#############################################################################</w:t>
      </w:r>
    </w:p>
    <w:p w14:paraId="55AA5830" w14:textId="5E435750" w:rsidR="00F267BC" w:rsidRPr="00CB7BC1" w:rsidRDefault="00803ABB" w:rsidP="00803ABB">
      <w:pPr>
        <w:widowControl w:val="0"/>
        <w:autoSpaceDE w:val="0"/>
        <w:autoSpaceDN w:val="0"/>
        <w:adjustRightInd w:val="0"/>
        <w:spacing w:before="240" w:after="240" w:line="240" w:lineRule="auto"/>
        <w:rPr>
          <w:rFonts w:ascii="Courier New" w:hAnsi="Courier New" w:cs="Courier New"/>
          <w:b/>
          <w:bCs/>
          <w:sz w:val="20"/>
          <w:szCs w:val="20"/>
        </w:rPr>
      </w:pPr>
      <w:r w:rsidRPr="00CB7BC1">
        <w:rPr>
          <w:rFonts w:ascii="Courier New" w:hAnsi="Courier New" w:cs="Courier New"/>
          <w:b/>
          <w:bCs/>
          <w:sz w:val="20"/>
          <w:szCs w:val="20"/>
        </w:rPr>
        <w:t xml:space="preserve">&gt; </w:t>
      </w:r>
      <w:proofErr w:type="spellStart"/>
      <w:r w:rsidRPr="00CB7BC1">
        <w:rPr>
          <w:rFonts w:ascii="Courier New" w:hAnsi="Courier New" w:cs="Courier New"/>
          <w:b/>
          <w:bCs/>
          <w:sz w:val="20"/>
          <w:szCs w:val="20"/>
        </w:rPr>
        <w:t>goby_test</w:t>
      </w:r>
      <w:proofErr w:type="spellEnd"/>
      <w:r w:rsidRPr="00CB7BC1">
        <w:rPr>
          <w:rFonts w:ascii="Courier New" w:hAnsi="Courier New" w:cs="Courier New"/>
          <w:b/>
          <w:bCs/>
          <w:sz w:val="20"/>
          <w:szCs w:val="20"/>
        </w:rPr>
        <w:t xml:space="preserve"> &lt;- </w:t>
      </w:r>
      <w:proofErr w:type="gramStart"/>
      <w:r w:rsidRPr="00CB7BC1">
        <w:rPr>
          <w:rFonts w:ascii="Courier New" w:hAnsi="Courier New" w:cs="Courier New"/>
          <w:b/>
          <w:bCs/>
          <w:sz w:val="20"/>
          <w:szCs w:val="20"/>
        </w:rPr>
        <w:t>TGI</w:t>
      </w:r>
      <w:r w:rsidR="00CB7BC1">
        <w:rPr>
          <w:rFonts w:ascii="Courier New" w:hAnsi="Courier New" w:cs="Courier New"/>
          <w:b/>
          <w:bCs/>
          <w:sz w:val="20"/>
          <w:szCs w:val="20"/>
        </w:rPr>
        <w:t>(</w:t>
      </w:r>
      <w:proofErr w:type="spellStart"/>
      <w:proofErr w:type="gramEnd"/>
      <w:r w:rsidRPr="00CB7BC1">
        <w:rPr>
          <w:rFonts w:ascii="Courier New" w:hAnsi="Courier New" w:cs="Courier New"/>
          <w:b/>
          <w:bCs/>
          <w:sz w:val="20"/>
          <w:szCs w:val="20"/>
        </w:rPr>
        <w:t>goby_first</w:t>
      </w:r>
      <w:proofErr w:type="spellEnd"/>
      <w:r w:rsidRPr="00CB7BC1">
        <w:rPr>
          <w:rFonts w:ascii="Courier New" w:hAnsi="Courier New" w:cs="Courier New"/>
          <w:b/>
          <w:bCs/>
          <w:sz w:val="20"/>
          <w:szCs w:val="20"/>
        </w:rPr>
        <w:t xml:space="preserve">, </w:t>
      </w:r>
      <w:proofErr w:type="spellStart"/>
      <w:r w:rsidRPr="00CB7BC1">
        <w:rPr>
          <w:rFonts w:ascii="Courier New" w:hAnsi="Courier New" w:cs="Courier New"/>
          <w:b/>
          <w:bCs/>
          <w:sz w:val="20"/>
          <w:szCs w:val="20"/>
        </w:rPr>
        <w:t>goby_second</w:t>
      </w:r>
      <w:proofErr w:type="spellEnd"/>
      <w:r w:rsidRPr="00CB7BC1">
        <w:rPr>
          <w:rFonts w:ascii="Courier New" w:hAnsi="Courier New" w:cs="Courier New"/>
          <w:b/>
          <w:bCs/>
          <w:sz w:val="20"/>
          <w:szCs w:val="20"/>
        </w:rPr>
        <w:t xml:space="preserve">, </w:t>
      </w:r>
      <w:proofErr w:type="spellStart"/>
      <w:r w:rsidRPr="00CB7BC1">
        <w:rPr>
          <w:rFonts w:ascii="Courier New" w:hAnsi="Courier New" w:cs="Courier New"/>
          <w:b/>
          <w:bCs/>
          <w:sz w:val="20"/>
          <w:szCs w:val="20"/>
        </w:rPr>
        <w:t>nperm</w:t>
      </w:r>
      <w:proofErr w:type="spellEnd"/>
      <w:r w:rsidRPr="00CB7BC1">
        <w:rPr>
          <w:rFonts w:ascii="Courier New" w:hAnsi="Courier New" w:cs="Courier New"/>
          <w:b/>
          <w:bCs/>
          <w:sz w:val="20"/>
          <w:szCs w:val="20"/>
        </w:rPr>
        <w:t xml:space="preserve"> = 9999, method = 4)</w:t>
      </w:r>
    </w:p>
    <w:p w14:paraId="5C3E0FD2" w14:textId="480E5BCE" w:rsidR="00803ABB" w:rsidRPr="00CB7BC1" w:rsidRDefault="00803ABB" w:rsidP="00803ABB">
      <w:pPr>
        <w:widowControl w:val="0"/>
        <w:autoSpaceDE w:val="0"/>
        <w:autoSpaceDN w:val="0"/>
        <w:adjustRightInd w:val="0"/>
        <w:spacing w:before="240" w:after="240" w:line="240" w:lineRule="auto"/>
        <w:rPr>
          <w:rFonts w:ascii="Courier New" w:hAnsi="Courier New" w:cs="Courier New"/>
          <w:b/>
          <w:bCs/>
          <w:sz w:val="20"/>
          <w:szCs w:val="20"/>
        </w:rPr>
      </w:pPr>
      <w:r w:rsidRPr="00CB7BC1">
        <w:rPr>
          <w:rFonts w:ascii="Courier New" w:hAnsi="Courier New" w:cs="Courier New"/>
          <w:b/>
          <w:bCs/>
          <w:sz w:val="20"/>
          <w:szCs w:val="20"/>
        </w:rPr>
        <w:t xml:space="preserve">&gt; </w:t>
      </w:r>
      <w:proofErr w:type="spellStart"/>
      <w:r w:rsidRPr="00CB7BC1">
        <w:rPr>
          <w:rFonts w:ascii="Courier New" w:hAnsi="Courier New" w:cs="Courier New"/>
          <w:b/>
          <w:bCs/>
          <w:sz w:val="20"/>
          <w:szCs w:val="20"/>
        </w:rPr>
        <w:t>goby_test</w:t>
      </w:r>
      <w:proofErr w:type="spellEnd"/>
    </w:p>
    <w:p w14:paraId="53F1D4A3" w14:textId="4049CF59" w:rsidR="00803ABB" w:rsidRPr="0012398F" w:rsidRDefault="00803ABB" w:rsidP="00803ABB">
      <w:pPr>
        <w:widowControl w:val="0"/>
        <w:autoSpaceDE w:val="0"/>
        <w:autoSpaceDN w:val="0"/>
        <w:adjustRightInd w:val="0"/>
        <w:spacing w:before="240" w:after="240" w:line="240" w:lineRule="auto"/>
        <w:rPr>
          <w:rFonts w:ascii="Courier New" w:hAnsi="Courier New" w:cs="Courier New"/>
          <w:sz w:val="20"/>
          <w:szCs w:val="20"/>
          <w:lang w:val="en-GB"/>
        </w:rPr>
      </w:pPr>
      <w:r w:rsidRPr="0012398F">
        <w:rPr>
          <w:rFonts w:ascii="Courier New" w:hAnsi="Courier New" w:cs="Courier New"/>
          <w:sz w:val="20"/>
          <w:szCs w:val="20"/>
          <w:lang w:val="en-GB"/>
        </w:rPr>
        <w:t>$TBI #index values</w:t>
      </w:r>
    </w:p>
    <w:p w14:paraId="7F7759E3" w14:textId="77777777" w:rsidR="00803ABB" w:rsidRPr="0012398F" w:rsidRDefault="00803ABB" w:rsidP="00803ABB">
      <w:pPr>
        <w:widowControl w:val="0"/>
        <w:autoSpaceDE w:val="0"/>
        <w:autoSpaceDN w:val="0"/>
        <w:adjustRightInd w:val="0"/>
        <w:spacing w:before="240" w:after="240" w:line="240" w:lineRule="auto"/>
        <w:rPr>
          <w:rFonts w:ascii="Courier New" w:hAnsi="Courier New" w:cs="Courier New"/>
          <w:sz w:val="20"/>
          <w:szCs w:val="20"/>
          <w:lang w:val="en-GB"/>
        </w:rPr>
      </w:pPr>
      <w:r w:rsidRPr="0012398F">
        <w:rPr>
          <w:rFonts w:ascii="Courier New" w:hAnsi="Courier New" w:cs="Courier New"/>
          <w:sz w:val="20"/>
          <w:szCs w:val="20"/>
          <w:lang w:val="en-GB"/>
        </w:rPr>
        <w:t xml:space="preserve">[1] 0.06432131 0.06089485 </w:t>
      </w:r>
      <w:r w:rsidRPr="0012398F">
        <w:rPr>
          <w:rFonts w:ascii="Courier New" w:hAnsi="Courier New" w:cs="Courier New"/>
          <w:b/>
          <w:bCs/>
          <w:color w:val="FF0000"/>
          <w:sz w:val="20"/>
          <w:szCs w:val="20"/>
          <w:lang w:val="en-GB"/>
        </w:rPr>
        <w:t>0.15212258</w:t>
      </w:r>
      <w:r w:rsidRPr="0012398F">
        <w:rPr>
          <w:rFonts w:ascii="Courier New" w:hAnsi="Courier New" w:cs="Courier New"/>
          <w:color w:val="FF0000"/>
          <w:sz w:val="20"/>
          <w:szCs w:val="20"/>
          <w:lang w:val="en-GB"/>
        </w:rPr>
        <w:t xml:space="preserve"> </w:t>
      </w:r>
      <w:r w:rsidRPr="0012398F">
        <w:rPr>
          <w:rFonts w:ascii="Courier New" w:hAnsi="Courier New" w:cs="Courier New"/>
          <w:sz w:val="20"/>
          <w:szCs w:val="20"/>
          <w:lang w:val="en-GB"/>
        </w:rPr>
        <w:t>0.02258920 0.07247326 0.04463856 0.06672004 0.02238467</w:t>
      </w:r>
    </w:p>
    <w:p w14:paraId="20C05027" w14:textId="77777777" w:rsidR="00803ABB" w:rsidRPr="0012398F" w:rsidRDefault="00803ABB" w:rsidP="00803ABB">
      <w:pPr>
        <w:widowControl w:val="0"/>
        <w:autoSpaceDE w:val="0"/>
        <w:autoSpaceDN w:val="0"/>
        <w:adjustRightInd w:val="0"/>
        <w:spacing w:before="240" w:after="240" w:line="240" w:lineRule="auto"/>
        <w:rPr>
          <w:rFonts w:ascii="Courier New" w:hAnsi="Courier New" w:cs="Courier New"/>
          <w:sz w:val="20"/>
          <w:szCs w:val="20"/>
          <w:lang w:val="en-GB"/>
        </w:rPr>
      </w:pPr>
    </w:p>
    <w:p w14:paraId="0CCFB739" w14:textId="02AF3AA6" w:rsidR="00803ABB" w:rsidRPr="0012398F" w:rsidRDefault="00803ABB" w:rsidP="00803ABB">
      <w:pPr>
        <w:widowControl w:val="0"/>
        <w:autoSpaceDE w:val="0"/>
        <w:autoSpaceDN w:val="0"/>
        <w:adjustRightInd w:val="0"/>
        <w:spacing w:before="240" w:after="240" w:line="240" w:lineRule="auto"/>
        <w:rPr>
          <w:rFonts w:ascii="Courier New" w:hAnsi="Courier New" w:cs="Courier New"/>
          <w:sz w:val="20"/>
          <w:szCs w:val="20"/>
          <w:lang w:val="en-GB"/>
        </w:rPr>
      </w:pPr>
      <w:r w:rsidRPr="0012398F">
        <w:rPr>
          <w:rFonts w:ascii="Courier New" w:hAnsi="Courier New" w:cs="Courier New"/>
          <w:sz w:val="20"/>
          <w:szCs w:val="20"/>
          <w:lang w:val="en-GB"/>
        </w:rPr>
        <w:t>$</w:t>
      </w:r>
      <w:proofErr w:type="spellStart"/>
      <w:r w:rsidRPr="0012398F">
        <w:rPr>
          <w:rFonts w:ascii="Courier New" w:hAnsi="Courier New" w:cs="Courier New"/>
          <w:sz w:val="20"/>
          <w:szCs w:val="20"/>
          <w:lang w:val="en-GB"/>
        </w:rPr>
        <w:t>p.TBI</w:t>
      </w:r>
      <w:proofErr w:type="spellEnd"/>
      <w:r w:rsidRPr="0012398F">
        <w:rPr>
          <w:rFonts w:ascii="Courier New" w:hAnsi="Courier New" w:cs="Courier New"/>
          <w:sz w:val="20"/>
          <w:szCs w:val="20"/>
          <w:lang w:val="en-GB"/>
        </w:rPr>
        <w:t xml:space="preserve"> #</w:t>
      </w:r>
      <w:r w:rsidR="005C0F0E" w:rsidRPr="0012398F">
        <w:rPr>
          <w:rFonts w:ascii="Courier New" w:hAnsi="Courier New" w:cs="Courier New"/>
          <w:sz w:val="20"/>
          <w:szCs w:val="20"/>
          <w:lang w:val="en-GB"/>
        </w:rPr>
        <w:t xml:space="preserve">unadjusted </w:t>
      </w:r>
      <w:r w:rsidRPr="0012398F">
        <w:rPr>
          <w:rFonts w:ascii="Courier New" w:hAnsi="Courier New" w:cs="Courier New"/>
          <w:sz w:val="20"/>
          <w:szCs w:val="20"/>
          <w:lang w:val="en-GB"/>
        </w:rPr>
        <w:t>permutation p-values</w:t>
      </w:r>
    </w:p>
    <w:p w14:paraId="17B4AB06" w14:textId="77777777" w:rsidR="00803ABB" w:rsidRPr="00CB7BC1" w:rsidRDefault="00803ABB" w:rsidP="00803ABB">
      <w:pPr>
        <w:widowControl w:val="0"/>
        <w:autoSpaceDE w:val="0"/>
        <w:autoSpaceDN w:val="0"/>
        <w:adjustRightInd w:val="0"/>
        <w:spacing w:before="240" w:after="240" w:line="240" w:lineRule="auto"/>
        <w:rPr>
          <w:rFonts w:ascii="Courier New" w:hAnsi="Courier New" w:cs="Courier New"/>
          <w:sz w:val="20"/>
          <w:szCs w:val="20"/>
        </w:rPr>
      </w:pPr>
      <w:r w:rsidRPr="00CB7BC1">
        <w:rPr>
          <w:rFonts w:ascii="Courier New" w:hAnsi="Courier New" w:cs="Courier New"/>
          <w:sz w:val="20"/>
          <w:szCs w:val="20"/>
        </w:rPr>
        <w:t xml:space="preserve">[1] 0.4283 0.4891 </w:t>
      </w:r>
      <w:r w:rsidRPr="003C7FDC">
        <w:rPr>
          <w:rFonts w:ascii="Courier New" w:hAnsi="Courier New" w:cs="Courier New"/>
          <w:b/>
          <w:bCs/>
          <w:color w:val="FF0000"/>
          <w:sz w:val="20"/>
          <w:szCs w:val="20"/>
        </w:rPr>
        <w:t>0.0004</w:t>
      </w:r>
      <w:r w:rsidRPr="00CB7BC1">
        <w:rPr>
          <w:rFonts w:ascii="Courier New" w:hAnsi="Courier New" w:cs="Courier New"/>
          <w:sz w:val="20"/>
          <w:szCs w:val="20"/>
        </w:rPr>
        <w:t xml:space="preserve"> 0.9943 0.3188 0.7756 0.3947 0.9949</w:t>
      </w:r>
    </w:p>
    <w:p w14:paraId="0911CA31" w14:textId="77777777" w:rsidR="00803ABB" w:rsidRPr="00CB7BC1" w:rsidRDefault="00803ABB" w:rsidP="00803ABB">
      <w:pPr>
        <w:widowControl w:val="0"/>
        <w:autoSpaceDE w:val="0"/>
        <w:autoSpaceDN w:val="0"/>
        <w:adjustRightInd w:val="0"/>
        <w:spacing w:before="240" w:after="240" w:line="240" w:lineRule="auto"/>
        <w:rPr>
          <w:rFonts w:ascii="Courier New" w:hAnsi="Courier New" w:cs="Courier New"/>
          <w:sz w:val="20"/>
          <w:szCs w:val="20"/>
        </w:rPr>
      </w:pPr>
    </w:p>
    <w:p w14:paraId="0A867872" w14:textId="6CCEB2A0" w:rsidR="00803ABB" w:rsidRPr="00CB7BC1" w:rsidRDefault="00803ABB" w:rsidP="00803ABB">
      <w:pPr>
        <w:widowControl w:val="0"/>
        <w:autoSpaceDE w:val="0"/>
        <w:autoSpaceDN w:val="0"/>
        <w:adjustRightInd w:val="0"/>
        <w:spacing w:before="240" w:after="240" w:line="240" w:lineRule="auto"/>
        <w:rPr>
          <w:rFonts w:ascii="Courier New" w:hAnsi="Courier New" w:cs="Courier New"/>
          <w:sz w:val="20"/>
          <w:szCs w:val="20"/>
        </w:rPr>
      </w:pPr>
      <w:r w:rsidRPr="00CB7BC1">
        <w:rPr>
          <w:rFonts w:ascii="Courier New" w:hAnsi="Courier New" w:cs="Courier New"/>
          <w:sz w:val="20"/>
          <w:szCs w:val="20"/>
        </w:rPr>
        <w:t>$</w:t>
      </w:r>
      <w:proofErr w:type="spellStart"/>
      <w:r w:rsidRPr="00CB7BC1">
        <w:rPr>
          <w:rFonts w:ascii="Courier New" w:hAnsi="Courier New" w:cs="Courier New"/>
          <w:sz w:val="20"/>
          <w:szCs w:val="20"/>
        </w:rPr>
        <w:t>p.adj</w:t>
      </w:r>
      <w:proofErr w:type="spellEnd"/>
      <w:r w:rsidRPr="00CB7BC1">
        <w:rPr>
          <w:rFonts w:ascii="Courier New" w:hAnsi="Courier New" w:cs="Courier New"/>
          <w:sz w:val="20"/>
          <w:szCs w:val="20"/>
        </w:rPr>
        <w:t xml:space="preserve"> #adjusted p-values</w:t>
      </w:r>
    </w:p>
    <w:p w14:paraId="63C75B32" w14:textId="77777777" w:rsidR="00803ABB" w:rsidRPr="00CB7BC1" w:rsidRDefault="00803ABB" w:rsidP="00803ABB">
      <w:pPr>
        <w:widowControl w:val="0"/>
        <w:autoSpaceDE w:val="0"/>
        <w:autoSpaceDN w:val="0"/>
        <w:adjustRightInd w:val="0"/>
        <w:spacing w:before="240" w:after="240" w:line="240" w:lineRule="auto"/>
        <w:rPr>
          <w:rFonts w:ascii="Courier New" w:hAnsi="Courier New" w:cs="Courier New"/>
          <w:sz w:val="20"/>
          <w:szCs w:val="20"/>
        </w:rPr>
      </w:pPr>
      <w:r w:rsidRPr="00CB7BC1">
        <w:rPr>
          <w:rFonts w:ascii="Courier New" w:hAnsi="Courier New" w:cs="Courier New"/>
          <w:sz w:val="20"/>
          <w:szCs w:val="20"/>
        </w:rPr>
        <w:t xml:space="preserve">[1] 1.0000 1.0000 </w:t>
      </w:r>
      <w:r w:rsidRPr="003C7FDC">
        <w:rPr>
          <w:rFonts w:ascii="Courier New" w:hAnsi="Courier New" w:cs="Courier New"/>
          <w:b/>
          <w:bCs/>
          <w:color w:val="FF0000"/>
          <w:sz w:val="20"/>
          <w:szCs w:val="20"/>
        </w:rPr>
        <w:t>0.0032</w:t>
      </w:r>
      <w:r w:rsidRPr="00CB7BC1">
        <w:rPr>
          <w:rFonts w:ascii="Courier New" w:hAnsi="Courier New" w:cs="Courier New"/>
          <w:sz w:val="20"/>
          <w:szCs w:val="20"/>
        </w:rPr>
        <w:t xml:space="preserve"> 1.0000 1.0000 1.0000 1.0000 1.0000</w:t>
      </w:r>
    </w:p>
    <w:p w14:paraId="72026653" w14:textId="77777777" w:rsidR="00803ABB" w:rsidRPr="00CB7BC1" w:rsidRDefault="00803ABB" w:rsidP="00803ABB">
      <w:pPr>
        <w:widowControl w:val="0"/>
        <w:autoSpaceDE w:val="0"/>
        <w:autoSpaceDN w:val="0"/>
        <w:adjustRightInd w:val="0"/>
        <w:spacing w:before="240" w:after="240" w:line="240" w:lineRule="auto"/>
        <w:rPr>
          <w:rFonts w:ascii="Courier New" w:hAnsi="Courier New" w:cs="Courier New"/>
          <w:sz w:val="20"/>
          <w:szCs w:val="20"/>
        </w:rPr>
      </w:pPr>
    </w:p>
    <w:p w14:paraId="611C8433" w14:textId="7174BC79" w:rsidR="00803ABB" w:rsidRPr="00CB7BC1" w:rsidRDefault="00803ABB" w:rsidP="00803ABB">
      <w:pPr>
        <w:widowControl w:val="0"/>
        <w:autoSpaceDE w:val="0"/>
        <w:autoSpaceDN w:val="0"/>
        <w:adjustRightInd w:val="0"/>
        <w:spacing w:before="240" w:after="240" w:line="240" w:lineRule="auto"/>
        <w:rPr>
          <w:rFonts w:ascii="Courier New" w:hAnsi="Courier New" w:cs="Courier New"/>
          <w:sz w:val="20"/>
          <w:szCs w:val="20"/>
        </w:rPr>
      </w:pPr>
      <w:r w:rsidRPr="00CB7BC1">
        <w:rPr>
          <w:rFonts w:ascii="Courier New" w:hAnsi="Courier New" w:cs="Courier New"/>
          <w:sz w:val="20"/>
          <w:szCs w:val="20"/>
        </w:rPr>
        <w:t>$</w:t>
      </w:r>
      <w:proofErr w:type="spellStart"/>
      <w:r w:rsidRPr="00CB7BC1">
        <w:rPr>
          <w:rFonts w:ascii="Courier New" w:hAnsi="Courier New" w:cs="Courier New"/>
          <w:sz w:val="20"/>
          <w:szCs w:val="20"/>
        </w:rPr>
        <w:t>gainloss</w:t>
      </w:r>
      <w:proofErr w:type="spellEnd"/>
      <w:r w:rsidRPr="00CB7BC1">
        <w:rPr>
          <w:rFonts w:ascii="Courier New" w:hAnsi="Courier New" w:cs="Courier New"/>
          <w:sz w:val="20"/>
          <w:szCs w:val="20"/>
        </w:rPr>
        <w:t xml:space="preserve"> #difference in expected heterozygosity</w:t>
      </w:r>
    </w:p>
    <w:p w14:paraId="1E0870B8" w14:textId="77777777" w:rsidR="00803ABB" w:rsidRPr="003C7FDC" w:rsidRDefault="00803ABB" w:rsidP="00803ABB">
      <w:pPr>
        <w:widowControl w:val="0"/>
        <w:autoSpaceDE w:val="0"/>
        <w:autoSpaceDN w:val="0"/>
        <w:adjustRightInd w:val="0"/>
        <w:spacing w:before="240" w:after="240" w:line="240" w:lineRule="auto"/>
        <w:rPr>
          <w:rFonts w:ascii="Courier New" w:hAnsi="Courier New" w:cs="Courier New"/>
          <w:b/>
          <w:bCs/>
          <w:color w:val="FF0000"/>
          <w:sz w:val="20"/>
          <w:szCs w:val="20"/>
        </w:rPr>
      </w:pPr>
      <w:r w:rsidRPr="003C7FDC">
        <w:rPr>
          <w:rFonts w:ascii="Courier New" w:hAnsi="Courier New" w:cs="Courier New"/>
          <w:b/>
          <w:bCs/>
          <w:color w:val="FF0000"/>
          <w:sz w:val="20"/>
          <w:szCs w:val="20"/>
        </w:rPr>
        <w:t xml:space="preserve">        ELK </w:t>
      </w:r>
    </w:p>
    <w:p w14:paraId="44D914AA" w14:textId="77777777" w:rsidR="00803ABB" w:rsidRPr="003C7FDC" w:rsidRDefault="00803ABB" w:rsidP="00803ABB">
      <w:pPr>
        <w:widowControl w:val="0"/>
        <w:autoSpaceDE w:val="0"/>
        <w:autoSpaceDN w:val="0"/>
        <w:adjustRightInd w:val="0"/>
        <w:spacing w:before="240" w:after="240" w:line="240" w:lineRule="auto"/>
        <w:rPr>
          <w:rFonts w:ascii="Courier New" w:hAnsi="Courier New" w:cs="Courier New"/>
          <w:b/>
          <w:bCs/>
          <w:color w:val="FF0000"/>
          <w:sz w:val="20"/>
          <w:szCs w:val="20"/>
        </w:rPr>
      </w:pPr>
      <w:r w:rsidRPr="003C7FDC">
        <w:rPr>
          <w:rFonts w:ascii="Courier New" w:hAnsi="Courier New" w:cs="Courier New"/>
          <w:b/>
          <w:bCs/>
          <w:color w:val="FF0000"/>
          <w:sz w:val="20"/>
          <w:szCs w:val="20"/>
        </w:rPr>
        <w:t xml:space="preserve">-0.04567755 </w:t>
      </w:r>
    </w:p>
    <w:p w14:paraId="56FAA515" w14:textId="77777777" w:rsidR="00803ABB" w:rsidRPr="00CB7BC1" w:rsidRDefault="00803ABB" w:rsidP="00803ABB">
      <w:pPr>
        <w:widowControl w:val="0"/>
        <w:autoSpaceDE w:val="0"/>
        <w:autoSpaceDN w:val="0"/>
        <w:adjustRightInd w:val="0"/>
        <w:spacing w:before="240" w:after="240" w:line="240" w:lineRule="auto"/>
        <w:rPr>
          <w:rFonts w:ascii="Courier New" w:hAnsi="Courier New" w:cs="Courier New"/>
          <w:sz w:val="20"/>
          <w:szCs w:val="20"/>
        </w:rPr>
      </w:pPr>
    </w:p>
    <w:p w14:paraId="689C02F9" w14:textId="77777777" w:rsidR="00803ABB" w:rsidRPr="00CB7BC1" w:rsidRDefault="00803ABB" w:rsidP="00803ABB">
      <w:pPr>
        <w:widowControl w:val="0"/>
        <w:autoSpaceDE w:val="0"/>
        <w:autoSpaceDN w:val="0"/>
        <w:adjustRightInd w:val="0"/>
        <w:spacing w:before="240" w:after="240" w:line="240" w:lineRule="auto"/>
        <w:rPr>
          <w:rFonts w:ascii="Courier New" w:hAnsi="Courier New" w:cs="Courier New"/>
          <w:sz w:val="20"/>
          <w:szCs w:val="20"/>
        </w:rPr>
      </w:pPr>
      <w:proofErr w:type="spellStart"/>
      <w:r w:rsidRPr="00CB7BC1">
        <w:rPr>
          <w:rFonts w:ascii="Courier New" w:hAnsi="Courier New" w:cs="Courier New"/>
          <w:sz w:val="20"/>
          <w:szCs w:val="20"/>
        </w:rPr>
        <w:t>attr</w:t>
      </w:r>
      <w:proofErr w:type="spellEnd"/>
      <w:r w:rsidRPr="00CB7BC1">
        <w:rPr>
          <w:rFonts w:ascii="Courier New" w:hAnsi="Courier New" w:cs="Courier New"/>
          <w:sz w:val="20"/>
          <w:szCs w:val="20"/>
        </w:rPr>
        <w:t>(,"class")</w:t>
      </w:r>
    </w:p>
    <w:p w14:paraId="353669B1" w14:textId="442AFD52" w:rsidR="00803ABB" w:rsidRPr="00CB7BC1" w:rsidRDefault="00803ABB" w:rsidP="00803ABB">
      <w:pPr>
        <w:widowControl w:val="0"/>
        <w:autoSpaceDE w:val="0"/>
        <w:autoSpaceDN w:val="0"/>
        <w:adjustRightInd w:val="0"/>
        <w:spacing w:before="240" w:after="240" w:line="240" w:lineRule="auto"/>
        <w:rPr>
          <w:rFonts w:ascii="Courier New" w:hAnsi="Courier New" w:cs="Courier New"/>
          <w:sz w:val="20"/>
          <w:szCs w:val="20"/>
        </w:rPr>
      </w:pPr>
      <w:r w:rsidRPr="00CB7BC1">
        <w:rPr>
          <w:rFonts w:ascii="Courier New" w:hAnsi="Courier New" w:cs="Courier New"/>
          <w:sz w:val="20"/>
          <w:szCs w:val="20"/>
        </w:rPr>
        <w:t>[1] "TGI"</w:t>
      </w:r>
    </w:p>
    <w:bookmarkEnd w:id="6"/>
    <w:p w14:paraId="4D3E27D9" w14:textId="14E79193" w:rsidR="00803ABB" w:rsidRDefault="00803ABB" w:rsidP="00760250">
      <w:pPr>
        <w:widowControl w:val="0"/>
        <w:autoSpaceDE w:val="0"/>
        <w:autoSpaceDN w:val="0"/>
        <w:adjustRightInd w:val="0"/>
        <w:spacing w:before="240" w:after="240" w:line="276" w:lineRule="auto"/>
      </w:pPr>
    </w:p>
    <w:p w14:paraId="12C86C9A" w14:textId="7A45D368" w:rsidR="00144A01" w:rsidRDefault="00144A01" w:rsidP="00760250">
      <w:pPr>
        <w:widowControl w:val="0"/>
        <w:autoSpaceDE w:val="0"/>
        <w:autoSpaceDN w:val="0"/>
        <w:adjustRightInd w:val="0"/>
        <w:spacing w:before="240" w:after="240" w:line="276" w:lineRule="auto"/>
      </w:pPr>
    </w:p>
    <w:p w14:paraId="63CC46F2" w14:textId="4AA23CDC" w:rsidR="00144A01" w:rsidRDefault="00144A01" w:rsidP="00760250">
      <w:pPr>
        <w:widowControl w:val="0"/>
        <w:autoSpaceDE w:val="0"/>
        <w:autoSpaceDN w:val="0"/>
        <w:adjustRightInd w:val="0"/>
        <w:spacing w:before="240" w:after="240" w:line="276" w:lineRule="auto"/>
      </w:pPr>
    </w:p>
    <w:p w14:paraId="4D059179" w14:textId="277159E1" w:rsidR="00144A01" w:rsidRDefault="00144A01" w:rsidP="00760250">
      <w:pPr>
        <w:widowControl w:val="0"/>
        <w:autoSpaceDE w:val="0"/>
        <w:autoSpaceDN w:val="0"/>
        <w:adjustRightInd w:val="0"/>
        <w:spacing w:before="240" w:after="240" w:line="276" w:lineRule="auto"/>
      </w:pPr>
    </w:p>
    <w:p w14:paraId="4291C6F5" w14:textId="06121B44" w:rsidR="00144A01" w:rsidRDefault="00144A01" w:rsidP="00760250">
      <w:pPr>
        <w:widowControl w:val="0"/>
        <w:autoSpaceDE w:val="0"/>
        <w:autoSpaceDN w:val="0"/>
        <w:adjustRightInd w:val="0"/>
        <w:spacing w:before="240" w:after="240" w:line="276" w:lineRule="auto"/>
      </w:pPr>
    </w:p>
    <w:p w14:paraId="7FACC59C" w14:textId="52345B95" w:rsidR="00144A01" w:rsidRDefault="00316570" w:rsidP="00760250">
      <w:pPr>
        <w:widowControl w:val="0"/>
        <w:autoSpaceDE w:val="0"/>
        <w:autoSpaceDN w:val="0"/>
        <w:adjustRightInd w:val="0"/>
        <w:spacing w:before="240" w:after="240" w:line="276" w:lineRule="auto"/>
      </w:pPr>
      <w:r w:rsidRPr="00316570">
        <w:lastRenderedPageBreak/>
        <mc:AlternateContent>
          <mc:Choice Requires="wps">
            <w:drawing>
              <wp:anchor distT="0" distB="0" distL="114300" distR="114300" simplePos="0" relativeHeight="251707392" behindDoc="0" locked="0" layoutInCell="1" allowOverlap="1" wp14:anchorId="3DAA401E" wp14:editId="476A8255">
                <wp:simplePos x="0" y="0"/>
                <wp:positionH relativeFrom="column">
                  <wp:posOffset>0</wp:posOffset>
                </wp:positionH>
                <wp:positionV relativeFrom="paragraph">
                  <wp:posOffset>814705</wp:posOffset>
                </wp:positionV>
                <wp:extent cx="485775" cy="127635"/>
                <wp:effectExtent l="0" t="0" r="28575" b="24765"/>
                <wp:wrapNone/>
                <wp:docPr id="22" name="Rectangle 22"/>
                <wp:cNvGraphicFramePr/>
                <a:graphic xmlns:a="http://schemas.openxmlformats.org/drawingml/2006/main">
                  <a:graphicData uri="http://schemas.microsoft.com/office/word/2010/wordprocessingShape">
                    <wps:wsp>
                      <wps:cNvSpPr/>
                      <wps:spPr>
                        <a:xfrm>
                          <a:off x="0" y="0"/>
                          <a:ext cx="485775" cy="127635"/>
                        </a:xfrm>
                        <a:prstGeom prst="rect">
                          <a:avLst/>
                        </a:prstGeom>
                        <a:solidFill>
                          <a:schemeClr val="accent3">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4A923" id="Rectangle 22" o:spid="_x0000_s1026" style="position:absolute;margin-left:0;margin-top:64.15pt;width:38.25pt;height:10.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" fillcolor="#7b7b7b [2406]" strokecolor="white [3212]" strokeweight="1pt"/>
            </w:pict>
          </mc:Fallback>
        </mc:AlternateContent>
      </w:r>
      <w:r w:rsidRPr="00316570">
        <mc:AlternateContent>
          <mc:Choice Requires="wps">
            <w:drawing>
              <wp:anchor distT="0" distB="0" distL="114300" distR="114300" simplePos="0" relativeHeight="251708416" behindDoc="0" locked="0" layoutInCell="1" allowOverlap="1" wp14:anchorId="5C16E300" wp14:editId="750F54F5">
                <wp:simplePos x="0" y="0"/>
                <wp:positionH relativeFrom="column">
                  <wp:posOffset>57150</wp:posOffset>
                </wp:positionH>
                <wp:positionV relativeFrom="paragraph">
                  <wp:posOffset>19050</wp:posOffset>
                </wp:positionV>
                <wp:extent cx="266700" cy="314325"/>
                <wp:effectExtent l="19050" t="19050" r="38100" b="28575"/>
                <wp:wrapNone/>
                <wp:docPr id="23" name="Arrow: Up 23"/>
                <wp:cNvGraphicFramePr/>
                <a:graphic xmlns:a="http://schemas.openxmlformats.org/drawingml/2006/main">
                  <a:graphicData uri="http://schemas.microsoft.com/office/word/2010/wordprocessingShape">
                    <wps:wsp>
                      <wps:cNvSpPr/>
                      <wps:spPr>
                        <a:xfrm>
                          <a:off x="0" y="0"/>
                          <a:ext cx="266700" cy="314325"/>
                        </a:xfrm>
                        <a:prstGeom prst="upArrow">
                          <a:avLst/>
                        </a:prstGeom>
                        <a:solidFill>
                          <a:schemeClr val="accent3">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1BF8D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3" o:spid="_x0000_s1026" type="#_x0000_t68" style="position:absolute;margin-left:4.5pt;margin-top:1.5pt;width:21pt;height:24.7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" adj="9164" fillcolor="#7b7b7b [2406]" strokecolor="white [3212]" strokeweight="1pt"/>
            </w:pict>
          </mc:Fallback>
        </mc:AlternateContent>
      </w:r>
      <w:r>
        <w:rPr>
          <w:noProof/>
        </w:rPr>
        <mc:AlternateContent>
          <mc:Choice Requires="wps">
            <w:drawing>
              <wp:anchor distT="45720" distB="45720" distL="114300" distR="114300" simplePos="0" relativeHeight="251655680" behindDoc="0" locked="0" layoutInCell="1" allowOverlap="1" wp14:anchorId="59820D8C" wp14:editId="05466FD0">
                <wp:simplePos x="0" y="0"/>
                <wp:positionH relativeFrom="column">
                  <wp:posOffset>628650</wp:posOffset>
                </wp:positionH>
                <wp:positionV relativeFrom="paragraph">
                  <wp:posOffset>6680835</wp:posOffset>
                </wp:positionV>
                <wp:extent cx="1009650" cy="27051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70510"/>
                        </a:xfrm>
                        <a:prstGeom prst="rect">
                          <a:avLst/>
                        </a:prstGeom>
                        <a:noFill/>
                        <a:ln w="9525">
                          <a:noFill/>
                          <a:miter lim="800000"/>
                          <a:headEnd/>
                          <a:tailEnd/>
                        </a:ln>
                      </wps:spPr>
                      <wps:txbx>
                        <w:txbxContent>
                          <w:p w14:paraId="3B5E4846" w14:textId="12B9DFD6" w:rsidR="0012398F" w:rsidRPr="00515208" w:rsidRDefault="0012398F" w:rsidP="00515208">
                            <w:pPr>
                              <w:rPr>
                                <w:rFonts w:ascii="Times New Roman" w:hAnsi="Times New Roman" w:cs="Times New Roman"/>
                                <w:color w:val="FFFFFF" w:themeColor="background1"/>
                                <w:sz w:val="18"/>
                                <w:szCs w:val="18"/>
                                <w:lang w:val="en-GB"/>
                              </w:rPr>
                            </w:pPr>
                            <w:r w:rsidRPr="00515208">
                              <w:rPr>
                                <w:rFonts w:ascii="Times New Roman" w:hAnsi="Times New Roman" w:cs="Times New Roman"/>
                                <w:color w:val="FFFFFF" w:themeColor="background1"/>
                                <w:sz w:val="18"/>
                                <w:szCs w:val="18"/>
                                <w:lang w:val="en-GB"/>
                              </w:rPr>
                              <w:t>20km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20D8C" id="Text Box 2" o:spid="_x0000_s1030" type="#_x0000_t202" style="position:absolute;margin-left:49.5pt;margin-top:526.05pt;width:79.5pt;height:21.3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" filled="f" stroked="f">
                <v:textbox>
                  <w:txbxContent>
                    <w:p w14:paraId="3B5E4846" w14:textId="12B9DFD6" w:rsidR="0012398F" w:rsidRPr="00515208" w:rsidRDefault="0012398F" w:rsidP="00515208">
                      <w:pPr>
                        <w:rPr>
                          <w:rFonts w:ascii="Times New Roman" w:hAnsi="Times New Roman" w:cs="Times New Roman"/>
                          <w:color w:val="FFFFFF" w:themeColor="background1"/>
                          <w:sz w:val="18"/>
                          <w:szCs w:val="18"/>
                          <w:lang w:val="en-GB"/>
                        </w:rPr>
                      </w:pPr>
                      <w:r w:rsidRPr="00515208">
                        <w:rPr>
                          <w:rFonts w:ascii="Times New Roman" w:hAnsi="Times New Roman" w:cs="Times New Roman"/>
                          <w:color w:val="FFFFFF" w:themeColor="background1"/>
                          <w:sz w:val="18"/>
                          <w:szCs w:val="18"/>
                          <w:lang w:val="en-GB"/>
                        </w:rPr>
                        <w:t>20km</w:t>
                      </w:r>
                    </w:p>
                  </w:txbxContent>
                </v:textbox>
              </v:shape>
            </w:pict>
          </mc:Fallback>
        </mc:AlternateContent>
      </w:r>
      <w:r>
        <w:rPr>
          <w:noProof/>
        </w:rPr>
        <mc:AlternateContent>
          <mc:Choice Requires="wps">
            <w:drawing>
              <wp:anchor distT="45720" distB="45720" distL="114300" distR="114300" simplePos="0" relativeHeight="251664896" behindDoc="0" locked="0" layoutInCell="1" allowOverlap="1" wp14:anchorId="32EE3AC3" wp14:editId="6120EDAA">
                <wp:simplePos x="0" y="0"/>
                <wp:positionH relativeFrom="column">
                  <wp:posOffset>4600575</wp:posOffset>
                </wp:positionH>
                <wp:positionV relativeFrom="paragraph">
                  <wp:posOffset>2952750</wp:posOffset>
                </wp:positionV>
                <wp:extent cx="285750" cy="27051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70510"/>
                        </a:xfrm>
                        <a:prstGeom prst="rect">
                          <a:avLst/>
                        </a:prstGeom>
                        <a:noFill/>
                        <a:ln w="9525">
                          <a:noFill/>
                          <a:miter lim="800000"/>
                          <a:headEnd/>
                          <a:tailEnd/>
                        </a:ln>
                      </wps:spPr>
                      <wps:txbx>
                        <w:txbxContent>
                          <w:p w14:paraId="60B1C7AD" w14:textId="77777777" w:rsidR="00316570" w:rsidRPr="00515208" w:rsidRDefault="00316570" w:rsidP="00316570">
                            <w:pPr>
                              <w:rPr>
                                <w:rFonts w:ascii="Times New Roman" w:hAnsi="Times New Roman" w:cs="Times New Roman"/>
                                <w:color w:val="FFFFFF" w:themeColor="background1"/>
                                <w:sz w:val="18"/>
                                <w:szCs w:val="18"/>
                                <w:lang w:val="en-GB"/>
                              </w:rPr>
                            </w:pPr>
                            <w:r>
                              <w:rPr>
                                <w:rFonts w:ascii="Times New Roman" w:hAnsi="Times New Roman" w:cs="Times New Roman"/>
                                <w:color w:val="FFFFFF" w:themeColor="background1"/>
                                <w:sz w:val="18"/>
                                <w:szCs w:val="18"/>
                                <w:lang w:val="en-GB"/>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E3AC3" id="_x0000_s1031" type="#_x0000_t202" style="position:absolute;margin-left:362.25pt;margin-top:232.5pt;width:22.5pt;height:21.3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" filled="f" stroked="f">
                <v:textbox>
                  <w:txbxContent>
                    <w:p w14:paraId="60B1C7AD" w14:textId="77777777" w:rsidR="00316570" w:rsidRPr="00515208" w:rsidRDefault="00316570" w:rsidP="00316570">
                      <w:pPr>
                        <w:rPr>
                          <w:rFonts w:ascii="Times New Roman" w:hAnsi="Times New Roman" w:cs="Times New Roman"/>
                          <w:color w:val="FFFFFF" w:themeColor="background1"/>
                          <w:sz w:val="18"/>
                          <w:szCs w:val="18"/>
                          <w:lang w:val="en-GB"/>
                        </w:rPr>
                      </w:pPr>
                      <w:r>
                        <w:rPr>
                          <w:rFonts w:ascii="Times New Roman" w:hAnsi="Times New Roman" w:cs="Times New Roman"/>
                          <w:color w:val="FFFFFF" w:themeColor="background1"/>
                          <w:sz w:val="18"/>
                          <w:szCs w:val="18"/>
                          <w:lang w:val="en-GB"/>
                        </w:rPr>
                        <w:t>N</w:t>
                      </w:r>
                    </w:p>
                  </w:txbxContent>
                </v:textbox>
              </v:shape>
            </w:pict>
          </mc:Fallback>
        </mc:AlternateContent>
      </w:r>
      <w:r>
        <w:rPr>
          <w:noProof/>
        </w:rPr>
        <mc:AlternateContent>
          <mc:Choice Requires="wps">
            <w:drawing>
              <wp:anchor distT="45720" distB="45720" distL="114300" distR="114300" simplePos="0" relativeHeight="251671040" behindDoc="0" locked="0" layoutInCell="1" allowOverlap="1" wp14:anchorId="7820C467" wp14:editId="76EB0AAD">
                <wp:simplePos x="0" y="0"/>
                <wp:positionH relativeFrom="column">
                  <wp:posOffset>190500</wp:posOffset>
                </wp:positionH>
                <wp:positionV relativeFrom="paragraph">
                  <wp:posOffset>7543800</wp:posOffset>
                </wp:positionV>
                <wp:extent cx="1009650" cy="27051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70510"/>
                        </a:xfrm>
                        <a:prstGeom prst="rect">
                          <a:avLst/>
                        </a:prstGeom>
                        <a:noFill/>
                        <a:ln w="9525">
                          <a:noFill/>
                          <a:miter lim="800000"/>
                          <a:headEnd/>
                          <a:tailEnd/>
                        </a:ln>
                      </wps:spPr>
                      <wps:txbx>
                        <w:txbxContent>
                          <w:p w14:paraId="757B7FA7" w14:textId="77777777" w:rsidR="00316570" w:rsidRPr="00515208" w:rsidRDefault="00316570" w:rsidP="00316570">
                            <w:pPr>
                              <w:rPr>
                                <w:rFonts w:ascii="Times New Roman" w:hAnsi="Times New Roman" w:cs="Times New Roman"/>
                                <w:color w:val="FFFFFF" w:themeColor="background1"/>
                                <w:sz w:val="18"/>
                                <w:szCs w:val="18"/>
                                <w:lang w:val="en-GB"/>
                              </w:rPr>
                            </w:pPr>
                            <w:r w:rsidRPr="00515208">
                              <w:rPr>
                                <w:rFonts w:ascii="Times New Roman" w:hAnsi="Times New Roman" w:cs="Times New Roman"/>
                                <w:color w:val="FFFFFF" w:themeColor="background1"/>
                                <w:sz w:val="18"/>
                                <w:szCs w:val="18"/>
                                <w:lang w:val="en-GB"/>
                              </w:rPr>
                              <w:t>20km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0C467" id="_x0000_s1032" type="#_x0000_t202" style="position:absolute;margin-left:15pt;margin-top:594pt;width:79.5pt;height:21.3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" filled="f" stroked="f">
                <v:textbox>
                  <w:txbxContent>
                    <w:p w14:paraId="757B7FA7" w14:textId="77777777" w:rsidR="00316570" w:rsidRPr="00515208" w:rsidRDefault="00316570" w:rsidP="00316570">
                      <w:pPr>
                        <w:rPr>
                          <w:rFonts w:ascii="Times New Roman" w:hAnsi="Times New Roman" w:cs="Times New Roman"/>
                          <w:color w:val="FFFFFF" w:themeColor="background1"/>
                          <w:sz w:val="18"/>
                          <w:szCs w:val="18"/>
                          <w:lang w:val="en-GB"/>
                        </w:rPr>
                      </w:pPr>
                      <w:r w:rsidRPr="00515208">
                        <w:rPr>
                          <w:rFonts w:ascii="Times New Roman" w:hAnsi="Times New Roman" w:cs="Times New Roman"/>
                          <w:color w:val="FFFFFF" w:themeColor="background1"/>
                          <w:sz w:val="18"/>
                          <w:szCs w:val="18"/>
                          <w:lang w:val="en-GB"/>
                        </w:rPr>
                        <w:t>20km</w:t>
                      </w:r>
                    </w:p>
                  </w:txbxContent>
                </v:textbox>
              </v:shape>
            </w:pict>
          </mc:Fallback>
        </mc:AlternateContent>
      </w:r>
      <w:r w:rsidR="002C499D">
        <w:rPr>
          <w:noProof/>
        </w:rPr>
        <mc:AlternateContent>
          <mc:Choice Requires="wps">
            <w:drawing>
              <wp:anchor distT="0" distB="0" distL="114300" distR="114300" simplePos="0" relativeHeight="251645440" behindDoc="0" locked="0" layoutInCell="1" allowOverlap="1" wp14:anchorId="1C800D8A" wp14:editId="70BAD8DB">
                <wp:simplePos x="0" y="0"/>
                <wp:positionH relativeFrom="column">
                  <wp:posOffset>57150</wp:posOffset>
                </wp:positionH>
                <wp:positionV relativeFrom="paragraph">
                  <wp:posOffset>7438390</wp:posOffset>
                </wp:positionV>
                <wp:extent cx="485775" cy="127635"/>
                <wp:effectExtent l="0" t="0" r="28575" b="24765"/>
                <wp:wrapNone/>
                <wp:docPr id="8" name="Rectangle 8"/>
                <wp:cNvGraphicFramePr/>
                <a:graphic xmlns:a="http://schemas.openxmlformats.org/drawingml/2006/main">
                  <a:graphicData uri="http://schemas.microsoft.com/office/word/2010/wordprocessingShape">
                    <wps:wsp>
                      <wps:cNvSpPr/>
                      <wps:spPr>
                        <a:xfrm>
                          <a:off x="0" y="0"/>
                          <a:ext cx="485775" cy="127635"/>
                        </a:xfrm>
                        <a:prstGeom prst="rect">
                          <a:avLst/>
                        </a:prstGeom>
                        <a:solidFill>
                          <a:schemeClr val="accent3">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4E84C" id="Rectangle 8" o:spid="_x0000_s1026" style="position:absolute;margin-left:4.5pt;margin-top:585.7pt;width:38.25pt;height:10.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" fillcolor="#7b7b7b [2406]" strokecolor="white [3212]" strokeweight="1pt"/>
            </w:pict>
          </mc:Fallback>
        </mc:AlternateContent>
      </w:r>
      <w:r w:rsidR="002C499D">
        <w:rPr>
          <w:noProof/>
        </w:rPr>
        <mc:AlternateContent>
          <mc:Choice Requires="wps">
            <w:drawing>
              <wp:anchor distT="45720" distB="45720" distL="114300" distR="114300" simplePos="0" relativeHeight="251657728" behindDoc="0" locked="0" layoutInCell="1" allowOverlap="1" wp14:anchorId="71003D29" wp14:editId="4B1E3DC6">
                <wp:simplePos x="0" y="0"/>
                <wp:positionH relativeFrom="column">
                  <wp:posOffset>114300</wp:posOffset>
                </wp:positionH>
                <wp:positionV relativeFrom="paragraph">
                  <wp:posOffset>6715125</wp:posOffset>
                </wp:positionV>
                <wp:extent cx="285750" cy="27051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70510"/>
                        </a:xfrm>
                        <a:prstGeom prst="rect">
                          <a:avLst/>
                        </a:prstGeom>
                        <a:noFill/>
                        <a:ln w="9525">
                          <a:noFill/>
                          <a:miter lim="800000"/>
                          <a:headEnd/>
                          <a:tailEnd/>
                        </a:ln>
                      </wps:spPr>
                      <wps:txbx>
                        <w:txbxContent>
                          <w:p w14:paraId="127E22A5" w14:textId="0F2473DA" w:rsidR="0012398F" w:rsidRPr="00515208" w:rsidRDefault="0012398F" w:rsidP="00115C9D">
                            <w:pPr>
                              <w:rPr>
                                <w:rFonts w:ascii="Times New Roman" w:hAnsi="Times New Roman" w:cs="Times New Roman"/>
                                <w:color w:val="FFFFFF" w:themeColor="background1"/>
                                <w:sz w:val="18"/>
                                <w:szCs w:val="18"/>
                                <w:lang w:val="en-GB"/>
                              </w:rPr>
                            </w:pPr>
                            <w:r>
                              <w:rPr>
                                <w:rFonts w:ascii="Times New Roman" w:hAnsi="Times New Roman" w:cs="Times New Roman"/>
                                <w:color w:val="FFFFFF" w:themeColor="background1"/>
                                <w:sz w:val="18"/>
                                <w:szCs w:val="18"/>
                                <w:lang w:val="en-GB"/>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03D29" id="_x0000_s1033" type="#_x0000_t202" style="position:absolute;margin-left:9pt;margin-top:528.75pt;width:22.5pt;height:21.3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" filled="f" stroked="f">
                <v:textbox>
                  <w:txbxContent>
                    <w:p w14:paraId="127E22A5" w14:textId="0F2473DA" w:rsidR="0012398F" w:rsidRPr="00515208" w:rsidRDefault="0012398F" w:rsidP="00115C9D">
                      <w:pPr>
                        <w:rPr>
                          <w:rFonts w:ascii="Times New Roman" w:hAnsi="Times New Roman" w:cs="Times New Roman"/>
                          <w:color w:val="FFFFFF" w:themeColor="background1"/>
                          <w:sz w:val="18"/>
                          <w:szCs w:val="18"/>
                          <w:lang w:val="en-GB"/>
                        </w:rPr>
                      </w:pPr>
                      <w:r>
                        <w:rPr>
                          <w:rFonts w:ascii="Times New Roman" w:hAnsi="Times New Roman" w:cs="Times New Roman"/>
                          <w:color w:val="FFFFFF" w:themeColor="background1"/>
                          <w:sz w:val="18"/>
                          <w:szCs w:val="18"/>
                          <w:lang w:val="en-GB"/>
                        </w:rPr>
                        <w:t>N</w:t>
                      </w:r>
                    </w:p>
                  </w:txbxContent>
                </v:textbox>
              </v:shape>
            </w:pict>
          </mc:Fallback>
        </mc:AlternateContent>
      </w:r>
      <w:r w:rsidR="002C499D">
        <w:rPr>
          <w:noProof/>
        </w:rPr>
        <mc:AlternateContent>
          <mc:Choice Requires="wps">
            <w:drawing>
              <wp:anchor distT="0" distB="0" distL="114300" distR="114300" simplePos="0" relativeHeight="251650560" behindDoc="0" locked="0" layoutInCell="1" allowOverlap="1" wp14:anchorId="37D3F25D" wp14:editId="6234A447">
                <wp:simplePos x="0" y="0"/>
                <wp:positionH relativeFrom="column">
                  <wp:posOffset>114300</wp:posOffset>
                </wp:positionH>
                <wp:positionV relativeFrom="paragraph">
                  <wp:posOffset>6623685</wp:posOffset>
                </wp:positionV>
                <wp:extent cx="266700" cy="314325"/>
                <wp:effectExtent l="19050" t="19050" r="38100" b="28575"/>
                <wp:wrapNone/>
                <wp:docPr id="7" name="Arrow: Up 7"/>
                <wp:cNvGraphicFramePr/>
                <a:graphic xmlns:a="http://schemas.openxmlformats.org/drawingml/2006/main">
                  <a:graphicData uri="http://schemas.microsoft.com/office/word/2010/wordprocessingShape">
                    <wps:wsp>
                      <wps:cNvSpPr/>
                      <wps:spPr>
                        <a:xfrm>
                          <a:off x="0" y="0"/>
                          <a:ext cx="266700" cy="314325"/>
                        </a:xfrm>
                        <a:prstGeom prst="upArrow">
                          <a:avLst/>
                        </a:prstGeom>
                        <a:solidFill>
                          <a:schemeClr val="accent3">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3AFA9E" id="Arrow: Up 7" o:spid="_x0000_s1026" type="#_x0000_t68" style="position:absolute;margin-left:9pt;margin-top:521.55pt;width:21pt;height:24.7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" adj="9164" fillcolor="#7b7b7b [2406]" strokecolor="white [3212]" strokeweight="1pt"/>
            </w:pict>
          </mc:Fallback>
        </mc:AlternateContent>
      </w:r>
      <w:r w:rsidR="00144A01">
        <w:rPr>
          <w:noProof/>
        </w:rPr>
        <w:drawing>
          <wp:inline distT="0" distB="0" distL="0" distR="0" wp14:anchorId="0166425E" wp14:editId="188F1F59">
            <wp:extent cx="3856990" cy="763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3821" b="3356"/>
                    <a:stretch/>
                  </pic:blipFill>
                  <pic:spPr bwMode="auto">
                    <a:xfrm>
                      <a:off x="0" y="0"/>
                      <a:ext cx="3856990" cy="7639050"/>
                    </a:xfrm>
                    <a:prstGeom prst="rect">
                      <a:avLst/>
                    </a:prstGeom>
                    <a:noFill/>
                    <a:ln>
                      <a:noFill/>
                    </a:ln>
                    <a:extLst>
                      <a:ext uri="{53640926-AAD7-44D8-BBD7-CCE9431645EC}">
                        <a14:shadowObscured xmlns:a14="http://schemas.microsoft.com/office/drawing/2010/main"/>
                      </a:ext>
                    </a:extLst>
                  </pic:spPr>
                </pic:pic>
              </a:graphicData>
            </a:graphic>
          </wp:inline>
        </w:drawing>
      </w:r>
      <w:r w:rsidR="00144A01" w:rsidRPr="00144A01">
        <w:t xml:space="preserve"> </w:t>
      </w:r>
    </w:p>
    <w:p w14:paraId="52FEBC92" w14:textId="5C679295" w:rsidR="002C499D" w:rsidRPr="002C499D" w:rsidRDefault="002C499D" w:rsidP="00760250">
      <w:pPr>
        <w:widowControl w:val="0"/>
        <w:autoSpaceDE w:val="0"/>
        <w:autoSpaceDN w:val="0"/>
        <w:adjustRightInd w:val="0"/>
        <w:spacing w:before="240" w:after="240" w:line="276" w:lineRule="auto"/>
        <w:rPr>
          <w:rFonts w:ascii="Times New Roman" w:hAnsi="Times New Roman" w:cs="Times New Roman"/>
          <w:sz w:val="24"/>
          <w:szCs w:val="24"/>
        </w:rPr>
      </w:pPr>
      <w:r w:rsidRPr="002C499D">
        <w:rPr>
          <w:rFonts w:ascii="Times New Roman" w:hAnsi="Times New Roman" w:cs="Times New Roman"/>
          <w:b/>
          <w:bCs/>
          <w:sz w:val="24"/>
          <w:szCs w:val="24"/>
        </w:rPr>
        <w:t>Supp. Fig. 1</w:t>
      </w:r>
      <w:r>
        <w:rPr>
          <w:rFonts w:ascii="Times New Roman" w:hAnsi="Times New Roman" w:cs="Times New Roman"/>
          <w:b/>
          <w:bCs/>
          <w:sz w:val="24"/>
          <w:szCs w:val="24"/>
        </w:rPr>
        <w:t xml:space="preserve"> </w:t>
      </w:r>
      <w:r>
        <w:rPr>
          <w:rFonts w:ascii="Times New Roman" w:hAnsi="Times New Roman" w:cs="Times New Roman"/>
          <w:sz w:val="24"/>
          <w:szCs w:val="24"/>
        </w:rPr>
        <w:t>Satellite map of the sampling stations used in the goby analysis. The red circle marks the Elk population which was the only one found to have significantly changed.</w:t>
      </w:r>
    </w:p>
    <w:sectPr w:rsidR="002C499D" w:rsidRPr="002C499D" w:rsidSect="00813CD6">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9E533E" w14:textId="77777777" w:rsidR="000E6F50" w:rsidRDefault="000E6F50">
      <w:pPr>
        <w:spacing w:after="0" w:line="240" w:lineRule="auto"/>
      </w:pPr>
      <w:r>
        <w:separator/>
      </w:r>
    </w:p>
  </w:endnote>
  <w:endnote w:type="continuationSeparator" w:id="0">
    <w:p w14:paraId="47864D3E" w14:textId="77777777" w:rsidR="000E6F50" w:rsidRDefault="000E6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1723703"/>
      <w:docPartObj>
        <w:docPartGallery w:val="Page Numbers (Bottom of Page)"/>
        <w:docPartUnique/>
      </w:docPartObj>
    </w:sdtPr>
    <w:sdtContent>
      <w:p w14:paraId="733C9AA0" w14:textId="068FBC1A" w:rsidR="0012398F" w:rsidRDefault="0012398F">
        <w:pPr>
          <w:pStyle w:val="Footer"/>
          <w:jc w:val="right"/>
        </w:pPr>
        <w:r>
          <w:fldChar w:fldCharType="begin"/>
        </w:r>
        <w:r>
          <w:instrText>PAGE   \* MERGEFORMAT</w:instrText>
        </w:r>
        <w:r>
          <w:fldChar w:fldCharType="separate"/>
        </w:r>
        <w:r w:rsidRPr="00312704">
          <w:rPr>
            <w:noProof/>
            <w:lang w:val="fr-FR"/>
          </w:rPr>
          <w:t>36</w:t>
        </w:r>
        <w:r>
          <w:fldChar w:fldCharType="end"/>
        </w:r>
      </w:p>
    </w:sdtContent>
  </w:sdt>
  <w:p w14:paraId="7704DB3E" w14:textId="77777777" w:rsidR="0012398F" w:rsidRDefault="00123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21D3D" w14:textId="77777777" w:rsidR="000E6F50" w:rsidRDefault="000E6F50">
      <w:pPr>
        <w:spacing w:after="0" w:line="240" w:lineRule="auto"/>
      </w:pPr>
      <w:r>
        <w:separator/>
      </w:r>
    </w:p>
  </w:footnote>
  <w:footnote w:type="continuationSeparator" w:id="0">
    <w:p w14:paraId="3D0EE3EA" w14:textId="77777777" w:rsidR="000E6F50" w:rsidRDefault="000E6F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F0775"/>
    <w:multiLevelType w:val="hybridMultilevel"/>
    <w:tmpl w:val="7D34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
  </w:num>
  <w:num w:numId="5">
    <w:abstractNumId w:val="6"/>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c0NTQ2NTI0szAwt7RQ0lEKTi0uzszPAykwqQUA8Ve7cSwAAAA="/>
  </w:docVars>
  <w:rsids>
    <w:rsidRoot w:val="00760250"/>
    <w:rsid w:val="00004C95"/>
    <w:rsid w:val="00010C74"/>
    <w:rsid w:val="000273E1"/>
    <w:rsid w:val="00051241"/>
    <w:rsid w:val="000675C1"/>
    <w:rsid w:val="00075041"/>
    <w:rsid w:val="000760B8"/>
    <w:rsid w:val="00092D01"/>
    <w:rsid w:val="0009604A"/>
    <w:rsid w:val="00097F4D"/>
    <w:rsid w:val="000A4BFD"/>
    <w:rsid w:val="000A5AB5"/>
    <w:rsid w:val="000D1E1F"/>
    <w:rsid w:val="000D5772"/>
    <w:rsid w:val="000E305B"/>
    <w:rsid w:val="000E6F50"/>
    <w:rsid w:val="000E71FA"/>
    <w:rsid w:val="000F3023"/>
    <w:rsid w:val="000F679A"/>
    <w:rsid w:val="0010149D"/>
    <w:rsid w:val="00102C15"/>
    <w:rsid w:val="00103ECA"/>
    <w:rsid w:val="00112BD5"/>
    <w:rsid w:val="00115C9D"/>
    <w:rsid w:val="00120A52"/>
    <w:rsid w:val="00120F86"/>
    <w:rsid w:val="001213A2"/>
    <w:rsid w:val="001226C2"/>
    <w:rsid w:val="0012281A"/>
    <w:rsid w:val="0012398F"/>
    <w:rsid w:val="001353C0"/>
    <w:rsid w:val="0013754E"/>
    <w:rsid w:val="00141DB8"/>
    <w:rsid w:val="001437EC"/>
    <w:rsid w:val="00144A01"/>
    <w:rsid w:val="00146198"/>
    <w:rsid w:val="001504D5"/>
    <w:rsid w:val="001510FF"/>
    <w:rsid w:val="0016435E"/>
    <w:rsid w:val="001660F4"/>
    <w:rsid w:val="00167885"/>
    <w:rsid w:val="0017251D"/>
    <w:rsid w:val="001729A4"/>
    <w:rsid w:val="00182E94"/>
    <w:rsid w:val="001832D6"/>
    <w:rsid w:val="00187166"/>
    <w:rsid w:val="001926A6"/>
    <w:rsid w:val="00193F3A"/>
    <w:rsid w:val="001950C0"/>
    <w:rsid w:val="00195CFD"/>
    <w:rsid w:val="001A5C1D"/>
    <w:rsid w:val="001B17EF"/>
    <w:rsid w:val="001B506C"/>
    <w:rsid w:val="001B6501"/>
    <w:rsid w:val="001C7C1F"/>
    <w:rsid w:val="001C7F75"/>
    <w:rsid w:val="001E0427"/>
    <w:rsid w:val="001E552F"/>
    <w:rsid w:val="001E62F8"/>
    <w:rsid w:val="001E7EEF"/>
    <w:rsid w:val="001F0A9C"/>
    <w:rsid w:val="001F0EBA"/>
    <w:rsid w:val="001F1335"/>
    <w:rsid w:val="001F1504"/>
    <w:rsid w:val="001F331B"/>
    <w:rsid w:val="00201BE2"/>
    <w:rsid w:val="002035C8"/>
    <w:rsid w:val="002045D9"/>
    <w:rsid w:val="00211EB6"/>
    <w:rsid w:val="00213A41"/>
    <w:rsid w:val="002200BB"/>
    <w:rsid w:val="00232423"/>
    <w:rsid w:val="0023527A"/>
    <w:rsid w:val="002354FB"/>
    <w:rsid w:val="0024700E"/>
    <w:rsid w:val="00247C3F"/>
    <w:rsid w:val="002570DB"/>
    <w:rsid w:val="00257F8F"/>
    <w:rsid w:val="00260A84"/>
    <w:rsid w:val="00263CF0"/>
    <w:rsid w:val="002655D7"/>
    <w:rsid w:val="00273D55"/>
    <w:rsid w:val="00280404"/>
    <w:rsid w:val="00281661"/>
    <w:rsid w:val="002826FE"/>
    <w:rsid w:val="00282B66"/>
    <w:rsid w:val="002835AF"/>
    <w:rsid w:val="00283F14"/>
    <w:rsid w:val="00291001"/>
    <w:rsid w:val="00293AD0"/>
    <w:rsid w:val="00296CE4"/>
    <w:rsid w:val="002A4B11"/>
    <w:rsid w:val="002B2163"/>
    <w:rsid w:val="002B7403"/>
    <w:rsid w:val="002C09F6"/>
    <w:rsid w:val="002C4673"/>
    <w:rsid w:val="002C499D"/>
    <w:rsid w:val="002C5FC2"/>
    <w:rsid w:val="002C6102"/>
    <w:rsid w:val="002E4EB0"/>
    <w:rsid w:val="002E5FED"/>
    <w:rsid w:val="002E7802"/>
    <w:rsid w:val="002F0D8A"/>
    <w:rsid w:val="002F2FCA"/>
    <w:rsid w:val="002F4AF9"/>
    <w:rsid w:val="002F4CBE"/>
    <w:rsid w:val="002F51A4"/>
    <w:rsid w:val="002F76EF"/>
    <w:rsid w:val="003033F4"/>
    <w:rsid w:val="0030681A"/>
    <w:rsid w:val="00307C0B"/>
    <w:rsid w:val="00310A63"/>
    <w:rsid w:val="00312704"/>
    <w:rsid w:val="00312CAE"/>
    <w:rsid w:val="00312DA7"/>
    <w:rsid w:val="00312F87"/>
    <w:rsid w:val="00316570"/>
    <w:rsid w:val="00321B50"/>
    <w:rsid w:val="00321C72"/>
    <w:rsid w:val="003237FC"/>
    <w:rsid w:val="00326EF7"/>
    <w:rsid w:val="00330557"/>
    <w:rsid w:val="0033100C"/>
    <w:rsid w:val="003360E7"/>
    <w:rsid w:val="00342978"/>
    <w:rsid w:val="00351A4D"/>
    <w:rsid w:val="003541EA"/>
    <w:rsid w:val="003552BE"/>
    <w:rsid w:val="00357901"/>
    <w:rsid w:val="0037043A"/>
    <w:rsid w:val="00370AC0"/>
    <w:rsid w:val="00372656"/>
    <w:rsid w:val="00372E64"/>
    <w:rsid w:val="00373800"/>
    <w:rsid w:val="00373BAE"/>
    <w:rsid w:val="00374D51"/>
    <w:rsid w:val="00381423"/>
    <w:rsid w:val="00385302"/>
    <w:rsid w:val="00386761"/>
    <w:rsid w:val="003932BE"/>
    <w:rsid w:val="003932F7"/>
    <w:rsid w:val="0039542F"/>
    <w:rsid w:val="00397CE6"/>
    <w:rsid w:val="003A4D5D"/>
    <w:rsid w:val="003C632F"/>
    <w:rsid w:val="003C7FDC"/>
    <w:rsid w:val="003D300D"/>
    <w:rsid w:val="003F0443"/>
    <w:rsid w:val="003F751E"/>
    <w:rsid w:val="00400D4B"/>
    <w:rsid w:val="00402889"/>
    <w:rsid w:val="00406754"/>
    <w:rsid w:val="00407A85"/>
    <w:rsid w:val="00415FF5"/>
    <w:rsid w:val="00417109"/>
    <w:rsid w:val="00420A57"/>
    <w:rsid w:val="0042387A"/>
    <w:rsid w:val="00423CCF"/>
    <w:rsid w:val="0042535B"/>
    <w:rsid w:val="004266B7"/>
    <w:rsid w:val="00436FC5"/>
    <w:rsid w:val="00437605"/>
    <w:rsid w:val="0044507D"/>
    <w:rsid w:val="0044744A"/>
    <w:rsid w:val="00457855"/>
    <w:rsid w:val="00457A0C"/>
    <w:rsid w:val="004634B4"/>
    <w:rsid w:val="00467966"/>
    <w:rsid w:val="00486C69"/>
    <w:rsid w:val="004877E3"/>
    <w:rsid w:val="004903AA"/>
    <w:rsid w:val="00497087"/>
    <w:rsid w:val="004A21D0"/>
    <w:rsid w:val="004B1B7D"/>
    <w:rsid w:val="004B50FE"/>
    <w:rsid w:val="004C03D0"/>
    <w:rsid w:val="004C3D58"/>
    <w:rsid w:val="004C4099"/>
    <w:rsid w:val="004C6358"/>
    <w:rsid w:val="004C7618"/>
    <w:rsid w:val="004D0FC0"/>
    <w:rsid w:val="004D288B"/>
    <w:rsid w:val="004D40A0"/>
    <w:rsid w:val="004D51F7"/>
    <w:rsid w:val="004D7280"/>
    <w:rsid w:val="004E0547"/>
    <w:rsid w:val="004E0ED9"/>
    <w:rsid w:val="004E1ADA"/>
    <w:rsid w:val="004E2B73"/>
    <w:rsid w:val="004E5259"/>
    <w:rsid w:val="004E760A"/>
    <w:rsid w:val="004F4B95"/>
    <w:rsid w:val="0050272D"/>
    <w:rsid w:val="005040E6"/>
    <w:rsid w:val="00505EF3"/>
    <w:rsid w:val="00515208"/>
    <w:rsid w:val="00520DE3"/>
    <w:rsid w:val="00522C76"/>
    <w:rsid w:val="00530F04"/>
    <w:rsid w:val="00542C26"/>
    <w:rsid w:val="00545C37"/>
    <w:rsid w:val="00554AC0"/>
    <w:rsid w:val="00560CDE"/>
    <w:rsid w:val="00563238"/>
    <w:rsid w:val="00563D88"/>
    <w:rsid w:val="00566EA1"/>
    <w:rsid w:val="00571D95"/>
    <w:rsid w:val="00571DB9"/>
    <w:rsid w:val="00584F70"/>
    <w:rsid w:val="0058796E"/>
    <w:rsid w:val="00591466"/>
    <w:rsid w:val="005965CD"/>
    <w:rsid w:val="005967C0"/>
    <w:rsid w:val="005A0FF6"/>
    <w:rsid w:val="005A2609"/>
    <w:rsid w:val="005A30DA"/>
    <w:rsid w:val="005A584F"/>
    <w:rsid w:val="005C0F0E"/>
    <w:rsid w:val="005D1254"/>
    <w:rsid w:val="005D2C9D"/>
    <w:rsid w:val="005D2DDB"/>
    <w:rsid w:val="005D3CF7"/>
    <w:rsid w:val="005D42F5"/>
    <w:rsid w:val="005E2D5A"/>
    <w:rsid w:val="005E5E52"/>
    <w:rsid w:val="005F4C2E"/>
    <w:rsid w:val="005F5B9D"/>
    <w:rsid w:val="0060134C"/>
    <w:rsid w:val="00606D80"/>
    <w:rsid w:val="00607FA6"/>
    <w:rsid w:val="00610EB2"/>
    <w:rsid w:val="00611F57"/>
    <w:rsid w:val="00614697"/>
    <w:rsid w:val="00620C73"/>
    <w:rsid w:val="0062227C"/>
    <w:rsid w:val="00627878"/>
    <w:rsid w:val="00630537"/>
    <w:rsid w:val="00633D27"/>
    <w:rsid w:val="006344AD"/>
    <w:rsid w:val="006350AA"/>
    <w:rsid w:val="00642165"/>
    <w:rsid w:val="006427C8"/>
    <w:rsid w:val="00661D0F"/>
    <w:rsid w:val="00661F5A"/>
    <w:rsid w:val="0066270C"/>
    <w:rsid w:val="00663566"/>
    <w:rsid w:val="00665692"/>
    <w:rsid w:val="00674E94"/>
    <w:rsid w:val="00681B1E"/>
    <w:rsid w:val="00685CAF"/>
    <w:rsid w:val="00697DCF"/>
    <w:rsid w:val="006A263C"/>
    <w:rsid w:val="006A5420"/>
    <w:rsid w:val="006A6A08"/>
    <w:rsid w:val="006A6EC4"/>
    <w:rsid w:val="006A788E"/>
    <w:rsid w:val="006B5C38"/>
    <w:rsid w:val="006B754C"/>
    <w:rsid w:val="006C61A0"/>
    <w:rsid w:val="006C763E"/>
    <w:rsid w:val="006D04EF"/>
    <w:rsid w:val="006D106B"/>
    <w:rsid w:val="006D298E"/>
    <w:rsid w:val="006D3730"/>
    <w:rsid w:val="006D5381"/>
    <w:rsid w:val="006D6A34"/>
    <w:rsid w:val="006D6F9A"/>
    <w:rsid w:val="006E4879"/>
    <w:rsid w:val="006E5814"/>
    <w:rsid w:val="006E7A61"/>
    <w:rsid w:val="006F18ED"/>
    <w:rsid w:val="006F542F"/>
    <w:rsid w:val="006F68A2"/>
    <w:rsid w:val="00702045"/>
    <w:rsid w:val="00712A94"/>
    <w:rsid w:val="0072384A"/>
    <w:rsid w:val="00733D61"/>
    <w:rsid w:val="007350D1"/>
    <w:rsid w:val="0073615E"/>
    <w:rsid w:val="007411FC"/>
    <w:rsid w:val="00743421"/>
    <w:rsid w:val="0075022C"/>
    <w:rsid w:val="00750ED1"/>
    <w:rsid w:val="0075244A"/>
    <w:rsid w:val="007571D8"/>
    <w:rsid w:val="00760250"/>
    <w:rsid w:val="00760311"/>
    <w:rsid w:val="00760A6F"/>
    <w:rsid w:val="00766D58"/>
    <w:rsid w:val="00767288"/>
    <w:rsid w:val="007674B3"/>
    <w:rsid w:val="00774E9E"/>
    <w:rsid w:val="007755AA"/>
    <w:rsid w:val="007823C3"/>
    <w:rsid w:val="00785D57"/>
    <w:rsid w:val="00787DDE"/>
    <w:rsid w:val="00790332"/>
    <w:rsid w:val="00793678"/>
    <w:rsid w:val="007A33FD"/>
    <w:rsid w:val="007A704E"/>
    <w:rsid w:val="007B32B8"/>
    <w:rsid w:val="007B49AC"/>
    <w:rsid w:val="007C1503"/>
    <w:rsid w:val="007E1BCB"/>
    <w:rsid w:val="007E58D0"/>
    <w:rsid w:val="008026D6"/>
    <w:rsid w:val="00803899"/>
    <w:rsid w:val="00803ABB"/>
    <w:rsid w:val="008047D5"/>
    <w:rsid w:val="00806B39"/>
    <w:rsid w:val="00810109"/>
    <w:rsid w:val="00813CD6"/>
    <w:rsid w:val="008164C6"/>
    <w:rsid w:val="00817E6D"/>
    <w:rsid w:val="008314E9"/>
    <w:rsid w:val="00837F70"/>
    <w:rsid w:val="008437C5"/>
    <w:rsid w:val="00853197"/>
    <w:rsid w:val="00853581"/>
    <w:rsid w:val="00854848"/>
    <w:rsid w:val="00866B00"/>
    <w:rsid w:val="00882757"/>
    <w:rsid w:val="00885596"/>
    <w:rsid w:val="00892C00"/>
    <w:rsid w:val="00892E6C"/>
    <w:rsid w:val="00897B4B"/>
    <w:rsid w:val="008A6924"/>
    <w:rsid w:val="008B55A9"/>
    <w:rsid w:val="008B6142"/>
    <w:rsid w:val="008B6CEE"/>
    <w:rsid w:val="008B7DB3"/>
    <w:rsid w:val="008C196C"/>
    <w:rsid w:val="008C4A69"/>
    <w:rsid w:val="008C52CB"/>
    <w:rsid w:val="008D3C82"/>
    <w:rsid w:val="008D64C5"/>
    <w:rsid w:val="008E5926"/>
    <w:rsid w:val="008E7320"/>
    <w:rsid w:val="008F7B96"/>
    <w:rsid w:val="008F7BD1"/>
    <w:rsid w:val="00901297"/>
    <w:rsid w:val="009024A7"/>
    <w:rsid w:val="00902C68"/>
    <w:rsid w:val="00904EA6"/>
    <w:rsid w:val="0091005A"/>
    <w:rsid w:val="00920011"/>
    <w:rsid w:val="00930E75"/>
    <w:rsid w:val="009325F1"/>
    <w:rsid w:val="00934E52"/>
    <w:rsid w:val="009360E2"/>
    <w:rsid w:val="00936FFD"/>
    <w:rsid w:val="0093724D"/>
    <w:rsid w:val="009421F4"/>
    <w:rsid w:val="0095640F"/>
    <w:rsid w:val="00960101"/>
    <w:rsid w:val="009608F3"/>
    <w:rsid w:val="00960F13"/>
    <w:rsid w:val="0097250E"/>
    <w:rsid w:val="009804D4"/>
    <w:rsid w:val="00986514"/>
    <w:rsid w:val="00987C26"/>
    <w:rsid w:val="00995DAE"/>
    <w:rsid w:val="00996F04"/>
    <w:rsid w:val="009A2D05"/>
    <w:rsid w:val="009A3FF7"/>
    <w:rsid w:val="009A5032"/>
    <w:rsid w:val="009B0A6C"/>
    <w:rsid w:val="009C1731"/>
    <w:rsid w:val="009C6F01"/>
    <w:rsid w:val="009D2B83"/>
    <w:rsid w:val="009D5636"/>
    <w:rsid w:val="009E1DB0"/>
    <w:rsid w:val="009E7F87"/>
    <w:rsid w:val="009F1D3A"/>
    <w:rsid w:val="009F57A2"/>
    <w:rsid w:val="00A01E9A"/>
    <w:rsid w:val="00A12CA2"/>
    <w:rsid w:val="00A151AE"/>
    <w:rsid w:val="00A22F69"/>
    <w:rsid w:val="00A2346E"/>
    <w:rsid w:val="00A25E03"/>
    <w:rsid w:val="00A3681C"/>
    <w:rsid w:val="00A44B87"/>
    <w:rsid w:val="00A452BF"/>
    <w:rsid w:val="00A5327E"/>
    <w:rsid w:val="00A53E10"/>
    <w:rsid w:val="00A54C2A"/>
    <w:rsid w:val="00A612B5"/>
    <w:rsid w:val="00A622EE"/>
    <w:rsid w:val="00A63C10"/>
    <w:rsid w:val="00A732A2"/>
    <w:rsid w:val="00A8468A"/>
    <w:rsid w:val="00A86EBE"/>
    <w:rsid w:val="00A8731D"/>
    <w:rsid w:val="00A87A9C"/>
    <w:rsid w:val="00AA602F"/>
    <w:rsid w:val="00AB1190"/>
    <w:rsid w:val="00AB28B1"/>
    <w:rsid w:val="00AB3923"/>
    <w:rsid w:val="00AB7B1C"/>
    <w:rsid w:val="00AD0F7A"/>
    <w:rsid w:val="00AD2E39"/>
    <w:rsid w:val="00AE0978"/>
    <w:rsid w:val="00AF3FEB"/>
    <w:rsid w:val="00B04106"/>
    <w:rsid w:val="00B06290"/>
    <w:rsid w:val="00B1324D"/>
    <w:rsid w:val="00B2536B"/>
    <w:rsid w:val="00B25697"/>
    <w:rsid w:val="00B25806"/>
    <w:rsid w:val="00B25E2C"/>
    <w:rsid w:val="00B26B6F"/>
    <w:rsid w:val="00B30BDC"/>
    <w:rsid w:val="00B32E80"/>
    <w:rsid w:val="00B32F09"/>
    <w:rsid w:val="00B34500"/>
    <w:rsid w:val="00B362E2"/>
    <w:rsid w:val="00B46C5C"/>
    <w:rsid w:val="00B5034A"/>
    <w:rsid w:val="00B61152"/>
    <w:rsid w:val="00B660FB"/>
    <w:rsid w:val="00B71807"/>
    <w:rsid w:val="00B71DCD"/>
    <w:rsid w:val="00B734EB"/>
    <w:rsid w:val="00B74424"/>
    <w:rsid w:val="00B751B5"/>
    <w:rsid w:val="00B75611"/>
    <w:rsid w:val="00B759D8"/>
    <w:rsid w:val="00B90E47"/>
    <w:rsid w:val="00B92DAE"/>
    <w:rsid w:val="00B94A15"/>
    <w:rsid w:val="00B96282"/>
    <w:rsid w:val="00B96666"/>
    <w:rsid w:val="00BB2ECD"/>
    <w:rsid w:val="00BB457C"/>
    <w:rsid w:val="00BB4BA1"/>
    <w:rsid w:val="00BB4DDD"/>
    <w:rsid w:val="00BB62E2"/>
    <w:rsid w:val="00BC1797"/>
    <w:rsid w:val="00BC3244"/>
    <w:rsid w:val="00BD0358"/>
    <w:rsid w:val="00BD4E82"/>
    <w:rsid w:val="00BD5B94"/>
    <w:rsid w:val="00BE1555"/>
    <w:rsid w:val="00BE219A"/>
    <w:rsid w:val="00BF1573"/>
    <w:rsid w:val="00BF7348"/>
    <w:rsid w:val="00C003E2"/>
    <w:rsid w:val="00C05AA5"/>
    <w:rsid w:val="00C10151"/>
    <w:rsid w:val="00C11409"/>
    <w:rsid w:val="00C131FE"/>
    <w:rsid w:val="00C14AE5"/>
    <w:rsid w:val="00C154AF"/>
    <w:rsid w:val="00C15F40"/>
    <w:rsid w:val="00C221ED"/>
    <w:rsid w:val="00C32E8B"/>
    <w:rsid w:val="00C333C4"/>
    <w:rsid w:val="00C500E9"/>
    <w:rsid w:val="00C517D1"/>
    <w:rsid w:val="00C51AD2"/>
    <w:rsid w:val="00C57359"/>
    <w:rsid w:val="00C66A6C"/>
    <w:rsid w:val="00C75C45"/>
    <w:rsid w:val="00C8233C"/>
    <w:rsid w:val="00C8505E"/>
    <w:rsid w:val="00C93EB0"/>
    <w:rsid w:val="00C9762D"/>
    <w:rsid w:val="00CA5670"/>
    <w:rsid w:val="00CB36E0"/>
    <w:rsid w:val="00CB44DC"/>
    <w:rsid w:val="00CB74D9"/>
    <w:rsid w:val="00CB7BC1"/>
    <w:rsid w:val="00CC273D"/>
    <w:rsid w:val="00CC40C2"/>
    <w:rsid w:val="00CC5DA6"/>
    <w:rsid w:val="00CD1CD6"/>
    <w:rsid w:val="00CE17F0"/>
    <w:rsid w:val="00CE46BB"/>
    <w:rsid w:val="00CE4BAE"/>
    <w:rsid w:val="00CE721C"/>
    <w:rsid w:val="00CF19A1"/>
    <w:rsid w:val="00CF1DBD"/>
    <w:rsid w:val="00CF7127"/>
    <w:rsid w:val="00D10902"/>
    <w:rsid w:val="00D23160"/>
    <w:rsid w:val="00D25990"/>
    <w:rsid w:val="00D269A0"/>
    <w:rsid w:val="00D301EC"/>
    <w:rsid w:val="00D347CD"/>
    <w:rsid w:val="00D40A56"/>
    <w:rsid w:val="00D45548"/>
    <w:rsid w:val="00D50D33"/>
    <w:rsid w:val="00D541F2"/>
    <w:rsid w:val="00D61BAC"/>
    <w:rsid w:val="00D6569F"/>
    <w:rsid w:val="00D71F68"/>
    <w:rsid w:val="00D7237E"/>
    <w:rsid w:val="00D729EF"/>
    <w:rsid w:val="00D73EE3"/>
    <w:rsid w:val="00D7562D"/>
    <w:rsid w:val="00D80A7F"/>
    <w:rsid w:val="00D96FBB"/>
    <w:rsid w:val="00DA4885"/>
    <w:rsid w:val="00DA57B8"/>
    <w:rsid w:val="00DB7399"/>
    <w:rsid w:val="00DC3F43"/>
    <w:rsid w:val="00DC4F17"/>
    <w:rsid w:val="00DE0F7A"/>
    <w:rsid w:val="00DE246A"/>
    <w:rsid w:val="00DE34CB"/>
    <w:rsid w:val="00E01488"/>
    <w:rsid w:val="00E048AC"/>
    <w:rsid w:val="00E073E3"/>
    <w:rsid w:val="00E1722B"/>
    <w:rsid w:val="00E179EB"/>
    <w:rsid w:val="00E244CD"/>
    <w:rsid w:val="00E36565"/>
    <w:rsid w:val="00E40D21"/>
    <w:rsid w:val="00E43FB6"/>
    <w:rsid w:val="00E455E7"/>
    <w:rsid w:val="00E512EC"/>
    <w:rsid w:val="00E56206"/>
    <w:rsid w:val="00E60FBF"/>
    <w:rsid w:val="00E842A6"/>
    <w:rsid w:val="00E86979"/>
    <w:rsid w:val="00E91AEC"/>
    <w:rsid w:val="00E93DB6"/>
    <w:rsid w:val="00E93FA5"/>
    <w:rsid w:val="00EA200B"/>
    <w:rsid w:val="00EA3B07"/>
    <w:rsid w:val="00EA50A6"/>
    <w:rsid w:val="00EA75BE"/>
    <w:rsid w:val="00EB0637"/>
    <w:rsid w:val="00EB1BC5"/>
    <w:rsid w:val="00EB2A52"/>
    <w:rsid w:val="00EB35CD"/>
    <w:rsid w:val="00EC12D4"/>
    <w:rsid w:val="00EC2235"/>
    <w:rsid w:val="00EC4F00"/>
    <w:rsid w:val="00EE5414"/>
    <w:rsid w:val="00EE5D9B"/>
    <w:rsid w:val="00EF3F5A"/>
    <w:rsid w:val="00F02545"/>
    <w:rsid w:val="00F0559D"/>
    <w:rsid w:val="00F0618B"/>
    <w:rsid w:val="00F0721A"/>
    <w:rsid w:val="00F118CE"/>
    <w:rsid w:val="00F122CB"/>
    <w:rsid w:val="00F13DFF"/>
    <w:rsid w:val="00F14201"/>
    <w:rsid w:val="00F15C8B"/>
    <w:rsid w:val="00F20E0F"/>
    <w:rsid w:val="00F25659"/>
    <w:rsid w:val="00F2600A"/>
    <w:rsid w:val="00F267BC"/>
    <w:rsid w:val="00F31651"/>
    <w:rsid w:val="00F3259E"/>
    <w:rsid w:val="00F32BEE"/>
    <w:rsid w:val="00F338DB"/>
    <w:rsid w:val="00F43570"/>
    <w:rsid w:val="00F5440A"/>
    <w:rsid w:val="00F6032F"/>
    <w:rsid w:val="00F61846"/>
    <w:rsid w:val="00F716F2"/>
    <w:rsid w:val="00F73A5E"/>
    <w:rsid w:val="00F7572C"/>
    <w:rsid w:val="00F75ADD"/>
    <w:rsid w:val="00F76398"/>
    <w:rsid w:val="00F76F6E"/>
    <w:rsid w:val="00F80082"/>
    <w:rsid w:val="00F855A4"/>
    <w:rsid w:val="00F85D23"/>
    <w:rsid w:val="00F875B8"/>
    <w:rsid w:val="00F91703"/>
    <w:rsid w:val="00F922BF"/>
    <w:rsid w:val="00F94105"/>
    <w:rsid w:val="00F94687"/>
    <w:rsid w:val="00F956A8"/>
    <w:rsid w:val="00FA735E"/>
    <w:rsid w:val="00FB486D"/>
    <w:rsid w:val="00FB7E3E"/>
    <w:rsid w:val="00FC726D"/>
    <w:rsid w:val="00FD1A16"/>
    <w:rsid w:val="00FD2892"/>
    <w:rsid w:val="00FD4CF4"/>
    <w:rsid w:val="00FD4F7E"/>
    <w:rsid w:val="00FD54C9"/>
    <w:rsid w:val="00FD7C1C"/>
    <w:rsid w:val="00FE48FB"/>
    <w:rsid w:val="00FE705A"/>
    <w:rsid w:val="00FF0896"/>
    <w:rsid w:val="00FF1AA4"/>
    <w:rsid w:val="00FF45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B19FA9"/>
  <w15:docId w15:val="{0FAD8967-49ED-4B31-98E9-DB47341A2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250"/>
  </w:style>
  <w:style w:type="paragraph" w:styleId="Heading1">
    <w:name w:val="heading 1"/>
    <w:basedOn w:val="Normal"/>
    <w:next w:val="Normal"/>
    <w:link w:val="Heading1Char"/>
    <w:uiPriority w:val="9"/>
    <w:qFormat/>
    <w:rsid w:val="001C7C1F"/>
    <w:pPr>
      <w:spacing w:after="0" w:line="48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1C7C1F"/>
    <w:pPr>
      <w:spacing w:after="0" w:line="480" w:lineRule="auto"/>
      <w:outlineLvl w:val="1"/>
    </w:pPr>
    <w:rPr>
      <w:rFonts w:ascii="Times New Roman" w:hAnsi="Times New Roman" w:cs="Times New Roman"/>
      <w:i/>
      <w:sz w:val="24"/>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0250"/>
    <w:rPr>
      <w:color w:val="0563C1" w:themeColor="hyperlink"/>
      <w:u w:val="single"/>
    </w:rPr>
  </w:style>
  <w:style w:type="table" w:styleId="TableGrid">
    <w:name w:val="Table Grid"/>
    <w:basedOn w:val="TableNormal"/>
    <w:uiPriority w:val="39"/>
    <w:rsid w:val="00760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250"/>
    <w:pPr>
      <w:ind w:left="720"/>
      <w:contextualSpacing/>
    </w:pPr>
  </w:style>
  <w:style w:type="character" w:styleId="CommentReference">
    <w:name w:val="annotation reference"/>
    <w:basedOn w:val="DefaultParagraphFont"/>
    <w:uiPriority w:val="99"/>
    <w:semiHidden/>
    <w:unhideWhenUsed/>
    <w:rsid w:val="00760250"/>
    <w:rPr>
      <w:sz w:val="16"/>
      <w:szCs w:val="16"/>
    </w:rPr>
  </w:style>
  <w:style w:type="paragraph" w:styleId="CommentText">
    <w:name w:val="annotation text"/>
    <w:basedOn w:val="Normal"/>
    <w:link w:val="CommentTextChar"/>
    <w:uiPriority w:val="99"/>
    <w:unhideWhenUsed/>
    <w:rsid w:val="00760250"/>
    <w:pPr>
      <w:spacing w:line="240" w:lineRule="auto"/>
    </w:pPr>
    <w:rPr>
      <w:sz w:val="20"/>
      <w:szCs w:val="20"/>
    </w:rPr>
  </w:style>
  <w:style w:type="character" w:customStyle="1" w:styleId="CommentTextChar">
    <w:name w:val="Comment Text Char"/>
    <w:basedOn w:val="DefaultParagraphFont"/>
    <w:link w:val="CommentText"/>
    <w:uiPriority w:val="99"/>
    <w:rsid w:val="00760250"/>
    <w:rPr>
      <w:sz w:val="20"/>
      <w:szCs w:val="20"/>
    </w:rPr>
  </w:style>
  <w:style w:type="paragraph" w:styleId="BalloonText">
    <w:name w:val="Balloon Text"/>
    <w:basedOn w:val="Normal"/>
    <w:link w:val="BalloonTextChar"/>
    <w:uiPriority w:val="99"/>
    <w:semiHidden/>
    <w:unhideWhenUsed/>
    <w:rsid w:val="007602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250"/>
    <w:rPr>
      <w:rFonts w:ascii="Segoe UI" w:hAnsi="Segoe UI" w:cs="Segoe UI"/>
      <w:sz w:val="18"/>
      <w:szCs w:val="18"/>
    </w:rPr>
  </w:style>
  <w:style w:type="character" w:styleId="FollowedHyperlink">
    <w:name w:val="FollowedHyperlink"/>
    <w:basedOn w:val="DefaultParagraphFont"/>
    <w:uiPriority w:val="99"/>
    <w:semiHidden/>
    <w:unhideWhenUsed/>
    <w:rsid w:val="00760250"/>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760250"/>
    <w:rPr>
      <w:b/>
      <w:bCs/>
    </w:rPr>
  </w:style>
  <w:style w:type="character" w:customStyle="1" w:styleId="CommentSubjectChar">
    <w:name w:val="Comment Subject Char"/>
    <w:basedOn w:val="CommentTextChar"/>
    <w:link w:val="CommentSubject"/>
    <w:uiPriority w:val="99"/>
    <w:semiHidden/>
    <w:rsid w:val="00760250"/>
    <w:rPr>
      <w:b/>
      <w:bCs/>
      <w:sz w:val="20"/>
      <w:szCs w:val="20"/>
    </w:rPr>
  </w:style>
  <w:style w:type="character" w:styleId="PlaceholderText">
    <w:name w:val="Placeholder Text"/>
    <w:basedOn w:val="DefaultParagraphFont"/>
    <w:uiPriority w:val="99"/>
    <w:semiHidden/>
    <w:rsid w:val="00760250"/>
    <w:rPr>
      <w:color w:val="808080"/>
    </w:rPr>
  </w:style>
  <w:style w:type="paragraph" w:styleId="Header">
    <w:name w:val="header"/>
    <w:basedOn w:val="Normal"/>
    <w:link w:val="HeaderChar"/>
    <w:uiPriority w:val="99"/>
    <w:unhideWhenUsed/>
    <w:rsid w:val="00760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250"/>
  </w:style>
  <w:style w:type="paragraph" w:styleId="Footer">
    <w:name w:val="footer"/>
    <w:basedOn w:val="Normal"/>
    <w:link w:val="FooterChar"/>
    <w:uiPriority w:val="99"/>
    <w:unhideWhenUsed/>
    <w:rsid w:val="00760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250"/>
  </w:style>
  <w:style w:type="character" w:styleId="LineNumber">
    <w:name w:val="line number"/>
    <w:basedOn w:val="DefaultParagraphFont"/>
    <w:uiPriority w:val="99"/>
    <w:semiHidden/>
    <w:unhideWhenUsed/>
    <w:rsid w:val="00760250"/>
  </w:style>
  <w:style w:type="paragraph" w:styleId="Revision">
    <w:name w:val="Revision"/>
    <w:hidden/>
    <w:uiPriority w:val="99"/>
    <w:semiHidden/>
    <w:rsid w:val="00760250"/>
    <w:pPr>
      <w:spacing w:after="0" w:line="240" w:lineRule="auto"/>
    </w:pPr>
  </w:style>
  <w:style w:type="paragraph" w:styleId="NormalWeb">
    <w:name w:val="Normal (Web)"/>
    <w:basedOn w:val="Normal"/>
    <w:uiPriority w:val="99"/>
    <w:semiHidden/>
    <w:unhideWhenUsed/>
    <w:rsid w:val="0076025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1C7C1F"/>
    <w:rPr>
      <w:rFonts w:ascii="Times New Roman" w:eastAsia="Times New Roman" w:hAnsi="Times New Roman" w:cs="Times New Roman"/>
      <w:b/>
      <w:sz w:val="24"/>
      <w:szCs w:val="24"/>
    </w:rPr>
  </w:style>
  <w:style w:type="character" w:customStyle="1" w:styleId="Heading2Char">
    <w:name w:val="Heading 2 Char"/>
    <w:basedOn w:val="DefaultParagraphFont"/>
    <w:link w:val="Heading2"/>
    <w:uiPriority w:val="9"/>
    <w:rsid w:val="001C7C1F"/>
    <w:rPr>
      <w:rFonts w:ascii="Times New Roman" w:hAnsi="Times New Roman" w:cs="Times New Roman"/>
      <w:i/>
      <w:sz w:val="24"/>
      <w:szCs w:val="24"/>
      <w:lang w:val="en-CA"/>
    </w:rPr>
  </w:style>
  <w:style w:type="character" w:customStyle="1" w:styleId="UnresolvedMention1">
    <w:name w:val="Unresolved Mention1"/>
    <w:basedOn w:val="DefaultParagraphFont"/>
    <w:uiPriority w:val="99"/>
    <w:semiHidden/>
    <w:unhideWhenUsed/>
    <w:rsid w:val="002354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91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www.computecanada.ca" TargetMode="External"/><Relationship Id="rId14"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15F14-1EA8-E549-82E7-6CDA9A020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7369</TotalTime>
  <Pages>1</Pages>
  <Words>40304</Words>
  <Characters>229736</Characters>
  <Application>Microsoft Office Word</Application>
  <DocSecurity>0</DocSecurity>
  <Lines>1914</Lines>
  <Paragraphs>539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269501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cp:lastModifiedBy>
  <cp:revision>65</cp:revision>
  <dcterms:created xsi:type="dcterms:W3CDTF">2021-07-09T16:57:00Z</dcterms:created>
  <dcterms:modified xsi:type="dcterms:W3CDTF">2021-08-11T14:27:00Z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http://www.zotero.org/styles/journal-of-ecology</vt:lpwstr>
  </property>
  <property fmtid="{D5CDD505-2E9C-101B-9397-08002B2CF9AE}" pid="4" name="Mendeley Unique User Id_1">
    <vt:lpwstr>441c624b-6731-3071-a03e-c2bcec96f8d7</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http://www.zotero.org/styles/ecology</vt:lpwstr>
  </property>
  <property fmtid="{D5CDD505-2E9C-101B-9397-08002B2CF9AE}" pid="14" name="Mendeley Recent Style Name 4_1">
    <vt:lpwstr>Ecology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http://www.zotero.org/styles/journal-of-ecology</vt:lpwstr>
  </property>
  <property fmtid="{D5CDD505-2E9C-101B-9397-08002B2CF9AE}" pid="18" name="Mendeley Recent Style Name 6_1">
    <vt:lpwstr>Journal of Ecology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http://www.zotero.org/styles/plos-one</vt:lpwstr>
  </property>
  <property fmtid="{D5CDD505-2E9C-101B-9397-08002B2CF9AE}" pid="24" name="Mendeley Recent Style Name 9_1">
    <vt:lpwstr>PLOS ONE</vt:lpwstr>
  </property>
</Properties>
</file>