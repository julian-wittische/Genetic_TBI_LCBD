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D339F" w14:textId="380559DE" w:rsidR="00760250" w:rsidRPr="0013754E" w:rsidRDefault="00760250" w:rsidP="00182E94">
      <w:pPr>
        <w:spacing w:before="240" w:after="240" w:line="276" w:lineRule="auto"/>
        <w:rPr>
          <w:rFonts w:ascii="Times New Roman" w:hAnsi="Times New Roman" w:cs="Times New Roman"/>
          <w:sz w:val="24"/>
          <w:szCs w:val="24"/>
        </w:rPr>
      </w:pPr>
      <w:r w:rsidRPr="0013754E">
        <w:rPr>
          <w:rFonts w:ascii="Times New Roman" w:eastAsia="Times New Roman" w:hAnsi="Times New Roman" w:cs="Times New Roman"/>
          <w:b/>
          <w:bCs/>
          <w:sz w:val="24"/>
          <w:szCs w:val="24"/>
        </w:rPr>
        <w:t xml:space="preserve">Detecting temporal changes in genetic diversity: a new tool for molecular ecology studies with repeated </w:t>
      </w:r>
      <w:r w:rsidR="006D04EF" w:rsidRPr="0013754E">
        <w:rPr>
          <w:rFonts w:ascii="Times New Roman" w:eastAsia="Times New Roman" w:hAnsi="Times New Roman" w:cs="Times New Roman"/>
          <w:b/>
          <w:bCs/>
          <w:sz w:val="24"/>
          <w:szCs w:val="24"/>
        </w:rPr>
        <w:t>surveys</w:t>
      </w:r>
      <w:r w:rsidRPr="0013754E">
        <w:rPr>
          <w:rFonts w:ascii="Times New Roman" w:eastAsia="Times New Roman" w:hAnsi="Times New Roman" w:cs="Times New Roman"/>
          <w:b/>
          <w:bCs/>
          <w:sz w:val="24"/>
          <w:szCs w:val="24"/>
        </w:rPr>
        <w:t xml:space="preserve"> </w:t>
      </w:r>
    </w:p>
    <w:p w14:paraId="1234A9F8" w14:textId="77777777" w:rsidR="00760250" w:rsidRPr="0013754E" w:rsidRDefault="00760250" w:rsidP="00182E94">
      <w:pPr>
        <w:spacing w:before="240" w:after="240" w:line="276" w:lineRule="auto"/>
        <w:rPr>
          <w:rFonts w:ascii="Times New Roman" w:eastAsia="Times New Roman" w:hAnsi="Times New Roman" w:cs="Times New Roman"/>
          <w:sz w:val="24"/>
          <w:szCs w:val="24"/>
        </w:rPr>
      </w:pPr>
    </w:p>
    <w:p w14:paraId="2E871847" w14:textId="77777777" w:rsidR="008164C6" w:rsidRPr="0013754E" w:rsidRDefault="008164C6" w:rsidP="00182E94">
      <w:pPr>
        <w:spacing w:before="240" w:after="240" w:line="276" w:lineRule="auto"/>
        <w:rPr>
          <w:rFonts w:ascii="Times New Roman" w:eastAsia="Times New Roman" w:hAnsi="Times New Roman" w:cs="Times New Roman"/>
          <w:sz w:val="24"/>
          <w:szCs w:val="24"/>
          <w:vertAlign w:val="superscript"/>
        </w:rPr>
      </w:pPr>
      <w:r w:rsidRPr="0013754E">
        <w:rPr>
          <w:rFonts w:ascii="Times New Roman" w:eastAsia="Times New Roman" w:hAnsi="Times New Roman" w:cs="Times New Roman"/>
          <w:sz w:val="24"/>
          <w:szCs w:val="24"/>
        </w:rPr>
        <w:t>Julian Wittische</w:t>
      </w:r>
      <w:r w:rsidRPr="0013754E">
        <w:rPr>
          <w:rFonts w:ascii="Times New Roman" w:eastAsia="Times New Roman" w:hAnsi="Times New Roman" w:cs="Times New Roman"/>
          <w:sz w:val="24"/>
          <w:szCs w:val="24"/>
          <w:vertAlign w:val="superscript"/>
        </w:rPr>
        <w:t>1</w:t>
      </w:r>
      <w:r w:rsidRPr="0013754E">
        <w:rPr>
          <w:rFonts w:ascii="Times New Roman" w:eastAsia="Times New Roman" w:hAnsi="Times New Roman" w:cs="Times New Roman"/>
          <w:sz w:val="24"/>
          <w:szCs w:val="24"/>
        </w:rPr>
        <w:t>, Pierre Legendre</w:t>
      </w:r>
      <w:r w:rsidRPr="0013754E">
        <w:rPr>
          <w:rFonts w:ascii="Times New Roman" w:eastAsia="Times New Roman" w:hAnsi="Times New Roman" w:cs="Times New Roman"/>
          <w:sz w:val="24"/>
          <w:szCs w:val="24"/>
          <w:vertAlign w:val="superscript"/>
        </w:rPr>
        <w:t>1</w:t>
      </w:r>
      <w:r w:rsidRPr="0013754E">
        <w:rPr>
          <w:rFonts w:ascii="Times New Roman" w:eastAsia="Times New Roman" w:hAnsi="Times New Roman" w:cs="Times New Roman"/>
          <w:sz w:val="24"/>
          <w:szCs w:val="24"/>
        </w:rPr>
        <w:t>, Patrick M. A. James</w:t>
      </w:r>
      <w:r w:rsidRPr="0013754E">
        <w:rPr>
          <w:rFonts w:ascii="Times New Roman" w:eastAsia="Times New Roman" w:hAnsi="Times New Roman" w:cs="Times New Roman"/>
          <w:sz w:val="24"/>
          <w:szCs w:val="24"/>
          <w:vertAlign w:val="superscript"/>
        </w:rPr>
        <w:t>1,2</w:t>
      </w:r>
    </w:p>
    <w:p w14:paraId="17C10AAC" w14:textId="77777777" w:rsidR="008164C6" w:rsidRPr="0013754E" w:rsidRDefault="008164C6" w:rsidP="00182E94">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vertAlign w:val="superscript"/>
          <w:lang w:val="fr-CA"/>
        </w:rPr>
        <w:t xml:space="preserve">1 </w:t>
      </w:r>
      <w:r w:rsidRPr="0013754E">
        <w:rPr>
          <w:rFonts w:ascii="Times New Roman" w:eastAsia="Times New Roman" w:hAnsi="Times New Roman" w:cs="Times New Roman"/>
          <w:sz w:val="24"/>
          <w:szCs w:val="24"/>
          <w:lang w:val="fr-CA"/>
        </w:rPr>
        <w:t xml:space="preserve">Département de Sciences Biologiques, Campus MIL, Université de Montréal, C.P. 6128, </w:t>
      </w:r>
      <w:proofErr w:type="spellStart"/>
      <w:r w:rsidRPr="0013754E">
        <w:rPr>
          <w:rFonts w:ascii="Times New Roman" w:eastAsia="Times New Roman" w:hAnsi="Times New Roman" w:cs="Times New Roman"/>
          <w:sz w:val="24"/>
          <w:szCs w:val="24"/>
          <w:lang w:val="fr-CA"/>
        </w:rPr>
        <w:t>succ</w:t>
      </w:r>
      <w:proofErr w:type="spellEnd"/>
      <w:r w:rsidRPr="0013754E">
        <w:rPr>
          <w:rFonts w:ascii="Times New Roman" w:eastAsia="Times New Roman" w:hAnsi="Times New Roman" w:cs="Times New Roman"/>
          <w:sz w:val="24"/>
          <w:szCs w:val="24"/>
          <w:lang w:val="fr-CA"/>
        </w:rPr>
        <w:t xml:space="preserve">. </w:t>
      </w:r>
      <w:r w:rsidRPr="0013754E">
        <w:rPr>
          <w:rFonts w:ascii="Times New Roman" w:eastAsia="Times New Roman" w:hAnsi="Times New Roman" w:cs="Times New Roman"/>
          <w:sz w:val="24"/>
          <w:szCs w:val="24"/>
        </w:rPr>
        <w:t>Centre-</w:t>
      </w:r>
      <w:proofErr w:type="spellStart"/>
      <w:r w:rsidRPr="0013754E">
        <w:rPr>
          <w:rFonts w:ascii="Times New Roman" w:eastAsia="Times New Roman" w:hAnsi="Times New Roman" w:cs="Times New Roman"/>
          <w:sz w:val="24"/>
          <w:szCs w:val="24"/>
        </w:rPr>
        <w:t>ville</w:t>
      </w:r>
      <w:proofErr w:type="spellEnd"/>
      <w:r w:rsidRPr="0013754E">
        <w:rPr>
          <w:rFonts w:ascii="Times New Roman" w:eastAsia="Times New Roman" w:hAnsi="Times New Roman" w:cs="Times New Roman"/>
          <w:sz w:val="24"/>
          <w:szCs w:val="24"/>
        </w:rPr>
        <w:t>, Montréal, QC, Canada, H3C 3J7</w:t>
      </w:r>
    </w:p>
    <w:p w14:paraId="63C3149E" w14:textId="6DA4FFBC" w:rsidR="008164C6" w:rsidRPr="0013754E" w:rsidRDefault="008164C6" w:rsidP="00182E94">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vertAlign w:val="superscript"/>
        </w:rPr>
        <w:t xml:space="preserve">2 </w:t>
      </w:r>
      <w:r w:rsidR="00CB74D9" w:rsidRPr="0013754E">
        <w:rPr>
          <w:rFonts w:ascii="Times New Roman" w:eastAsia="Times New Roman" w:hAnsi="Times New Roman" w:cs="Times New Roman"/>
          <w:sz w:val="24"/>
          <w:szCs w:val="24"/>
        </w:rPr>
        <w:t xml:space="preserve">Institute of </w:t>
      </w:r>
      <w:r w:rsidRPr="0013754E">
        <w:rPr>
          <w:rFonts w:ascii="Times New Roman" w:eastAsia="Times New Roman" w:hAnsi="Times New Roman" w:cs="Times New Roman"/>
          <w:sz w:val="24"/>
          <w:szCs w:val="24"/>
        </w:rPr>
        <w:t>Forestry</w:t>
      </w:r>
      <w:r w:rsidR="00CB74D9" w:rsidRPr="0013754E">
        <w:rPr>
          <w:rFonts w:ascii="Times New Roman" w:eastAsia="Times New Roman" w:hAnsi="Times New Roman" w:cs="Times New Roman"/>
          <w:sz w:val="24"/>
          <w:szCs w:val="24"/>
        </w:rPr>
        <w:t xml:space="preserve"> and Conservation</w:t>
      </w:r>
      <w:r w:rsidRPr="0013754E">
        <w:rPr>
          <w:rFonts w:ascii="Times New Roman" w:eastAsia="Times New Roman" w:hAnsi="Times New Roman" w:cs="Times New Roman"/>
          <w:sz w:val="24"/>
          <w:szCs w:val="24"/>
        </w:rPr>
        <w:t>, University of Toronto, 33 Willcocks St., Toronto, ON, Canada, M5S 2J5</w:t>
      </w:r>
    </w:p>
    <w:p w14:paraId="4DFACAB6" w14:textId="77777777" w:rsidR="008164C6" w:rsidRPr="0013754E" w:rsidRDefault="008164C6" w:rsidP="00182E94">
      <w:pPr>
        <w:spacing w:before="240" w:after="240" w:line="276" w:lineRule="auto"/>
        <w:rPr>
          <w:rFonts w:ascii="Times New Roman" w:eastAsia="Times New Roman" w:hAnsi="Times New Roman" w:cs="Times New Roman"/>
          <w:sz w:val="24"/>
          <w:szCs w:val="24"/>
        </w:rPr>
      </w:pPr>
    </w:p>
    <w:p w14:paraId="293F95BD" w14:textId="77777777" w:rsidR="008164C6" w:rsidRPr="0013754E" w:rsidRDefault="008164C6" w:rsidP="00182E94">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Correspondence: Julian </w:t>
      </w:r>
      <w:proofErr w:type="spellStart"/>
      <w:r w:rsidRPr="0013754E">
        <w:rPr>
          <w:rFonts w:ascii="Times New Roman" w:eastAsia="Times New Roman" w:hAnsi="Times New Roman" w:cs="Times New Roman"/>
          <w:sz w:val="24"/>
          <w:szCs w:val="24"/>
        </w:rPr>
        <w:t>Wittische</w:t>
      </w:r>
      <w:proofErr w:type="spellEnd"/>
      <w:r w:rsidRPr="0013754E">
        <w:rPr>
          <w:rFonts w:ascii="Times New Roman" w:eastAsia="Times New Roman" w:hAnsi="Times New Roman" w:cs="Times New Roman"/>
          <w:sz w:val="24"/>
          <w:szCs w:val="24"/>
        </w:rPr>
        <w:t xml:space="preserve">; E-mail: </w:t>
      </w:r>
      <w:hyperlink r:id="rId8">
        <w:r w:rsidRPr="0013754E">
          <w:rPr>
            <w:rStyle w:val="Hyperlink"/>
            <w:rFonts w:ascii="Times New Roman" w:eastAsia="Times New Roman" w:hAnsi="Times New Roman" w:cs="Times New Roman"/>
            <w:sz w:val="24"/>
            <w:szCs w:val="24"/>
          </w:rPr>
          <w:t>jwittische@gmail.com</w:t>
        </w:r>
      </w:hyperlink>
    </w:p>
    <w:p w14:paraId="0760438A" w14:textId="77777777" w:rsidR="008164C6" w:rsidRPr="0013754E" w:rsidRDefault="008164C6" w:rsidP="00182E94">
      <w:pPr>
        <w:spacing w:before="240" w:after="240" w:line="276" w:lineRule="auto"/>
        <w:rPr>
          <w:rFonts w:ascii="Times New Roman" w:eastAsia="Times New Roman" w:hAnsi="Times New Roman" w:cs="Times New Roman"/>
          <w:sz w:val="24"/>
          <w:szCs w:val="24"/>
        </w:rPr>
      </w:pPr>
    </w:p>
    <w:p w14:paraId="130BAA60" w14:textId="41F05618" w:rsidR="008164C6" w:rsidRPr="0013754E" w:rsidRDefault="008164C6" w:rsidP="00182E94">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Running title: Testing</w:t>
      </w:r>
      <w:r w:rsidR="00BC1797" w:rsidRPr="0013754E">
        <w:rPr>
          <w:rFonts w:ascii="Times New Roman" w:eastAsia="Times New Roman" w:hAnsi="Times New Roman" w:cs="Times New Roman"/>
          <w:sz w:val="24"/>
          <w:szCs w:val="24"/>
        </w:rPr>
        <w:t xml:space="preserve"> spatio</w:t>
      </w:r>
      <w:r w:rsidRPr="0013754E">
        <w:rPr>
          <w:rFonts w:ascii="Times New Roman" w:eastAsia="Times New Roman" w:hAnsi="Times New Roman" w:cs="Times New Roman"/>
          <w:sz w:val="24"/>
          <w:szCs w:val="24"/>
        </w:rPr>
        <w:t>temporal genetic change</w:t>
      </w:r>
    </w:p>
    <w:p w14:paraId="4193E2EA" w14:textId="4061714C" w:rsidR="008164C6" w:rsidRPr="0013754E" w:rsidRDefault="008164C6" w:rsidP="00182E94">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In preparation for</w:t>
      </w:r>
      <w:r w:rsidR="00AD0F7A" w:rsidRPr="0013754E">
        <w:rPr>
          <w:rFonts w:ascii="Times New Roman" w:eastAsia="Times New Roman" w:hAnsi="Times New Roman" w:cs="Times New Roman"/>
          <w:sz w:val="24"/>
          <w:szCs w:val="24"/>
        </w:rPr>
        <w:t xml:space="preserve"> (in order of preference)</w:t>
      </w:r>
      <w:r w:rsidRPr="0013754E">
        <w:rPr>
          <w:rFonts w:ascii="Times New Roman" w:eastAsia="Times New Roman" w:hAnsi="Times New Roman" w:cs="Times New Roman"/>
          <w:sz w:val="24"/>
          <w:szCs w:val="24"/>
        </w:rPr>
        <w:t xml:space="preserve">: 1) Molecular Ecology Resources, 2) </w:t>
      </w:r>
      <w:proofErr w:type="spellStart"/>
      <w:r w:rsidRPr="0013754E">
        <w:rPr>
          <w:rFonts w:ascii="Times New Roman" w:eastAsia="Times New Roman" w:hAnsi="Times New Roman" w:cs="Times New Roman"/>
          <w:sz w:val="24"/>
          <w:szCs w:val="24"/>
        </w:rPr>
        <w:t>Ecography</w:t>
      </w:r>
      <w:proofErr w:type="spellEnd"/>
      <w:r w:rsidRPr="0013754E">
        <w:rPr>
          <w:rFonts w:ascii="Times New Roman" w:eastAsia="Times New Roman" w:hAnsi="Times New Roman" w:cs="Times New Roman"/>
          <w:sz w:val="24"/>
          <w:szCs w:val="24"/>
        </w:rPr>
        <w:t>, 3) Ecological Modelling, 3) Environmental Modelling &amp; Software, 4) Ecology and Evolution, 5) Ecological Informatics.</w:t>
      </w:r>
    </w:p>
    <w:p w14:paraId="688F2FE2" w14:textId="77777777" w:rsidR="00415FF5" w:rsidRPr="0013754E" w:rsidRDefault="00415FF5" w:rsidP="00182E94">
      <w:pPr>
        <w:spacing w:before="240" w:after="240" w:line="276" w:lineRule="auto"/>
        <w:rPr>
          <w:rFonts w:ascii="Times New Roman" w:eastAsia="Times New Roman" w:hAnsi="Times New Roman" w:cs="Times New Roman"/>
          <w:b/>
          <w:sz w:val="24"/>
          <w:szCs w:val="24"/>
        </w:rPr>
      </w:pPr>
    </w:p>
    <w:p w14:paraId="6C7A0E0F" w14:textId="4920ED1E" w:rsidR="00415FF5" w:rsidRPr="0013754E" w:rsidRDefault="00415FF5" w:rsidP="00182E94">
      <w:pPr>
        <w:spacing w:before="240" w:after="240" w:line="276" w:lineRule="auto"/>
        <w:rPr>
          <w:rFonts w:ascii="Times New Roman" w:eastAsia="Times New Roman" w:hAnsi="Times New Roman" w:cs="Times New Roman"/>
          <w:b/>
          <w:sz w:val="24"/>
          <w:szCs w:val="24"/>
        </w:rPr>
      </w:pPr>
    </w:p>
    <w:p w14:paraId="0F356467" w14:textId="77777777" w:rsidR="006D106B" w:rsidRPr="0013754E" w:rsidRDefault="006D106B" w:rsidP="00182E94">
      <w:pPr>
        <w:spacing w:before="240" w:after="240" w:line="276" w:lineRule="auto"/>
        <w:rPr>
          <w:rFonts w:ascii="Times New Roman" w:eastAsia="Times New Roman" w:hAnsi="Times New Roman" w:cs="Times New Roman"/>
          <w:b/>
          <w:sz w:val="24"/>
          <w:szCs w:val="24"/>
        </w:rPr>
      </w:pPr>
    </w:p>
    <w:p w14:paraId="521A07C1" w14:textId="77777777" w:rsidR="00415FF5" w:rsidRPr="0013754E" w:rsidRDefault="00415FF5" w:rsidP="00182E94">
      <w:pPr>
        <w:spacing w:before="240" w:after="240" w:line="276" w:lineRule="auto"/>
        <w:rPr>
          <w:rFonts w:ascii="Times New Roman" w:eastAsia="Times New Roman" w:hAnsi="Times New Roman" w:cs="Times New Roman"/>
          <w:b/>
          <w:sz w:val="24"/>
          <w:szCs w:val="24"/>
        </w:rPr>
      </w:pPr>
    </w:p>
    <w:p w14:paraId="32EBC636" w14:textId="77777777" w:rsidR="00415FF5" w:rsidRPr="0013754E" w:rsidRDefault="00415FF5" w:rsidP="00182E94">
      <w:pPr>
        <w:spacing w:before="240" w:after="240" w:line="276" w:lineRule="auto"/>
        <w:rPr>
          <w:rFonts w:ascii="Times New Roman" w:eastAsia="Times New Roman" w:hAnsi="Times New Roman" w:cs="Times New Roman"/>
          <w:b/>
          <w:sz w:val="24"/>
          <w:szCs w:val="24"/>
        </w:rPr>
      </w:pPr>
    </w:p>
    <w:p w14:paraId="17BD7258" w14:textId="77777777" w:rsidR="00182E94" w:rsidRPr="0013754E" w:rsidRDefault="00182E94" w:rsidP="00182E94">
      <w:pPr>
        <w:spacing w:before="240" w:after="240" w:line="276" w:lineRule="auto"/>
        <w:rPr>
          <w:rFonts w:ascii="Times New Roman" w:eastAsia="Times New Roman" w:hAnsi="Times New Roman" w:cs="Times New Roman"/>
          <w:b/>
          <w:sz w:val="24"/>
          <w:szCs w:val="24"/>
        </w:rPr>
      </w:pPr>
      <w:r w:rsidRPr="0013754E">
        <w:rPr>
          <w:rFonts w:ascii="Times New Roman" w:eastAsia="Times New Roman" w:hAnsi="Times New Roman" w:cs="Times New Roman"/>
          <w:b/>
          <w:sz w:val="24"/>
          <w:szCs w:val="24"/>
        </w:rPr>
        <w:br w:type="page"/>
      </w:r>
    </w:p>
    <w:p w14:paraId="1FA261FA" w14:textId="119B8EAE" w:rsidR="00A151AE" w:rsidRPr="0013754E" w:rsidRDefault="00A151AE" w:rsidP="00901297">
      <w:pPr>
        <w:spacing w:before="240" w:after="240" w:line="360" w:lineRule="auto"/>
        <w:rPr>
          <w:rFonts w:ascii="Times New Roman" w:eastAsia="Times New Roman" w:hAnsi="Times New Roman" w:cs="Times New Roman"/>
          <w:b/>
          <w:sz w:val="24"/>
          <w:szCs w:val="24"/>
        </w:rPr>
      </w:pPr>
      <w:r w:rsidRPr="0013754E">
        <w:rPr>
          <w:rFonts w:ascii="Times New Roman" w:eastAsia="Times New Roman" w:hAnsi="Times New Roman" w:cs="Times New Roman"/>
          <w:b/>
          <w:sz w:val="24"/>
          <w:szCs w:val="24"/>
        </w:rPr>
        <w:lastRenderedPageBreak/>
        <w:t>ABSTRACT</w:t>
      </w:r>
    </w:p>
    <w:p w14:paraId="33956520" w14:textId="5CAEA5C9" w:rsidR="00A151AE" w:rsidRPr="0013754E" w:rsidRDefault="00A151AE" w:rsidP="00901297">
      <w:pPr>
        <w:spacing w:before="240" w:after="240" w:line="360" w:lineRule="auto"/>
        <w:rPr>
          <w:rFonts w:ascii="Times New Roman" w:eastAsia="Times New Roman" w:hAnsi="Times New Roman" w:cs="Times New Roman"/>
          <w:sz w:val="24"/>
          <w:szCs w:val="24"/>
        </w:rPr>
      </w:pPr>
      <w:r w:rsidRPr="0013754E">
        <w:rPr>
          <w:rFonts w:ascii="Times New Roman" w:hAnsi="Times New Roman" w:cs="Times New Roman"/>
          <w:sz w:val="24"/>
          <w:szCs w:val="24"/>
        </w:rPr>
        <w:t xml:space="preserve">Understanding </w:t>
      </w:r>
      <w:r w:rsidR="00BC1797" w:rsidRPr="0013754E">
        <w:rPr>
          <w:rFonts w:ascii="Times New Roman" w:eastAsia="Times New Roman" w:hAnsi="Times New Roman" w:cs="Times New Roman"/>
          <w:sz w:val="24"/>
          <w:szCs w:val="24"/>
        </w:rPr>
        <w:t>spatio</w:t>
      </w:r>
      <w:r w:rsidRPr="0013754E">
        <w:rPr>
          <w:rFonts w:ascii="Times New Roman" w:eastAsia="Times New Roman" w:hAnsi="Times New Roman" w:cs="Times New Roman"/>
          <w:sz w:val="24"/>
          <w:szCs w:val="24"/>
        </w:rPr>
        <w:t>temporal changes in biodiversity, including genetic diversity, is essential to track the effects of global change and to inform effective conservation plans. Although temporal questions are common in community ecology, they are less often investigated in population genetics. Indeed, detecting changes in local genetic diversity beyond what one would expect from common processes involved at multiple scales</w:t>
      </w:r>
      <w:r w:rsidR="003A4D5D"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such as drift, is challenging. Our capacity to detect such changes is also very information-dependent. Existing methods to detect meaningful genetic changes through time typically require large genetic datasets containing information beyond simple allele counts. However,</w:t>
      </w:r>
      <w:r w:rsidR="00995DAE" w:rsidRPr="0013754E">
        <w:rPr>
          <w:rFonts w:ascii="Times New Roman" w:eastAsia="Times New Roman" w:hAnsi="Times New Roman" w:cs="Times New Roman"/>
          <w:sz w:val="24"/>
          <w:szCs w:val="24"/>
        </w:rPr>
        <w:t xml:space="preserve"> when such extensive information is not available, methods are still needed to</w:t>
      </w:r>
      <w:r w:rsidRPr="0013754E">
        <w:rPr>
          <w:rFonts w:ascii="Times New Roman" w:eastAsia="Times New Roman" w:hAnsi="Times New Roman" w:cs="Times New Roman"/>
          <w:sz w:val="24"/>
          <w:szCs w:val="24"/>
        </w:rPr>
        <w:t xml:space="preserve"> </w:t>
      </w:r>
      <w:r w:rsidR="00232423" w:rsidRPr="0013754E">
        <w:rPr>
          <w:rFonts w:ascii="Times New Roman" w:eastAsia="Times New Roman" w:hAnsi="Times New Roman" w:cs="Times New Roman"/>
          <w:sz w:val="24"/>
          <w:szCs w:val="24"/>
        </w:rPr>
        <w:t xml:space="preserve">detect and </w:t>
      </w:r>
      <w:r w:rsidRPr="0013754E">
        <w:rPr>
          <w:rFonts w:ascii="Times New Roman" w:eastAsia="Times New Roman" w:hAnsi="Times New Roman" w:cs="Times New Roman"/>
          <w:sz w:val="24"/>
          <w:szCs w:val="24"/>
        </w:rPr>
        <w:t>understand temporal change</w:t>
      </w:r>
      <w:r w:rsidR="003A4D5D"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in genetic diversity induced by demo</w:t>
      </w:r>
      <w:r w:rsidR="000A4BFD" w:rsidRPr="0013754E">
        <w:rPr>
          <w:rFonts w:ascii="Times New Roman" w:eastAsia="Times New Roman" w:hAnsi="Times New Roman" w:cs="Times New Roman"/>
          <w:sz w:val="24"/>
          <w:szCs w:val="24"/>
        </w:rPr>
        <w:t>graphic events</w:t>
      </w:r>
      <w:r w:rsidRPr="0013754E">
        <w:rPr>
          <w:rFonts w:ascii="Times New Roman" w:eastAsia="Times New Roman" w:hAnsi="Times New Roman" w:cs="Times New Roman"/>
          <w:sz w:val="24"/>
          <w:szCs w:val="24"/>
        </w:rPr>
        <w:t xml:space="preserve">. In this paper, we describe Temporal Genetic Indices (TGI), a new method to identify significant changes in genetic diversity through time. This method uses permutations of genotypic matrices to test the significance of genetic temporal change at sites, given genetic change </w:t>
      </w:r>
      <w:r w:rsidR="003A4D5D" w:rsidRPr="0013754E">
        <w:rPr>
          <w:rFonts w:ascii="Times New Roman" w:eastAsia="Times New Roman" w:hAnsi="Times New Roman" w:cs="Times New Roman"/>
          <w:sz w:val="24"/>
          <w:szCs w:val="24"/>
        </w:rPr>
        <w:t xml:space="preserve">at </w:t>
      </w:r>
      <w:r w:rsidRPr="0013754E">
        <w:rPr>
          <w:rFonts w:ascii="Times New Roman" w:eastAsia="Times New Roman" w:hAnsi="Times New Roman" w:cs="Times New Roman"/>
          <w:sz w:val="24"/>
          <w:szCs w:val="24"/>
        </w:rPr>
        <w:t>other sampling sites in the study landscape. TGI overcomes existing challenges to detecting temporal genetic change</w:t>
      </w:r>
      <w:r w:rsidR="003A4D5D"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in genetic datasets with minimal genetic information. We demonstrate the utility of TGI for identifying the genetic legacies of important historical demographic events using demo-genetic simulations. We further demonstrate the ability of our TGI approach to identify such legacies under different levels of dispersal, spatial extent of the demographic event</w:t>
      </w:r>
      <w:r w:rsidR="003A4D5D"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and the timing of sampling relative to the event</w:t>
      </w:r>
      <w:r w:rsidR="003A4D5D"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Finally, we successfully appl</w:t>
      </w:r>
      <w:r w:rsidR="00CB74D9" w:rsidRPr="0013754E">
        <w:rPr>
          <w:rFonts w:ascii="Times New Roman" w:eastAsia="Times New Roman" w:hAnsi="Times New Roman" w:cs="Times New Roman"/>
          <w:sz w:val="24"/>
          <w:szCs w:val="24"/>
        </w:rPr>
        <w:t>y</w:t>
      </w:r>
      <w:r w:rsidRPr="0013754E">
        <w:rPr>
          <w:rFonts w:ascii="Times New Roman" w:eastAsia="Times New Roman" w:hAnsi="Times New Roman" w:cs="Times New Roman"/>
          <w:sz w:val="24"/>
          <w:szCs w:val="24"/>
        </w:rPr>
        <w:t xml:space="preserve"> TGI to an empirical dataset, with our application providing a straightforward test for genetic change, and supporting previous conclusions about the data. An R function to implement the method is now available, as well as utility functions for those wishing to further simulate and analyze their simulations.</w:t>
      </w:r>
    </w:p>
    <w:p w14:paraId="0BDBFFF1" w14:textId="77777777" w:rsidR="00182E94" w:rsidRPr="0013754E" w:rsidRDefault="00182E94" w:rsidP="00901297">
      <w:pPr>
        <w:pStyle w:val="Heading1"/>
        <w:spacing w:after="240" w:line="360" w:lineRule="auto"/>
      </w:pPr>
      <w:r w:rsidRPr="0013754E">
        <w:br w:type="page"/>
      </w:r>
    </w:p>
    <w:p w14:paraId="2D025D6C" w14:textId="29F735E9" w:rsidR="00760250" w:rsidRPr="0013754E" w:rsidRDefault="00760250" w:rsidP="00901297">
      <w:pPr>
        <w:pStyle w:val="Heading1"/>
        <w:spacing w:after="240" w:line="360" w:lineRule="auto"/>
      </w:pPr>
      <w:r w:rsidRPr="0013754E">
        <w:lastRenderedPageBreak/>
        <w:t>INTRODUCTION</w:t>
      </w:r>
    </w:p>
    <w:p w14:paraId="4FA6A778" w14:textId="104EE67C" w:rsidR="00281661"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Global biodiversity </w:t>
      </w:r>
      <w:r w:rsidR="00A22F69" w:rsidRPr="0013754E">
        <w:rPr>
          <w:rFonts w:ascii="Times New Roman" w:eastAsia="Times New Roman" w:hAnsi="Times New Roman" w:cs="Times New Roman"/>
          <w:sz w:val="24"/>
          <w:szCs w:val="24"/>
        </w:rPr>
        <w:t xml:space="preserve">at the </w:t>
      </w:r>
      <w:r w:rsidRPr="0013754E">
        <w:rPr>
          <w:rFonts w:ascii="Times New Roman" w:eastAsia="Times New Roman" w:hAnsi="Times New Roman" w:cs="Times New Roman"/>
          <w:sz w:val="24"/>
          <w:szCs w:val="24"/>
        </w:rPr>
        <w:t>gene, species, population, and ecosystem</w:t>
      </w:r>
      <w:r w:rsidR="00A22F69" w:rsidRPr="0013754E">
        <w:rPr>
          <w:rFonts w:ascii="Times New Roman" w:eastAsia="Times New Roman" w:hAnsi="Times New Roman" w:cs="Times New Roman"/>
          <w:sz w:val="24"/>
          <w:szCs w:val="24"/>
        </w:rPr>
        <w:t xml:space="preserve"> scales</w:t>
      </w:r>
      <w:r w:rsidRPr="0013754E">
        <w:rPr>
          <w:rFonts w:ascii="Times New Roman" w:eastAsia="Times New Roman" w:hAnsi="Times New Roman" w:cs="Times New Roman"/>
          <w:sz w:val="24"/>
          <w:szCs w:val="24"/>
        </w:rPr>
        <w:t xml:space="preserve"> is </w:t>
      </w:r>
      <w:r w:rsidR="0095640F" w:rsidRPr="0013754E">
        <w:rPr>
          <w:rFonts w:ascii="Times New Roman" w:eastAsia="Times New Roman" w:hAnsi="Times New Roman" w:cs="Times New Roman"/>
          <w:sz w:val="24"/>
          <w:szCs w:val="24"/>
        </w:rPr>
        <w:t>being altered</w:t>
      </w:r>
      <w:r w:rsidR="00342978"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at an increasing rate</w:t>
      </w:r>
      <w:r w:rsidR="00A22F69"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with significant consequences for ecosystem functioning and </w:t>
      </w:r>
      <w:r w:rsidR="00A22F69"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long</w:t>
      </w:r>
      <w:r w:rsidR="00A22F69"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term viability of the biosphere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biodiversity","type":"article-journal","volume":"15"},"uris":["http://www.mendeley.com/documents/?uuid=6edcb743-ffdc-43ab-a618-354e9c4d297a"]}],"mendeley":{"formattedCitation":"(Bellard, Bertelsmeier, Leadley, Thuiller, &amp; Courchamp, 2012; Dirzo et al., 2014; Leigh, Hendry, Vázquez‐Domínguez, &amp; Friesen, 2019)","plainTextFormattedCitation":"(Bellard, Bertelsmeier, Leadley, Thuiller, &amp; Courchamp, 2012; Dirzo et al., 2014; Leigh, Hendry, Vázquez‐Domínguez, &amp; Friesen, 2019)","previouslyFormattedCitation":"(Bellard, Bertelsmeier, Leadley, Thuiller, &amp; Courchamp, 2012; Dirzo et al., 2014; Leigh, Hendry, Vázquez‐Domínguez, &amp; Friesen, 2019)"},"properties":{"noteIndex":0},"schema":"https://github.com/citation-style-language/schema/raw/master/csl-citation.json"}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(Bellard, Bertelsmeier, Leadley, Thuiller, &amp; Courchamp, 2012; Dirzo et al., 2014; Leigh, Hendry, Vázquez‐Domínguez, &amp; Friesen, 2019)</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r w:rsidR="0095640F" w:rsidRPr="0013754E">
        <w:rPr>
          <w:rFonts w:ascii="Times New Roman" w:eastAsia="Times New Roman" w:hAnsi="Times New Roman" w:cs="Times New Roman"/>
          <w:sz w:val="24"/>
          <w:szCs w:val="24"/>
        </w:rPr>
        <w:t>Given this global change-driven mass extinction and the inherent temporal variation of biological systems, c</w:t>
      </w:r>
      <w:r w:rsidR="00386761" w:rsidRPr="0013754E">
        <w:rPr>
          <w:rFonts w:ascii="Times New Roman" w:eastAsia="Times New Roman" w:hAnsi="Times New Roman" w:cs="Times New Roman"/>
          <w:sz w:val="24"/>
          <w:szCs w:val="24"/>
        </w:rPr>
        <w:t>onservation biologists are</w:t>
      </w:r>
      <w:r w:rsidRPr="0013754E">
        <w:rPr>
          <w:rFonts w:ascii="Times New Roman" w:eastAsia="Times New Roman" w:hAnsi="Times New Roman" w:cs="Times New Roman"/>
          <w:sz w:val="24"/>
          <w:szCs w:val="24"/>
        </w:rPr>
        <w:t xml:space="preserve"> </w:t>
      </w:r>
      <w:r w:rsidR="00386761" w:rsidRPr="0013754E">
        <w:rPr>
          <w:rFonts w:ascii="Times New Roman" w:eastAsia="Times New Roman" w:hAnsi="Times New Roman" w:cs="Times New Roman"/>
          <w:sz w:val="24"/>
          <w:szCs w:val="24"/>
        </w:rPr>
        <w:t xml:space="preserve">increasingly recognizing </w:t>
      </w:r>
      <w:r w:rsidRPr="0013754E">
        <w:rPr>
          <w:rFonts w:ascii="Times New Roman" w:eastAsia="Times New Roman" w:hAnsi="Times New Roman" w:cs="Times New Roman"/>
          <w:sz w:val="24"/>
          <w:szCs w:val="24"/>
        </w:rPr>
        <w:t>that it is no longer sufficient to study spati</w:t>
      </w:r>
      <w:r w:rsidR="00281661" w:rsidRPr="0013754E">
        <w:rPr>
          <w:rFonts w:ascii="Times New Roman" w:eastAsia="Times New Roman" w:hAnsi="Times New Roman" w:cs="Times New Roman"/>
          <w:sz w:val="24"/>
          <w:szCs w:val="24"/>
        </w:rPr>
        <w:t>al patterns in biodiversity</w:t>
      </w:r>
      <w:r w:rsidRPr="0013754E">
        <w:rPr>
          <w:rFonts w:ascii="Times New Roman" w:eastAsia="Times New Roman" w:hAnsi="Times New Roman" w:cs="Times New Roman"/>
          <w:sz w:val="24"/>
          <w:szCs w:val="24"/>
        </w:rPr>
        <w:t xml:space="preserve"> at a single point in time. Instead, trends in biodiversity </w:t>
      </w:r>
      <w:r w:rsidR="00A22F69" w:rsidRPr="0013754E">
        <w:rPr>
          <w:rFonts w:ascii="Times New Roman" w:eastAsia="Times New Roman" w:hAnsi="Times New Roman" w:cs="Times New Roman"/>
          <w:sz w:val="24"/>
          <w:szCs w:val="24"/>
        </w:rPr>
        <w:t xml:space="preserve">must be observed across </w:t>
      </w:r>
      <w:r w:rsidRPr="0013754E">
        <w:rPr>
          <w:rFonts w:ascii="Times New Roman" w:eastAsia="Times New Roman" w:hAnsi="Times New Roman" w:cs="Times New Roman"/>
          <w:sz w:val="24"/>
          <w:szCs w:val="24"/>
        </w:rPr>
        <w:t xml:space="preserve">both space and time </w:t>
      </w:r>
      <w:r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{"citationItems":[{"id":"ITEM-1","itemData":{"DOI":"10.1111/mec.15315","ISSN":"1365294X","PMID":"31758601","abstract":"Genetic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and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palaeoclimate data, and highlight areas for future methodological development.","author":[{"dropping-particle":"","family":"Fenderson","given":"Lindsey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Ecology","id":"ITEM-1","issue":"2","issued":{"date-parts":[["2019"]]},"page":"218-246","title":"Spatiotemporal landscape genetics: Investigating ecology and evolution through space and time","type":"article-journal","volume":"29"},"uris":["http://www.mendeley.com/documents/?uuid=f91462ee-0e28-4315-b0f6-5807113a3c16"]},{"id":"ITEM-2","itemData":{"DOI":"10.1146/annurev-ecolsys-110316-022659","ISSN":"1543-592X","abstract":"Many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Time","type":"article-journal","volume":"50"},"uris":["http://www.mendeley.com/documents/?uuid=65d3338f-9ffd-4322-93a5-658fce60d3e7"]},{"id":"ITEM-3","itemData":{"DOI":"10.1038/nrg2844","ISSN":"1471-0064","PMID":"20847747","abstract":"We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Genetics","id":"ITEM-3","issue":"10","issued":{"date-parts":[["2010"]]},"page":"697-709","publisher":"Nature Publishing Group","title":"Genomics and the future of conservation genetics.","type":"article-journal","volume":"11"},"uris":["http://www.mendeley.com/documents/?uuid=49bad344-a793-48eb-aa17-035c8a7d7f8c"]}],"mendeley":{"formattedCitation":"(Allendorf, Hohenlohe, &amp; Luikart, 2010; Bradburd &amp; Ralph, 2019; Fenderson, Kovach, &amp; Llamas, 2019)","plainTextFormattedCitation":"(Allendorf, Hohenlohe, &amp; Luikart, 2010; Bradburd &amp; Ralph, 2019; Fenderson, Kovach, &amp; Llamas, 2019)","previouslyFormattedCitation":"(Allendorf, Hohenlohe, &amp; Luikart, 2010; Bradburd &amp; Ralph, 2019; Fenderson, Kovach, &amp; Llamas, 2019)"},"properties":{"noteIndex":0},"schema":"https://github.com/citation-style-language/schema/raw/master/csl-citation.json"}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407A85" w:rsidRPr="0013754E">
        <w:rPr>
          <w:rFonts w:ascii="Times New Roman" w:eastAsia="Times New Roman" w:hAnsi="Times New Roman" w:cs="Times New Roman"/>
          <w:noProof/>
          <w:sz w:val="24"/>
          <w:szCs w:val="24"/>
        </w:rPr>
        <w:t>(Allendorf, Hohenlohe, &amp; Luikart, 2010; Bradburd &amp; Ralph, 2019; Fenderson, Kovach, &amp; Llamas, 2019)</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r w:rsidR="0095640F" w:rsidRPr="0013754E">
        <w:rPr>
          <w:rFonts w:ascii="Times New Roman" w:eastAsia="Times New Roman" w:hAnsi="Times New Roman" w:cs="Times New Roman"/>
          <w:sz w:val="24"/>
          <w:szCs w:val="24"/>
        </w:rPr>
        <w:t>Important events in population</w:t>
      </w:r>
      <w:r w:rsidR="002F4CBE" w:rsidRPr="0013754E">
        <w:rPr>
          <w:rFonts w:ascii="Times New Roman" w:eastAsia="Times New Roman" w:hAnsi="Times New Roman" w:cs="Times New Roman"/>
          <w:sz w:val="24"/>
          <w:szCs w:val="24"/>
        </w:rPr>
        <w:t>s</w:t>
      </w:r>
      <w:r w:rsidR="0095640F" w:rsidRPr="0013754E">
        <w:rPr>
          <w:rFonts w:ascii="Times New Roman" w:eastAsia="Times New Roman" w:hAnsi="Times New Roman" w:cs="Times New Roman"/>
          <w:sz w:val="24"/>
          <w:szCs w:val="24"/>
        </w:rPr>
        <w:t xml:space="preserve">’ history can be detected </w:t>
      </w:r>
      <w:r w:rsidR="00CB74D9" w:rsidRPr="0013754E">
        <w:rPr>
          <w:rFonts w:ascii="Times New Roman" w:eastAsia="Times New Roman" w:hAnsi="Times New Roman" w:cs="Times New Roman"/>
          <w:sz w:val="24"/>
          <w:szCs w:val="24"/>
        </w:rPr>
        <w:t>using genetic data</w:t>
      </w:r>
      <w:r w:rsidR="0095640F" w:rsidRPr="0013754E">
        <w:rPr>
          <w:rFonts w:ascii="Times New Roman" w:eastAsia="Times New Roman" w:hAnsi="Times New Roman" w:cs="Times New Roman"/>
          <w:sz w:val="24"/>
          <w:szCs w:val="24"/>
        </w:rPr>
        <w:t>, and novel monitoring techniques are needed to track these events across both space and time.</w:t>
      </w:r>
    </w:p>
    <w:p w14:paraId="30F3D853" w14:textId="346F33BD" w:rsidR="000E71FA" w:rsidRPr="0013754E" w:rsidRDefault="00CB74D9"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pati</w:t>
      </w:r>
      <w:r w:rsidR="00B06290" w:rsidRPr="0013754E">
        <w:rPr>
          <w:rFonts w:ascii="Times New Roman" w:eastAsia="Times New Roman" w:hAnsi="Times New Roman" w:cs="Times New Roman"/>
          <w:sz w:val="24"/>
          <w:szCs w:val="24"/>
        </w:rPr>
        <w:t>o</w:t>
      </w:r>
      <w:r w:rsidR="00760250" w:rsidRPr="0013754E">
        <w:rPr>
          <w:rFonts w:ascii="Times New Roman" w:eastAsia="Times New Roman" w:hAnsi="Times New Roman" w:cs="Times New Roman"/>
          <w:sz w:val="24"/>
          <w:szCs w:val="24"/>
        </w:rPr>
        <w:t xml:space="preserve">temporal variation in genetic diversity can </w:t>
      </w:r>
      <w:r w:rsidR="00B06290" w:rsidRPr="0013754E">
        <w:rPr>
          <w:rFonts w:ascii="Times New Roman" w:eastAsia="Times New Roman" w:hAnsi="Times New Roman" w:cs="Times New Roman"/>
          <w:sz w:val="24"/>
          <w:szCs w:val="24"/>
        </w:rPr>
        <w:t>provide important insights into</w:t>
      </w:r>
      <w:r w:rsidR="00760250" w:rsidRPr="0013754E">
        <w:rPr>
          <w:rFonts w:ascii="Times New Roman" w:hAnsi="Times New Roman" w:cs="Times New Roman"/>
          <w:sz w:val="24"/>
          <w:szCs w:val="24"/>
        </w:rPr>
        <w:t xml:space="preserve"> </w:t>
      </w:r>
      <w:r w:rsidR="00DB7399" w:rsidRPr="0013754E">
        <w:rPr>
          <w:rFonts w:ascii="Times New Roman" w:hAnsi="Times New Roman" w:cs="Times New Roman"/>
          <w:sz w:val="24"/>
          <w:szCs w:val="24"/>
        </w:rPr>
        <w:t xml:space="preserve">the connectivity and demographic history of different </w:t>
      </w:r>
      <w:r w:rsidR="00760250" w:rsidRPr="0013754E">
        <w:rPr>
          <w:rFonts w:ascii="Times New Roman" w:hAnsi="Times New Roman" w:cs="Times New Roman"/>
          <w:sz w:val="24"/>
          <w:szCs w:val="24"/>
        </w:rPr>
        <w:t>population</w:t>
      </w:r>
      <w:r w:rsidR="00DB7399" w:rsidRPr="0013754E">
        <w:rPr>
          <w:rFonts w:ascii="Times New Roman" w:hAnsi="Times New Roman" w:cs="Times New Roman"/>
          <w:sz w:val="24"/>
          <w:szCs w:val="24"/>
        </w:rPr>
        <w:t>s</w:t>
      </w:r>
      <w:r w:rsidR="00CA5670" w:rsidRPr="0013754E">
        <w:rPr>
          <w:rFonts w:ascii="Times New Roman" w:hAnsi="Times New Roman" w:cs="Times New Roman"/>
          <w:sz w:val="24"/>
          <w:szCs w:val="24"/>
        </w:rPr>
        <w:t xml:space="preserve"> </w:t>
      </w:r>
      <w:r w:rsidR="00CA5670" w:rsidRPr="0013754E">
        <w:rPr>
          <w:rFonts w:ascii="Times New Roman" w:hAnsi="Times New Roman" w:cs="Times New Roman"/>
          <w:sz w:val="24"/>
          <w:szCs w:val="24"/>
        </w:rPr>
        <w:fldChar w:fldCharType="begin" w:fldLock="1"/>
      </w:r>
      <w:r w:rsidR="00F13DFF" w:rsidRPr="0013754E">
        <w:rPr>
          <w:rFonts w:ascii="Times New Roman" w:hAnsi="Times New Roman" w:cs="Times New Roman"/>
          <w:sz w:val="24"/>
          <w:szCs w:val="24"/>
        </w:rPr>
        <w:instrText>ADDIN CSL_CITATION {"citationItems":[{"id":"ITEM-1","itemData":{"DOI":"10.1111/eva.12617","ISSN":"17524571","abstract":"©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A.","non-dropping-particle":"","parse-names":false,"suffix":""},{"dropping-particle":"","family":"Fortin","given":"Marie-Josée","non-dropping-particle":"","parse-names":false,"suffix":""},{"dropping-particle":"","family":"Scribner","given":"Kim T.","non-dropping-particle":"","parse-names":false,"suffix":""}],"container-title":"Evolutionary Applications","id":"ITEM-1","issue":"8","issued":{"date-parts":[["2018"]]},"page":"1219-1230","title":"Beyond the snapshot: Landscape genetic analysis of time series data reveal responses of American black bears to landscape change","type":"article-journal","volume":"11"},"uris":["http://www.mendeley.com/documents/?uuid=b334cca4-d631-4a5f-9c00-24ad276874bb"]},{"id":"ITEM-2","itemData":{"DOI":"10.1007/s10592-017-0948-4","ISBN":"0123456789","ISSN":"15729737","abstract":"Reintroductions—captive-born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Genetics","id":"ITEM-2","issue":"5","issued":{"date-parts":[["2017"]]},"page":"995-1009","publisher":"Springer Netherlands","title":"Temporal genetic dynamics of reintroduced and translocated populations of the endangered golden lion tamarin (Leontopithecus rosalia)","type":"article-journal","volume":"18"},"uris":["http://www.mendeley.com/documents/?uuid=fbe1fad2-692c-4c36-84d9-9955d0226603"]}],"mendeley":{"formattedCitation":"(Draheim, Moore, Fortin, &amp; Scribner, 2018; Moraes et al., 2017)","plainTextFormattedCitation":"(Draheim, Moore, Fortin, &amp; Scribner, 2018; Moraes et al., 2017)","previouslyFormattedCitation":"(Draheim, Moore, Fortin, &amp; Scribner, 2018; Moraes et al., 2017)"},"properties":{"noteIndex":0},"schema":"https://github.com/citation-style-language/schema/raw/master/csl-citation.json"}</w:instrText>
      </w:r>
      <w:r w:rsidR="00CA5670" w:rsidRPr="0013754E">
        <w:rPr>
          <w:rFonts w:ascii="Times New Roman" w:hAnsi="Times New Roman" w:cs="Times New Roman"/>
          <w:sz w:val="24"/>
          <w:szCs w:val="24"/>
        </w:rPr>
        <w:fldChar w:fldCharType="separate"/>
      </w:r>
      <w:r w:rsidR="00CA5670" w:rsidRPr="0013754E">
        <w:rPr>
          <w:rFonts w:ascii="Times New Roman" w:hAnsi="Times New Roman" w:cs="Times New Roman"/>
          <w:noProof/>
          <w:sz w:val="24"/>
          <w:szCs w:val="24"/>
        </w:rPr>
        <w:t>(Draheim, Moore, Fortin, &amp; Scribner, 2018; Moraes et al., 2017)</w:t>
      </w:r>
      <w:r w:rsidR="00CA5670" w:rsidRPr="0013754E">
        <w:rPr>
          <w:rFonts w:ascii="Times New Roman" w:hAnsi="Times New Roman" w:cs="Times New Roman"/>
          <w:sz w:val="24"/>
          <w:szCs w:val="24"/>
        </w:rPr>
        <w:fldChar w:fldCharType="end"/>
      </w:r>
      <w:r w:rsidR="00DB7399" w:rsidRPr="0013754E">
        <w:rPr>
          <w:rFonts w:ascii="Times New Roman" w:hAnsi="Times New Roman" w:cs="Times New Roman"/>
          <w:sz w:val="24"/>
          <w:szCs w:val="24"/>
        </w:rPr>
        <w:t>.</w:t>
      </w:r>
      <w:r w:rsidR="00DB7399"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Indeed, population genetics has proven essential </w:t>
      </w:r>
      <w:r w:rsidR="00A22F69" w:rsidRPr="0013754E">
        <w:rPr>
          <w:rFonts w:ascii="Times New Roman" w:eastAsia="Times New Roman" w:hAnsi="Times New Roman" w:cs="Times New Roman"/>
          <w:sz w:val="24"/>
          <w:szCs w:val="24"/>
        </w:rPr>
        <w:t xml:space="preserve">for translating </w:t>
      </w:r>
      <w:r w:rsidR="00760250" w:rsidRPr="0013754E">
        <w:rPr>
          <w:rFonts w:ascii="Times New Roman" w:eastAsia="Times New Roman" w:hAnsi="Times New Roman" w:cs="Times New Roman"/>
          <w:sz w:val="24"/>
          <w:szCs w:val="24"/>
        </w:rPr>
        <w:t xml:space="preserve">observed genetic variation into meaningful inferences that </w:t>
      </w:r>
      <w:r w:rsidR="00DB7399" w:rsidRPr="0013754E">
        <w:rPr>
          <w:rFonts w:ascii="Times New Roman" w:eastAsia="Times New Roman" w:hAnsi="Times New Roman" w:cs="Times New Roman"/>
          <w:sz w:val="24"/>
          <w:szCs w:val="24"/>
        </w:rPr>
        <w:t>can inform</w:t>
      </w:r>
      <w:r w:rsidR="00760250" w:rsidRPr="0013754E">
        <w:rPr>
          <w:rFonts w:ascii="Times New Roman" w:eastAsia="Times New Roman" w:hAnsi="Times New Roman" w:cs="Times New Roman"/>
          <w:sz w:val="24"/>
          <w:szCs w:val="24"/>
        </w:rPr>
        <w:t xml:space="preserve"> conservation efforts </w:t>
      </w:r>
      <w:r w:rsidR="000E71FA"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et al., 2010; Harrisson, Pavlova, Telonis-Scott, &amp; Sunnucks, 2014; Segelbacher et al., 2010)","plainTextFormattedCitation":"(Allendorf et al., 2010; Harrisson, Pavlova, Telonis-Scott, &amp; Sunnucks, 2014; Segelbacher et al., 2010)","previouslyFormattedCitation":"(Allendorf et al., 2010; Harrisson, Pavlova, Telonis-Scott, &amp; Sunnucks, 2014; Segelbacher et al., 2010)"},"properties":{"noteIndex":0},"schema":"https://github.com/citation-style-language/schema/raw/master/csl-citation.json"}</w:instrText>
      </w:r>
      <w:r w:rsidR="000E71FA" w:rsidRPr="0013754E">
        <w:rPr>
          <w:rFonts w:ascii="Times New Roman" w:eastAsia="Times New Roman" w:hAnsi="Times New Roman" w:cs="Times New Roman"/>
          <w:sz w:val="24"/>
          <w:szCs w:val="24"/>
        </w:rPr>
        <w:fldChar w:fldCharType="separate"/>
      </w:r>
      <w:r w:rsidR="00407A85" w:rsidRPr="0013754E">
        <w:rPr>
          <w:rFonts w:ascii="Times New Roman" w:eastAsia="Times New Roman" w:hAnsi="Times New Roman" w:cs="Times New Roman"/>
          <w:noProof/>
          <w:sz w:val="24"/>
          <w:szCs w:val="24"/>
        </w:rPr>
        <w:t>(Allendorf et al., 2010; Harrisson, Pavlova, Telonis-Scott, &amp; Sunnucks, 2014; Segelbacher et al., 2010)</w:t>
      </w:r>
      <w:r w:rsidR="000E71FA" w:rsidRPr="0013754E">
        <w:rPr>
          <w:rFonts w:ascii="Times New Roman" w:eastAsia="Times New Roman" w:hAnsi="Times New Roman" w:cs="Times New Roman"/>
          <w:sz w:val="24"/>
          <w:szCs w:val="24"/>
        </w:rPr>
        <w:fldChar w:fldCharType="end"/>
      </w:r>
      <w:r w:rsidR="000E71FA" w:rsidRPr="0013754E">
        <w:rPr>
          <w:rFonts w:ascii="Times New Roman" w:eastAsia="Times New Roman" w:hAnsi="Times New Roman" w:cs="Times New Roman"/>
          <w:sz w:val="24"/>
          <w:szCs w:val="24"/>
        </w:rPr>
        <w:t xml:space="preserve">, and the causes and consequences of </w:t>
      </w:r>
      <w:r w:rsidR="00760250" w:rsidRPr="0013754E">
        <w:rPr>
          <w:rFonts w:ascii="Times New Roman" w:eastAsia="Times New Roman" w:hAnsi="Times New Roman" w:cs="Times New Roman"/>
          <w:sz w:val="24"/>
          <w:szCs w:val="24"/>
        </w:rPr>
        <w:t xml:space="preserve">temporal variation in genetic diversity are at the crux of many conservation and public health issues </w:t>
      </w:r>
      <w:r w:rsidR="00760250" w:rsidRPr="0013754E">
        <w:rPr>
          <w:rFonts w:ascii="Times New Roman" w:eastAsia="Times New Roman" w:hAnsi="Times New Roman" w:cs="Times New Roman"/>
          <w:sz w:val="24"/>
          <w:szCs w:val="24"/>
        </w:rPr>
        <w:fldChar w:fldCharType="begin" w:fldLock="1"/>
      </w:r>
      <w:r w:rsidR="00B25806" w:rsidRPr="0013754E">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Sánchez-Barreiro, Barnes, Gilbert, &amp; Dalén, 2018; Lauterjung et al., 2019; Moraes et al., 2017)","plainTextFormattedCitation":"(Díez-del-Molino, Sánchez-Barreiro, Barnes, Gilbert, &amp; Dalén, 2018; Lauterjung et al., 2019; Moraes et al., 2017)","previouslyFormattedCitation":"(Díez-del-Molino, Sánchez-Barreiro, Barnes, Gilbert, &amp; Dalén, 2018; Lauterjung et al., 2019; Moraes et al., 2017)"},"properties":{"noteIndex":0},"schema":"https://github.com/citation-style-language/schema/raw/master/csl-citation.json"}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CA5670" w:rsidRPr="0013754E">
        <w:rPr>
          <w:rFonts w:ascii="Times New Roman" w:eastAsia="Times New Roman" w:hAnsi="Times New Roman" w:cs="Times New Roman"/>
          <w:noProof/>
          <w:sz w:val="24"/>
          <w:szCs w:val="24"/>
          <w:lang w:val="fr-CA"/>
        </w:rPr>
        <w:t>(Díez-del-Molino, Sánchez-Barreiro, Barnes, Gilbert, &amp; Dalén, 2018; Lauterjung et al., 2019; Moraes et al., 2017)</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lang w:val="fr-CA"/>
        </w:rPr>
        <w:t xml:space="preserve">. </w:t>
      </w:r>
      <w:r w:rsidR="00760250" w:rsidRPr="0013754E">
        <w:rPr>
          <w:rFonts w:ascii="Times New Roman" w:eastAsia="Times New Roman" w:hAnsi="Times New Roman" w:cs="Times New Roman"/>
          <w:sz w:val="24"/>
          <w:szCs w:val="24"/>
        </w:rPr>
        <w:t xml:space="preserve">Researchers commonly </w:t>
      </w:r>
      <w:r w:rsidR="00386761" w:rsidRPr="0013754E">
        <w:rPr>
          <w:rFonts w:ascii="Times New Roman" w:eastAsia="Times New Roman" w:hAnsi="Times New Roman" w:cs="Times New Roman"/>
          <w:sz w:val="24"/>
          <w:szCs w:val="24"/>
        </w:rPr>
        <w:t xml:space="preserve">explore </w:t>
      </w:r>
      <w:r w:rsidR="00760250" w:rsidRPr="0013754E">
        <w:rPr>
          <w:rFonts w:ascii="Times New Roman" w:eastAsia="Times New Roman" w:hAnsi="Times New Roman" w:cs="Times New Roman"/>
          <w:sz w:val="24"/>
          <w:szCs w:val="24"/>
        </w:rPr>
        <w:t xml:space="preserve">patterns in spatiotemporal population genetic data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?","type":"article-journal","volume":"28"},"uris":["http://www.mendeley.com/documents/?uuid=06ebdefa-cee6-4920-8a7d-6c048017100c"]}],"mendeley":{"formattedCitation":"(Banks et al., 2013)","plainTextFormattedCitation":"(Banks et al., 2013)","previouslyFormattedCitation":"(Banks et al., 2013)"},"properties":{"noteIndex":0},"schema":"https://github.com/citation-style-language/schema/raw/master/csl-citation.json"}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(Banks et al., 2013)</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to quantify isolation-by-distance </w:t>
      </w:r>
      <w:r w:rsidR="00760250"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Distance","type":"article-journal","volume":"145"},"uris":["http://www.mendeley.com/documents/?uuid=af62674a-6f80-4eca-9876-4c10d2af480e"]}],"mendeley":{"formattedCitation":"(Rousset, 1997; Wright, 1943)","plainTextFormattedCitation":"(Rousset, 1997; Wright, 1943)","previouslyFormattedCitation":"(Rousset, 1997; Wright, 1943)"},"properties":{"noteIndex":0},"schema":"https://github.com/citation-style-language/schema/raw/master/csl-citation.json"}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(Rousset, 1997; Wright, 1943)</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time since population bottlenecks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(Gattepaille, Jakobsson, &amp; Blum, 2013; Maruyama &amp; Fuerstt, 1985)</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rates of migration between isolated populations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(Bezemer, Krauss, Roberts, &amp; Hopper, 2019; Buschbom, Yanbaev, &amp; Degen, 2011)</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and </w:t>
      </w:r>
      <w:r w:rsidR="004C3D58" w:rsidRPr="0013754E">
        <w:rPr>
          <w:rFonts w:ascii="Times New Roman" w:eastAsia="Times New Roman" w:hAnsi="Times New Roman" w:cs="Times New Roman"/>
          <w:sz w:val="24"/>
          <w:szCs w:val="24"/>
        </w:rPr>
        <w:t xml:space="preserve">the </w:t>
      </w:r>
      <w:r w:rsidR="00760250" w:rsidRPr="0013754E">
        <w:rPr>
          <w:rFonts w:ascii="Times New Roman" w:eastAsia="Times New Roman" w:hAnsi="Times New Roman" w:cs="Times New Roman"/>
          <w:sz w:val="24"/>
          <w:szCs w:val="24"/>
        </w:rPr>
        <w:t xml:space="preserve">timing and extent of outbreak expansions </w:t>
      </w:r>
      <w:r w:rsidR="00760250"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region and substantially changing landscapes. However, landscape features that enhance or limit dispersal during the geographic expansion associated with the outbreak are poorly understood. One of the obstacles in evaluating the effects of landscape features on dispersal is the parameterization of resistance surfaces, which are often constructed based on biased expert opinion or by making assumptions in the calculation of ecological distances. In this study, we assessed the impact of four environmental variables on MPB genetic connectivity across western Canada. We optimized resistance surfaces using genetic algorithms and models of maximum likelihood population effects, based on pairwise genetic distances and ecological distances calculated using random-walk commute-time distances. Unlike other methods for the development of resistance surfaces, this approach does not make a priori assumptions about the direction or shape of the relationships between environmental features and their cost to movement. We found highest support for a composite resistance surface including elevation and climate. These results further the understanding of MPB movement during an outbreak. Additionally, we demonstrated how to use our results for management purposes.","author":[{"dropping-particle":"","family":"Wittische","given":"Julian","non-dropping-particle":"","parse-names":false,"suffix":""},{"dropping-particle":"","family":"Janes","given":"Jasmine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Research","id":"ITEM-1","issue":"11","issued":{"date-parts":[["2019"]]},"page":"1339-1348","title":"Modelling landscape genetic connectivity of the mountain pine beetle in western Canada","type":"article-journal","volume":"49"},"uris":["http://www.mendeley.com/documents/?uuid=1b3af457-7489-47ac-9782-0c20d8be0351"]},{"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(Larroque et al., 2019; Wittische, Janes, &amp; James, 2019)</w:t>
      </w:r>
      <w:r w:rsidR="00760250" w:rsidRPr="0013754E">
        <w:rPr>
          <w:rFonts w:ascii="Times New Roman" w:eastAsia="Times New Roman" w:hAnsi="Times New Roman" w:cs="Times New Roman"/>
          <w:sz w:val="24"/>
          <w:szCs w:val="24"/>
        </w:rPr>
        <w:fldChar w:fldCharType="end"/>
      </w:r>
      <w:r w:rsidR="00AF3FEB" w:rsidRPr="0013754E">
        <w:rPr>
          <w:rFonts w:ascii="Times New Roman" w:eastAsia="Times New Roman" w:hAnsi="Times New Roman" w:cs="Times New Roman"/>
          <w:sz w:val="24"/>
          <w:szCs w:val="24"/>
        </w:rPr>
        <w:t>.</w:t>
      </w:r>
    </w:p>
    <w:p w14:paraId="3BE91AE9" w14:textId="5726B929" w:rsidR="00760250" w:rsidRPr="0013754E" w:rsidRDefault="000E71FA"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However, new </w:t>
      </w:r>
      <w:r w:rsidR="00760250" w:rsidRPr="0013754E">
        <w:rPr>
          <w:rFonts w:ascii="Times New Roman" w:eastAsia="Times New Roman" w:hAnsi="Times New Roman" w:cs="Times New Roman"/>
          <w:sz w:val="24"/>
          <w:szCs w:val="24"/>
        </w:rPr>
        <w:t>approaches</w:t>
      </w:r>
      <w:r w:rsidR="00420A57" w:rsidRPr="0013754E">
        <w:rPr>
          <w:rFonts w:ascii="Times New Roman" w:eastAsia="Times New Roman" w:hAnsi="Times New Roman" w:cs="Times New Roman"/>
          <w:sz w:val="24"/>
          <w:szCs w:val="24"/>
        </w:rPr>
        <w:t xml:space="preserve"> are needed</w:t>
      </w:r>
      <w:r w:rsidR="00760250" w:rsidRPr="0013754E">
        <w:rPr>
          <w:rFonts w:ascii="Times New Roman" w:eastAsia="Times New Roman" w:hAnsi="Times New Roman" w:cs="Times New Roman"/>
          <w:sz w:val="24"/>
          <w:szCs w:val="24"/>
        </w:rPr>
        <w:t xml:space="preserve"> </w:t>
      </w:r>
      <w:r w:rsidR="00420A57" w:rsidRPr="0013754E">
        <w:rPr>
          <w:rFonts w:ascii="Times New Roman" w:eastAsia="Times New Roman" w:hAnsi="Times New Roman" w:cs="Times New Roman"/>
          <w:sz w:val="24"/>
          <w:szCs w:val="24"/>
        </w:rPr>
        <w:t>to</w:t>
      </w:r>
      <w:r w:rsidR="00760250" w:rsidRPr="0013754E">
        <w:rPr>
          <w:rFonts w:ascii="Times New Roman" w:eastAsia="Times New Roman" w:hAnsi="Times New Roman" w:cs="Times New Roman"/>
          <w:sz w:val="24"/>
          <w:szCs w:val="24"/>
        </w:rPr>
        <w:t xml:space="preserve"> detect</w:t>
      </w:r>
      <w:r w:rsidR="00120F86" w:rsidRPr="0013754E">
        <w:rPr>
          <w:rFonts w:ascii="Times New Roman" w:eastAsia="Times New Roman" w:hAnsi="Times New Roman" w:cs="Times New Roman"/>
          <w:sz w:val="24"/>
          <w:szCs w:val="24"/>
        </w:rPr>
        <w:t xml:space="preserve"> atypical</w:t>
      </w:r>
      <w:r w:rsidR="00760250"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temporal variation in genetic diversity</w:t>
      </w:r>
      <w:r w:rsidR="00420A57" w:rsidRPr="0013754E">
        <w:rPr>
          <w:rFonts w:ascii="Times New Roman" w:eastAsia="Times New Roman" w:hAnsi="Times New Roman" w:cs="Times New Roman"/>
          <w:sz w:val="24"/>
          <w:szCs w:val="24"/>
        </w:rPr>
        <w:t xml:space="preserve">. </w:t>
      </w:r>
      <w:r w:rsidR="006427C8" w:rsidRPr="0013754E">
        <w:rPr>
          <w:rFonts w:ascii="Times New Roman" w:eastAsia="Times New Roman" w:hAnsi="Times New Roman" w:cs="Times New Roman"/>
          <w:sz w:val="24"/>
          <w:szCs w:val="24"/>
        </w:rPr>
        <w:t>Detecting such unusual temporal changes</w:t>
      </w:r>
      <w:r w:rsidR="00760250" w:rsidRPr="0013754E">
        <w:rPr>
          <w:rFonts w:ascii="Times New Roman" w:eastAsia="Times New Roman" w:hAnsi="Times New Roman" w:cs="Times New Roman"/>
          <w:sz w:val="24"/>
          <w:szCs w:val="24"/>
        </w:rPr>
        <w:t xml:space="preserve"> </w:t>
      </w:r>
      <w:r w:rsidR="006427C8" w:rsidRPr="0013754E">
        <w:rPr>
          <w:rFonts w:ascii="Times New Roman" w:eastAsia="Times New Roman" w:hAnsi="Times New Roman" w:cs="Times New Roman"/>
          <w:sz w:val="24"/>
          <w:szCs w:val="24"/>
        </w:rPr>
        <w:t>represents a first step</w:t>
      </w:r>
      <w:r w:rsidR="00CB74D9" w:rsidRPr="0013754E">
        <w:rPr>
          <w:rFonts w:ascii="Times New Roman" w:eastAsia="Times New Roman" w:hAnsi="Times New Roman" w:cs="Times New Roman"/>
          <w:sz w:val="24"/>
          <w:szCs w:val="24"/>
        </w:rPr>
        <w:t xml:space="preserve"> </w:t>
      </w:r>
      <w:r w:rsidR="006427C8" w:rsidRPr="0013754E">
        <w:rPr>
          <w:rFonts w:ascii="Times New Roman" w:eastAsia="Times New Roman" w:hAnsi="Times New Roman" w:cs="Times New Roman"/>
          <w:sz w:val="24"/>
          <w:szCs w:val="24"/>
        </w:rPr>
        <w:t>in elucidating</w:t>
      </w:r>
      <w:r w:rsidR="00760250" w:rsidRPr="0013754E">
        <w:rPr>
          <w:rFonts w:ascii="Times New Roman" w:eastAsia="Times New Roman" w:hAnsi="Times New Roman" w:cs="Times New Roman"/>
          <w:sz w:val="24"/>
          <w:szCs w:val="24"/>
        </w:rPr>
        <w:t xml:space="preserve"> the processes that</w:t>
      </w:r>
      <w:r w:rsidR="00930E75" w:rsidRPr="0013754E">
        <w:rPr>
          <w:rFonts w:ascii="Times New Roman" w:eastAsia="Times New Roman" w:hAnsi="Times New Roman" w:cs="Times New Roman"/>
          <w:sz w:val="24"/>
          <w:szCs w:val="24"/>
        </w:rPr>
        <w:t xml:space="preserve"> govern demographically dynamic systems such as those found during </w:t>
      </w:r>
      <w:r w:rsidR="00CB74D9" w:rsidRPr="0013754E">
        <w:rPr>
          <w:rFonts w:ascii="Times New Roman" w:eastAsia="Times New Roman" w:hAnsi="Times New Roman" w:cs="Times New Roman"/>
          <w:sz w:val="24"/>
          <w:szCs w:val="24"/>
        </w:rPr>
        <w:t xml:space="preserve">population </w:t>
      </w:r>
      <w:r w:rsidR="00760250" w:rsidRPr="0013754E">
        <w:rPr>
          <w:rFonts w:ascii="Times New Roman" w:eastAsia="Times New Roman" w:hAnsi="Times New Roman" w:cs="Times New Roman"/>
          <w:sz w:val="24"/>
          <w:szCs w:val="24"/>
        </w:rPr>
        <w:t>outbreaks</w:t>
      </w:r>
      <w:r w:rsidR="002B7403" w:rsidRPr="0013754E">
        <w:rPr>
          <w:rFonts w:ascii="Times New Roman" w:eastAsia="Times New Roman" w:hAnsi="Times New Roman" w:cs="Times New Roman"/>
          <w:sz w:val="24"/>
          <w:szCs w:val="24"/>
        </w:rPr>
        <w:t xml:space="preserve"> </w:t>
      </w:r>
      <w:r w:rsidR="002B7403" w:rsidRPr="0013754E">
        <w:rPr>
          <w:rFonts w:ascii="Times New Roman" w:eastAsia="Times New Roman" w:hAnsi="Times New Roman" w:cs="Times New Roman"/>
          <w:sz w:val="24"/>
          <w:szCs w:val="24"/>
        </w:rPr>
        <w:lastRenderedPageBreak/>
        <w:fldChar w:fldCharType="begin" w:fldLock="1"/>
      </w:r>
      <w:r w:rsidR="00CA5670" w:rsidRPr="0013754E">
        <w:rPr>
          <w:rFonts w:ascii="Times New Roman" w:eastAsia="Times New Roman" w:hAnsi="Times New Roman" w:cs="Times New Roman"/>
          <w:sz w:val="24"/>
          <w:szCs w:val="24"/>
        </w:rPr>
        <w:instrText>ADDIN CSL_CITATION {"citationItems":[{"id":"ITEM-1","itemData":{"DOI":"10.1371/journal.pntd.0005546","ISBN":"1111111111","ISSN":"19352735","PMID":"28410388","abstract":"Background: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Indo-Pacific","type":"article-journal","volume":"11"},"uris":["http://www.mendeley.com/documents/?uuid=30ae3e6e-b311-46e0-9cf0-222efe4de308"]},{"id":"ITEM-2","itemData":{"DOI":"10.1038/s41579-020-0335-x","ISSN":"17401534","PMID":"32099078","abstract":"Discovering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Microbiology","id":"ITEM-2","issue":"6","issued":{"date-parts":[["2020"]]},"page":"332-343","publisher":"Springer US","title":"Chytrid fungi and global amphibian declines","type":"article-journal","volume":"18"},"uris":["http://www.mendeley.com/documents/?uuid=14c65ebc-3ee1-48bb-91a6-5332a0632fb2"]}],"mendeley":{"formattedCitation":"(Fisher &amp; Garner, 2020; Maynard et al., 2017)","plainTextFormattedCitation":"(Fisher &amp; Garner, 2020; Maynard et al., 2017)","previouslyFormattedCitation":"(Fisher &amp; Garner, 2020; Maynard et al., 2017)"},"properties":{"noteIndex":0},"schema":"https://github.com/citation-style-language/schema/raw/master/csl-citation.json"}</w:instrText>
      </w:r>
      <w:r w:rsidR="002B7403" w:rsidRPr="0013754E">
        <w:rPr>
          <w:rFonts w:ascii="Times New Roman" w:eastAsia="Times New Roman" w:hAnsi="Times New Roman" w:cs="Times New Roman"/>
          <w:sz w:val="24"/>
          <w:szCs w:val="24"/>
        </w:rPr>
        <w:fldChar w:fldCharType="separate"/>
      </w:r>
      <w:r w:rsidR="00420A57" w:rsidRPr="0013754E">
        <w:rPr>
          <w:rFonts w:ascii="Times New Roman" w:eastAsia="Times New Roman" w:hAnsi="Times New Roman" w:cs="Times New Roman"/>
          <w:noProof/>
          <w:sz w:val="24"/>
          <w:szCs w:val="24"/>
        </w:rPr>
        <w:t>(Fisher &amp; Garner, 2020; Maynard et al., 2017)</w:t>
      </w:r>
      <w:r w:rsidR="002B7403" w:rsidRPr="0013754E">
        <w:rPr>
          <w:rFonts w:ascii="Times New Roman" w:eastAsia="Times New Roman" w:hAnsi="Times New Roman" w:cs="Times New Roman"/>
          <w:sz w:val="24"/>
          <w:szCs w:val="24"/>
        </w:rPr>
        <w:fldChar w:fldCharType="end"/>
      </w:r>
      <w:r w:rsidR="00CB74D9" w:rsidRPr="0013754E">
        <w:rPr>
          <w:rFonts w:ascii="Times New Roman" w:eastAsia="Times New Roman" w:hAnsi="Times New Roman" w:cs="Times New Roman"/>
          <w:sz w:val="24"/>
          <w:szCs w:val="24"/>
        </w:rPr>
        <w:t xml:space="preserve"> </w:t>
      </w:r>
      <w:r w:rsidR="00407A85"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major weather events</w:t>
      </w:r>
      <w:r w:rsidR="002B7403" w:rsidRPr="0013754E">
        <w:rPr>
          <w:rFonts w:ascii="Times New Roman" w:eastAsia="Times New Roman" w:hAnsi="Times New Roman" w:cs="Times New Roman"/>
          <w:sz w:val="24"/>
          <w:szCs w:val="24"/>
        </w:rPr>
        <w:t xml:space="preserve"> </w:t>
      </w:r>
      <w:r w:rsidR="002B7403" w:rsidRPr="0013754E">
        <w:rPr>
          <w:rFonts w:ascii="Times New Roman" w:eastAsia="Times New Roman" w:hAnsi="Times New Roman" w:cs="Times New Roman"/>
          <w:sz w:val="24"/>
          <w:szCs w:val="24"/>
        </w:rPr>
        <w:fldChar w:fldCharType="begin" w:fldLock="1"/>
      </w:r>
      <w:r w:rsidR="002B7403" w:rsidRPr="0013754E">
        <w:rPr>
          <w:rFonts w:ascii="Times New Roman" w:eastAsia="Times New Roman" w:hAnsi="Times New Roman" w:cs="Times New Roman"/>
          <w:sz w:val="24"/>
          <w:szCs w:val="24"/>
        </w:rPr>
        <w:instrText>ADDIN CSL_CITATION {"citationItems":[{"id":"ITEM-1","itemData":{"DOI":"10.1111/ele.12918","ISSN":"14610248","abstract":"The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Letters","id":"ITEM-1","issue":"4","issued":{"date-parts":[["2018"]]},"page":"525-535","title":"Extreme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2018)","plainTextFormattedCitation":"(Poff et al., 2018)","previouslyFormattedCitation":"(Poff et al., 2018)"},"properties":{"noteIndex":0},"schema":"https://github.com/citation-style-language/schema/raw/master/csl-citation.json"}</w:instrText>
      </w:r>
      <w:r w:rsidR="002B7403" w:rsidRPr="0013754E">
        <w:rPr>
          <w:rFonts w:ascii="Times New Roman" w:eastAsia="Times New Roman" w:hAnsi="Times New Roman" w:cs="Times New Roman"/>
          <w:sz w:val="24"/>
          <w:szCs w:val="24"/>
        </w:rPr>
        <w:fldChar w:fldCharType="separate"/>
      </w:r>
      <w:r w:rsidR="002B7403" w:rsidRPr="0013754E">
        <w:rPr>
          <w:rFonts w:ascii="Times New Roman" w:eastAsia="Times New Roman" w:hAnsi="Times New Roman" w:cs="Times New Roman"/>
          <w:noProof/>
          <w:sz w:val="24"/>
          <w:szCs w:val="24"/>
        </w:rPr>
        <w:t>(Poff et al., 2018)</w:t>
      </w:r>
      <w:r w:rsidR="002B7403"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w:t>
      </w:r>
      <w:r w:rsidR="00CB74D9" w:rsidRPr="0013754E">
        <w:rPr>
          <w:rFonts w:ascii="Times New Roman" w:eastAsia="Times New Roman" w:hAnsi="Times New Roman" w:cs="Times New Roman"/>
          <w:sz w:val="24"/>
          <w:szCs w:val="24"/>
        </w:rPr>
        <w:t xml:space="preserve">species </w:t>
      </w:r>
      <w:r w:rsidR="00760250" w:rsidRPr="0013754E">
        <w:rPr>
          <w:rFonts w:ascii="Times New Roman" w:eastAsia="Times New Roman" w:hAnsi="Times New Roman" w:cs="Times New Roman"/>
          <w:sz w:val="24"/>
          <w:szCs w:val="24"/>
        </w:rPr>
        <w:t xml:space="preserve">invasions </w:t>
      </w:r>
      <w:r w:rsidR="002B7403" w:rsidRPr="0013754E">
        <w:rPr>
          <w:rFonts w:ascii="Times New Roman" w:eastAsia="Times New Roman" w:hAnsi="Times New Roman" w:cs="Times New Roman"/>
          <w:sz w:val="24"/>
          <w:szCs w:val="24"/>
        </w:rPr>
        <w:fldChar w:fldCharType="begin" w:fldLock="1"/>
      </w:r>
      <w:r w:rsidR="002B7403" w:rsidRPr="0013754E">
        <w:rPr>
          <w:rFonts w:ascii="Times New Roman" w:eastAsia="Times New Roman" w:hAnsi="Times New Roman" w:cs="Times New Roman"/>
          <w:sz w:val="24"/>
          <w:szCs w:val="24"/>
        </w:rPr>
        <w:instrText>ADDIN CSL_CITATION {"citationItems":[{"id":"ITEM-1","itemData":{"DOI":"10.1890/1051-0761(2000)010[0689:BICEGC]2.0.CO;2","ISBN":"10510761","ISSN":"10510761","PMID":"10049","abstract":"Biotic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however…","author":[{"dropping-particle":"","family":"Mack","given":"Richard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Applications","id":"ITEM-1","issue":"3","issued":{"date-parts":[["2000"]]},"page":"689-710","title":"Biotic invasions: Causes, epidemiology, global consequences, and control","type":"article-journal","volume":"10"},"uris":["http://www.mendeley.com/documents/?uuid=b313a004-bdec-4769-8e0f-22c60d52d641"]}],"mendeley":{"formattedCitation":"(Mack et al., 2000)","plainTextFormattedCitation":"(Mack et al., 2000)","previouslyFormattedCitation":"(Mack et al., 2000)"},"properties":{"noteIndex":0},"schema":"https://github.com/citation-style-language/schema/raw/master/csl-citation.json"}</w:instrText>
      </w:r>
      <w:r w:rsidR="002B7403" w:rsidRPr="0013754E">
        <w:rPr>
          <w:rFonts w:ascii="Times New Roman" w:eastAsia="Times New Roman" w:hAnsi="Times New Roman" w:cs="Times New Roman"/>
          <w:sz w:val="24"/>
          <w:szCs w:val="24"/>
        </w:rPr>
        <w:fldChar w:fldCharType="separate"/>
      </w:r>
      <w:r w:rsidR="002B7403" w:rsidRPr="0013754E">
        <w:rPr>
          <w:rFonts w:ascii="Times New Roman" w:eastAsia="Times New Roman" w:hAnsi="Times New Roman" w:cs="Times New Roman"/>
          <w:noProof/>
          <w:sz w:val="24"/>
          <w:szCs w:val="24"/>
        </w:rPr>
        <w:t>(Mack et al., 2000)</w:t>
      </w:r>
      <w:r w:rsidR="002B7403" w:rsidRPr="0013754E">
        <w:rPr>
          <w:rFonts w:ascii="Times New Roman" w:eastAsia="Times New Roman" w:hAnsi="Times New Roman" w:cs="Times New Roman"/>
          <w:sz w:val="24"/>
          <w:szCs w:val="24"/>
        </w:rPr>
        <w:fldChar w:fldCharType="end"/>
      </w:r>
      <w:r w:rsidR="00A732A2"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w:t>
      </w:r>
      <w:r w:rsidR="00A732A2" w:rsidRPr="0013754E">
        <w:rPr>
          <w:rFonts w:ascii="Times New Roman" w:eastAsia="Times New Roman" w:hAnsi="Times New Roman" w:cs="Times New Roman"/>
          <w:sz w:val="24"/>
          <w:szCs w:val="24"/>
        </w:rPr>
        <w:t xml:space="preserve">or other disturbances such as a wildfire </w:t>
      </w:r>
      <w:r w:rsidR="00760250" w:rsidRPr="0013754E">
        <w:rPr>
          <w:rFonts w:ascii="Times New Roman" w:eastAsia="Times New Roman" w:hAnsi="Times New Roman" w:cs="Times New Roman"/>
          <w:sz w:val="24"/>
          <w:szCs w:val="24"/>
        </w:rPr>
        <w:fldChar w:fldCharType="begin" w:fldLock="1"/>
      </w:r>
      <w:r w:rsidR="00420A57" w:rsidRPr="0013754E">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polatzeki)","type":"article-journal","volume":"13"},"uris":["http://www.mendeley.com/documents/?uuid=ef6e48b8-f511-4ced-a661-d23ecc4c8f8b"]}],"mendeley":{"formattedCitation":"(Suárez et al., 2012)","plainTextFormattedCitation":"(Suárez et al., 2012)","previouslyFormattedCitation":"(Suárez et al., 2012)"},"properties":{"noteIndex":0},"schema":"https://github.com/citation-style-language/schema/raw/master/csl-citation.json"}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2B7403" w:rsidRPr="0013754E">
        <w:rPr>
          <w:rFonts w:ascii="Times New Roman" w:eastAsia="Times New Roman" w:hAnsi="Times New Roman" w:cs="Times New Roman"/>
          <w:noProof/>
          <w:sz w:val="24"/>
          <w:szCs w:val="24"/>
        </w:rPr>
        <w:t>(Suárez et al., 2012)</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w:t>
      </w:r>
      <w:r w:rsidR="00CB74D9" w:rsidRPr="0013754E">
        <w:rPr>
          <w:rFonts w:ascii="Times New Roman" w:eastAsia="Times New Roman" w:hAnsi="Times New Roman" w:cs="Times New Roman"/>
          <w:sz w:val="24"/>
          <w:szCs w:val="24"/>
        </w:rPr>
        <w:t xml:space="preserve">Temporal genetic </w:t>
      </w:r>
      <w:r w:rsidR="00760250" w:rsidRPr="0013754E">
        <w:rPr>
          <w:rFonts w:ascii="Times New Roman" w:eastAsia="Times New Roman" w:hAnsi="Times New Roman" w:cs="Times New Roman"/>
          <w:sz w:val="24"/>
          <w:szCs w:val="24"/>
        </w:rPr>
        <w:t xml:space="preserve">analyses could </w:t>
      </w:r>
      <w:r w:rsidR="00A732A2" w:rsidRPr="0013754E">
        <w:rPr>
          <w:rFonts w:ascii="Times New Roman" w:eastAsia="Times New Roman" w:hAnsi="Times New Roman" w:cs="Times New Roman"/>
          <w:sz w:val="24"/>
          <w:szCs w:val="24"/>
        </w:rPr>
        <w:t xml:space="preserve">similarly </w:t>
      </w:r>
      <w:r w:rsidR="00760250" w:rsidRPr="0013754E">
        <w:rPr>
          <w:rFonts w:ascii="Times New Roman" w:eastAsia="Times New Roman" w:hAnsi="Times New Roman" w:cs="Times New Roman"/>
          <w:sz w:val="24"/>
          <w:szCs w:val="24"/>
        </w:rPr>
        <w:t>identify which</w:t>
      </w:r>
      <w:r w:rsidR="00386761" w:rsidRPr="0013754E">
        <w:rPr>
          <w:rFonts w:ascii="Times New Roman" w:eastAsia="Times New Roman" w:hAnsi="Times New Roman" w:cs="Times New Roman"/>
          <w:sz w:val="24"/>
          <w:szCs w:val="24"/>
        </w:rPr>
        <w:t xml:space="preserve"> populations</w:t>
      </w:r>
      <w:r w:rsidR="00A732A2" w:rsidRPr="0013754E">
        <w:rPr>
          <w:rFonts w:ascii="Times New Roman" w:eastAsia="Times New Roman" w:hAnsi="Times New Roman" w:cs="Times New Roman"/>
          <w:sz w:val="24"/>
          <w:szCs w:val="24"/>
        </w:rPr>
        <w:t>,</w:t>
      </w:r>
      <w:r w:rsidR="00386761"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among a set of previously sampled populations</w:t>
      </w:r>
      <w:r w:rsidR="00A732A2"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received migrants from long-distance dispersal event</w:t>
      </w:r>
      <w:r w:rsidR="002F4CBE"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(Apodaca, Trexler, Jue, Schrader, &amp; Travis, 2013)</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Because te</w:t>
      </w:r>
      <w:r w:rsidR="001A5C1D" w:rsidRPr="0013754E">
        <w:rPr>
          <w:rFonts w:ascii="Times New Roman" w:eastAsia="Times New Roman" w:hAnsi="Times New Roman" w:cs="Times New Roman"/>
          <w:sz w:val="24"/>
          <w:szCs w:val="24"/>
        </w:rPr>
        <w:t>mporal genetic variation reflects</w:t>
      </w:r>
      <w:r w:rsidR="00760250" w:rsidRPr="0013754E">
        <w:rPr>
          <w:rFonts w:ascii="Times New Roman" w:eastAsia="Times New Roman" w:hAnsi="Times New Roman" w:cs="Times New Roman"/>
          <w:sz w:val="24"/>
          <w:szCs w:val="24"/>
        </w:rPr>
        <w:t xml:space="preserve"> the evolutionary potential of a population and the probability of its persistence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(Aeschbacher, Selby, Willis, &amp; Coop, 2016; Bolnick &amp; Nosil, 2007; Kremer et al., 2012)</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relating </w:t>
      </w:r>
      <w:r w:rsidR="00386761" w:rsidRPr="0013754E">
        <w:rPr>
          <w:rFonts w:ascii="Times New Roman" w:eastAsia="Times New Roman" w:hAnsi="Times New Roman" w:cs="Times New Roman"/>
          <w:sz w:val="24"/>
          <w:szCs w:val="24"/>
        </w:rPr>
        <w:t xml:space="preserve">temporal genetic variation </w:t>
      </w:r>
      <w:r w:rsidR="00760250" w:rsidRPr="0013754E">
        <w:rPr>
          <w:rFonts w:ascii="Times New Roman" w:eastAsia="Times New Roman" w:hAnsi="Times New Roman" w:cs="Times New Roman"/>
          <w:sz w:val="24"/>
          <w:szCs w:val="24"/>
        </w:rPr>
        <w:t xml:space="preserve">to landscape change can </w:t>
      </w:r>
      <w:r w:rsidR="00386761" w:rsidRPr="0013754E">
        <w:rPr>
          <w:rFonts w:ascii="Times New Roman" w:eastAsia="Times New Roman" w:hAnsi="Times New Roman" w:cs="Times New Roman"/>
          <w:sz w:val="24"/>
          <w:szCs w:val="24"/>
        </w:rPr>
        <w:t>provide</w:t>
      </w:r>
      <w:r w:rsidR="00760250" w:rsidRPr="0013754E">
        <w:rPr>
          <w:rFonts w:ascii="Times New Roman" w:eastAsia="Times New Roman" w:hAnsi="Times New Roman" w:cs="Times New Roman"/>
          <w:sz w:val="24"/>
          <w:szCs w:val="24"/>
        </w:rPr>
        <w:t xml:space="preserve"> important insights about the eco-evolutionary dynamics of a species and be used to inform conservation strategies </w:t>
      </w:r>
      <w:r w:rsidR="00760250" w:rsidRPr="0013754E">
        <w:rPr>
          <w:rFonts w:ascii="Times New Roman" w:eastAsia="Times New Roman" w:hAnsi="Times New Roman" w:cs="Times New Roman"/>
          <w:sz w:val="24"/>
          <w:szCs w:val="24"/>
        </w:rPr>
        <w:fldChar w:fldCharType="begin" w:fldLock="1"/>
      </w:r>
      <w:r w:rsidR="00420A57" w:rsidRPr="0013754E">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760250" w:rsidRPr="0013754E">
        <w:rPr>
          <w:rFonts w:ascii="Times New Roman" w:eastAsia="Times New Roman" w:hAnsi="Times New Roman" w:cs="Times New Roman"/>
          <w:noProof/>
          <w:sz w:val="24"/>
          <w:szCs w:val="24"/>
        </w:rPr>
        <w:t>(e.g.</w:t>
      </w:r>
      <w:r w:rsidR="00CB74D9" w:rsidRPr="0013754E">
        <w:rPr>
          <w:rFonts w:ascii="Times New Roman" w:eastAsia="Times New Roman" w:hAnsi="Times New Roman" w:cs="Times New Roman"/>
          <w:noProof/>
          <w:sz w:val="24"/>
          <w:szCs w:val="24"/>
        </w:rPr>
        <w:t>,</w:t>
      </w:r>
      <w:r w:rsidR="00760250" w:rsidRPr="0013754E">
        <w:rPr>
          <w:rFonts w:ascii="Times New Roman" w:eastAsia="Times New Roman" w:hAnsi="Times New Roman" w:cs="Times New Roman"/>
          <w:noProof/>
          <w:sz w:val="24"/>
          <w:szCs w:val="24"/>
        </w:rPr>
        <w:t xml:space="preserve"> Landguth, Holden, Mahalovich, &amp; Cushman, 2017)</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w:t>
      </w:r>
    </w:p>
    <w:p w14:paraId="1A8A8851" w14:textId="572C29FB" w:rsidR="00A732A2" w:rsidRPr="0013754E" w:rsidRDefault="00760250" w:rsidP="00901297">
      <w:pPr>
        <w:spacing w:after="240" w:line="360" w:lineRule="auto"/>
        <w:rPr>
          <w:rFonts w:ascii="Times New Roman" w:hAnsi="Times New Roman" w:cs="Times New Roman"/>
          <w:sz w:val="24"/>
          <w:szCs w:val="24"/>
        </w:rPr>
      </w:pPr>
      <w:r w:rsidRPr="0013754E">
        <w:rPr>
          <w:rFonts w:ascii="Times New Roman" w:hAnsi="Times New Roman" w:cs="Times New Roman"/>
          <w:sz w:val="24"/>
          <w:szCs w:val="24"/>
        </w:rPr>
        <w:t xml:space="preserve">There are </w:t>
      </w:r>
      <w:r w:rsidR="00386761" w:rsidRPr="0013754E">
        <w:rPr>
          <w:rFonts w:ascii="Times New Roman" w:hAnsi="Times New Roman" w:cs="Times New Roman"/>
          <w:sz w:val="24"/>
          <w:szCs w:val="24"/>
        </w:rPr>
        <w:t xml:space="preserve">currently </w:t>
      </w:r>
      <w:r w:rsidRPr="0013754E">
        <w:rPr>
          <w:rFonts w:ascii="Times New Roman" w:hAnsi="Times New Roman" w:cs="Times New Roman"/>
          <w:sz w:val="24"/>
          <w:szCs w:val="24"/>
        </w:rPr>
        <w:t xml:space="preserve">two </w:t>
      </w:r>
      <w:r w:rsidR="00386761" w:rsidRPr="0013754E">
        <w:rPr>
          <w:rFonts w:ascii="Times New Roman" w:hAnsi="Times New Roman" w:cs="Times New Roman"/>
          <w:sz w:val="24"/>
          <w:szCs w:val="24"/>
        </w:rPr>
        <w:t>general</w:t>
      </w:r>
      <w:r w:rsidRPr="0013754E">
        <w:rPr>
          <w:rFonts w:ascii="Times New Roman" w:hAnsi="Times New Roman" w:cs="Times New Roman"/>
          <w:sz w:val="24"/>
          <w:szCs w:val="24"/>
        </w:rPr>
        <w:t xml:space="preserve"> approaches </w:t>
      </w:r>
      <w:r w:rsidR="00386761" w:rsidRPr="0013754E">
        <w:rPr>
          <w:rFonts w:ascii="Times New Roman" w:hAnsi="Times New Roman" w:cs="Times New Roman"/>
          <w:sz w:val="24"/>
          <w:szCs w:val="24"/>
        </w:rPr>
        <w:t>f</w:t>
      </w:r>
      <w:r w:rsidRPr="0013754E">
        <w:rPr>
          <w:rFonts w:ascii="Times New Roman" w:hAnsi="Times New Roman" w:cs="Times New Roman"/>
          <w:sz w:val="24"/>
          <w:szCs w:val="24"/>
        </w:rPr>
        <w:t>o</w:t>
      </w:r>
      <w:r w:rsidR="00386761" w:rsidRPr="0013754E">
        <w:rPr>
          <w:rFonts w:ascii="Times New Roman" w:hAnsi="Times New Roman" w:cs="Times New Roman"/>
          <w:sz w:val="24"/>
          <w:szCs w:val="24"/>
        </w:rPr>
        <w:t>r</w:t>
      </w:r>
      <w:r w:rsidRPr="0013754E">
        <w:rPr>
          <w:rFonts w:ascii="Times New Roman" w:hAnsi="Times New Roman" w:cs="Times New Roman"/>
          <w:sz w:val="24"/>
          <w:szCs w:val="24"/>
        </w:rPr>
        <w:t xml:space="preserve"> </w:t>
      </w:r>
      <w:r w:rsidR="00386761" w:rsidRPr="0013754E">
        <w:rPr>
          <w:rFonts w:ascii="Times New Roman" w:hAnsi="Times New Roman" w:cs="Times New Roman"/>
          <w:sz w:val="24"/>
          <w:szCs w:val="24"/>
        </w:rPr>
        <w:t xml:space="preserve">investigating </w:t>
      </w:r>
      <w:r w:rsidRPr="0013754E">
        <w:rPr>
          <w:rFonts w:ascii="Times New Roman" w:hAnsi="Times New Roman" w:cs="Times New Roman"/>
          <w:sz w:val="24"/>
          <w:szCs w:val="24"/>
        </w:rPr>
        <w:t xml:space="preserve">temporal genetic variation. The first </w:t>
      </w:r>
      <w:r w:rsidR="00A22F69" w:rsidRPr="0013754E">
        <w:rPr>
          <w:rFonts w:ascii="Times New Roman" w:hAnsi="Times New Roman" w:cs="Times New Roman"/>
          <w:sz w:val="24"/>
          <w:szCs w:val="24"/>
        </w:rPr>
        <w:t xml:space="preserve">suite </w:t>
      </w:r>
      <w:r w:rsidRPr="0013754E">
        <w:rPr>
          <w:rFonts w:ascii="Times New Roman" w:hAnsi="Times New Roman" w:cs="Times New Roman"/>
          <w:sz w:val="24"/>
          <w:szCs w:val="24"/>
        </w:rPr>
        <w:t xml:space="preserve">of approaches </w:t>
      </w:r>
      <w:r w:rsidR="00A22F69" w:rsidRPr="0013754E">
        <w:rPr>
          <w:rFonts w:ascii="Times New Roman" w:hAnsi="Times New Roman" w:cs="Times New Roman"/>
          <w:sz w:val="24"/>
          <w:szCs w:val="24"/>
        </w:rPr>
        <w:t>use</w:t>
      </w:r>
      <w:r w:rsidR="00321C72" w:rsidRPr="0013754E">
        <w:rPr>
          <w:rFonts w:ascii="Times New Roman" w:hAnsi="Times New Roman" w:cs="Times New Roman"/>
          <w:sz w:val="24"/>
          <w:szCs w:val="24"/>
        </w:rPr>
        <w:t>s</w:t>
      </w:r>
      <w:r w:rsidR="00A22F69" w:rsidRPr="0013754E">
        <w:rPr>
          <w:rFonts w:ascii="Times New Roman" w:hAnsi="Times New Roman" w:cs="Times New Roman"/>
          <w:sz w:val="24"/>
          <w:szCs w:val="24"/>
        </w:rPr>
        <w:t xml:space="preserve"> statistical models to infer demographic history from genetic data obtained at a single </w:t>
      </w:r>
      <w:r w:rsidR="004D40A0" w:rsidRPr="0013754E">
        <w:rPr>
          <w:rFonts w:ascii="Times New Roman" w:hAnsi="Times New Roman" w:cs="Times New Roman"/>
          <w:sz w:val="24"/>
          <w:szCs w:val="24"/>
        </w:rPr>
        <w:t>time point</w:t>
      </w:r>
      <w:r w:rsidRPr="0013754E">
        <w:rPr>
          <w:rFonts w:ascii="Times New Roman" w:hAnsi="Times New Roman" w:cs="Times New Roman"/>
          <w:sz w:val="24"/>
          <w:szCs w:val="24"/>
        </w:rPr>
        <w:t xml:space="preserve"> </w:t>
      </w:r>
      <w:r w:rsidRPr="0013754E">
        <w:rPr>
          <w:rFonts w:ascii="Times New Roman" w:hAnsi="Times New Roman" w:cs="Times New Roman"/>
          <w:sz w:val="24"/>
          <w:szCs w:val="24"/>
        </w:rPr>
        <w:fldChar w:fldCharType="begin" w:fldLock="1"/>
      </w:r>
      <w:r w:rsidR="0062227C" w:rsidRPr="0013754E">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Pr="0013754E">
        <w:rPr>
          <w:rFonts w:ascii="Times New Roman" w:hAnsi="Times New Roman" w:cs="Times New Roman"/>
          <w:sz w:val="24"/>
          <w:szCs w:val="24"/>
        </w:rPr>
        <w:fldChar w:fldCharType="separate"/>
      </w:r>
      <w:r w:rsidR="0062227C" w:rsidRPr="0013754E">
        <w:rPr>
          <w:rFonts w:ascii="Times New Roman" w:hAnsi="Times New Roman" w:cs="Times New Roman"/>
          <w:noProof/>
          <w:sz w:val="24"/>
          <w:szCs w:val="24"/>
        </w:rPr>
        <w:t>(Excoffier, Dupanloup, Huerta-Sánchez, Sousa, &amp; Foll, 2013; Gutenkunst, Hernandez, Williamson, &amp; Bustamante, 2009; Kamm, Terhorst, Durbin, &amp; Song, 2019)</w:t>
      </w:r>
      <w:r w:rsidRPr="0013754E">
        <w:rPr>
          <w:rFonts w:ascii="Times New Roman" w:hAnsi="Times New Roman" w:cs="Times New Roman"/>
          <w:sz w:val="24"/>
          <w:szCs w:val="24"/>
        </w:rPr>
        <w:fldChar w:fldCharType="end"/>
      </w:r>
      <w:r w:rsidRPr="0013754E">
        <w:rPr>
          <w:rFonts w:ascii="Times New Roman" w:hAnsi="Times New Roman" w:cs="Times New Roman"/>
          <w:sz w:val="24"/>
          <w:szCs w:val="24"/>
        </w:rPr>
        <w:t xml:space="preserve">. This approach </w:t>
      </w:r>
      <w:r w:rsidR="00813CD6" w:rsidRPr="0013754E">
        <w:rPr>
          <w:rFonts w:ascii="Times New Roman" w:hAnsi="Times New Roman" w:cs="Times New Roman"/>
          <w:sz w:val="24"/>
          <w:szCs w:val="24"/>
        </w:rPr>
        <w:t xml:space="preserve">is </w:t>
      </w:r>
      <w:r w:rsidRPr="0013754E">
        <w:rPr>
          <w:rFonts w:ascii="Times New Roman" w:hAnsi="Times New Roman" w:cs="Times New Roman"/>
          <w:sz w:val="24"/>
          <w:szCs w:val="24"/>
        </w:rPr>
        <w:t xml:space="preserve">often </w:t>
      </w:r>
      <w:r w:rsidR="00813CD6" w:rsidRPr="0013754E">
        <w:rPr>
          <w:rFonts w:ascii="Times New Roman" w:hAnsi="Times New Roman" w:cs="Times New Roman"/>
          <w:sz w:val="24"/>
          <w:szCs w:val="24"/>
        </w:rPr>
        <w:t xml:space="preserve">computationally intensive, requires high-quality microsatellite </w:t>
      </w:r>
      <w:r w:rsidR="00BF7348" w:rsidRPr="0013754E">
        <w:rPr>
          <w:rFonts w:ascii="Times New Roman" w:hAnsi="Times New Roman" w:cs="Times New Roman"/>
          <w:sz w:val="24"/>
          <w:szCs w:val="24"/>
        </w:rPr>
        <w:t xml:space="preserve">or </w:t>
      </w:r>
      <w:r w:rsidR="00CB74D9" w:rsidRPr="0013754E">
        <w:rPr>
          <w:rFonts w:ascii="Times New Roman" w:hAnsi="Times New Roman" w:cs="Times New Roman"/>
          <w:sz w:val="24"/>
          <w:szCs w:val="24"/>
        </w:rPr>
        <w:t xml:space="preserve">extensive </w:t>
      </w:r>
      <w:r w:rsidR="00BF7348" w:rsidRPr="0013754E">
        <w:rPr>
          <w:rFonts w:ascii="Times New Roman" w:hAnsi="Times New Roman" w:cs="Times New Roman"/>
          <w:sz w:val="24"/>
          <w:szCs w:val="24"/>
        </w:rPr>
        <w:t>SNP datasets</w:t>
      </w:r>
      <w:r w:rsidR="00C11409" w:rsidRPr="0013754E">
        <w:rPr>
          <w:rFonts w:ascii="Times New Roman" w:hAnsi="Times New Roman" w:cs="Times New Roman"/>
          <w:sz w:val="24"/>
          <w:szCs w:val="24"/>
        </w:rPr>
        <w:t xml:space="preserve">. This approach </w:t>
      </w:r>
      <w:r w:rsidR="00F13DFF" w:rsidRPr="0013754E">
        <w:rPr>
          <w:rFonts w:ascii="Times New Roman" w:hAnsi="Times New Roman" w:cs="Times New Roman"/>
          <w:sz w:val="24"/>
          <w:szCs w:val="24"/>
        </w:rPr>
        <w:t xml:space="preserve">is also tributary of </w:t>
      </w:r>
      <w:r w:rsidRPr="0013754E">
        <w:rPr>
          <w:rFonts w:ascii="Times New Roman" w:hAnsi="Times New Roman" w:cs="Times New Roman"/>
          <w:sz w:val="24"/>
          <w:szCs w:val="24"/>
        </w:rPr>
        <w:t xml:space="preserve">extensive knowledge </w:t>
      </w:r>
      <w:r w:rsidR="00902C68" w:rsidRPr="0013754E">
        <w:rPr>
          <w:rFonts w:ascii="Times New Roman" w:hAnsi="Times New Roman" w:cs="Times New Roman"/>
          <w:sz w:val="24"/>
          <w:szCs w:val="24"/>
        </w:rPr>
        <w:t xml:space="preserve">of </w:t>
      </w:r>
      <w:r w:rsidRPr="0013754E">
        <w:rPr>
          <w:rFonts w:ascii="Times New Roman" w:hAnsi="Times New Roman" w:cs="Times New Roman"/>
          <w:sz w:val="24"/>
          <w:szCs w:val="24"/>
        </w:rPr>
        <w:t>the biological system</w:t>
      </w:r>
      <w:r w:rsidR="00386761" w:rsidRPr="0013754E">
        <w:rPr>
          <w:rFonts w:ascii="Times New Roman" w:hAnsi="Times New Roman" w:cs="Times New Roman"/>
          <w:sz w:val="24"/>
          <w:szCs w:val="24"/>
        </w:rPr>
        <w:t>,</w:t>
      </w:r>
      <w:r w:rsidR="00813CD6" w:rsidRPr="0013754E">
        <w:rPr>
          <w:rFonts w:ascii="Times New Roman" w:hAnsi="Times New Roman" w:cs="Times New Roman"/>
          <w:sz w:val="24"/>
          <w:szCs w:val="24"/>
        </w:rPr>
        <w:t xml:space="preserve"> including </w:t>
      </w:r>
      <w:r w:rsidRPr="0013754E">
        <w:rPr>
          <w:rFonts w:ascii="Times New Roman" w:hAnsi="Times New Roman" w:cs="Times New Roman"/>
          <w:sz w:val="24"/>
          <w:szCs w:val="24"/>
        </w:rPr>
        <w:t xml:space="preserve">information </w:t>
      </w:r>
      <w:r w:rsidR="00813CD6" w:rsidRPr="0013754E">
        <w:rPr>
          <w:rFonts w:ascii="Times New Roman" w:hAnsi="Times New Roman" w:cs="Times New Roman"/>
          <w:sz w:val="24"/>
          <w:szCs w:val="24"/>
        </w:rPr>
        <w:t>on</w:t>
      </w:r>
      <w:r w:rsidRPr="0013754E">
        <w:rPr>
          <w:rFonts w:ascii="Times New Roman" w:hAnsi="Times New Roman" w:cs="Times New Roman"/>
          <w:sz w:val="24"/>
          <w:szCs w:val="24"/>
        </w:rPr>
        <w:t xml:space="preserve"> recombination processes </w:t>
      </w:r>
      <w:r w:rsidRPr="0013754E">
        <w:rPr>
          <w:rFonts w:ascii="Times New Roman" w:hAnsi="Times New Roman" w:cs="Times New Roman"/>
          <w:sz w:val="24"/>
          <w:szCs w:val="24"/>
        </w:rPr>
        <w:fldChar w:fldCharType="begin" w:fldLock="1"/>
      </w:r>
      <w:r w:rsidR="0062227C" w:rsidRPr="0013754E">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Pr="0013754E">
        <w:rPr>
          <w:rFonts w:ascii="Times New Roman" w:hAnsi="Times New Roman" w:cs="Times New Roman"/>
          <w:sz w:val="24"/>
          <w:szCs w:val="24"/>
        </w:rPr>
        <w:fldChar w:fldCharType="separate"/>
      </w:r>
      <w:r w:rsidR="0062227C" w:rsidRPr="0013754E">
        <w:rPr>
          <w:rFonts w:ascii="Times New Roman" w:hAnsi="Times New Roman" w:cs="Times New Roman"/>
          <w:noProof/>
          <w:sz w:val="24"/>
          <w:szCs w:val="24"/>
        </w:rPr>
        <w:t>(Gattepaille et al., 2013)</w:t>
      </w:r>
      <w:r w:rsidRPr="0013754E">
        <w:rPr>
          <w:rFonts w:ascii="Times New Roman" w:hAnsi="Times New Roman" w:cs="Times New Roman"/>
          <w:sz w:val="24"/>
          <w:szCs w:val="24"/>
        </w:rPr>
        <w:fldChar w:fldCharType="end"/>
      </w:r>
      <w:r w:rsidRPr="0013754E">
        <w:rPr>
          <w:rFonts w:ascii="Times New Roman" w:hAnsi="Times New Roman" w:cs="Times New Roman"/>
          <w:sz w:val="24"/>
          <w:szCs w:val="24"/>
        </w:rPr>
        <w:t xml:space="preserve"> and ascertainment bias </w:t>
      </w:r>
      <w:r w:rsidRPr="0013754E">
        <w:rPr>
          <w:rFonts w:ascii="Times New Roman" w:hAnsi="Times New Roman" w:cs="Times New Roman"/>
          <w:sz w:val="24"/>
          <w:szCs w:val="24"/>
        </w:rPr>
        <w:fldChar w:fldCharType="begin" w:fldLock="1"/>
      </w:r>
      <w:r w:rsidR="0062227C" w:rsidRPr="0013754E">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Pr="0013754E">
        <w:rPr>
          <w:rFonts w:ascii="Times New Roman" w:hAnsi="Times New Roman" w:cs="Times New Roman"/>
          <w:sz w:val="24"/>
          <w:szCs w:val="24"/>
        </w:rPr>
        <w:fldChar w:fldCharType="separate"/>
      </w:r>
      <w:r w:rsidR="0062227C" w:rsidRPr="0013754E">
        <w:rPr>
          <w:rFonts w:ascii="Times New Roman" w:hAnsi="Times New Roman" w:cs="Times New Roman"/>
          <w:noProof/>
          <w:sz w:val="24"/>
          <w:szCs w:val="24"/>
        </w:rPr>
        <w:t>(Albrechtsen, Nielsen, &amp; Nielsen, 2010; Clark, Hubisz, Bustamante, Williamson, &amp; Nielsen, 2005; Marth, Czabarka, Murvai, &amp; Sherry, 2004)</w:t>
      </w:r>
      <w:r w:rsidRPr="0013754E">
        <w:rPr>
          <w:rFonts w:ascii="Times New Roman" w:hAnsi="Times New Roman" w:cs="Times New Roman"/>
          <w:sz w:val="24"/>
          <w:szCs w:val="24"/>
        </w:rPr>
        <w:fldChar w:fldCharType="end"/>
      </w:r>
      <w:r w:rsidRPr="0013754E">
        <w:rPr>
          <w:rFonts w:ascii="Times New Roman" w:hAnsi="Times New Roman" w:cs="Times New Roman"/>
          <w:sz w:val="24"/>
          <w:szCs w:val="24"/>
        </w:rPr>
        <w:t xml:space="preserve">. The second </w:t>
      </w:r>
      <w:r w:rsidR="00813CD6" w:rsidRPr="0013754E">
        <w:rPr>
          <w:rFonts w:ascii="Times New Roman" w:hAnsi="Times New Roman" w:cs="Times New Roman"/>
          <w:sz w:val="24"/>
          <w:szCs w:val="24"/>
        </w:rPr>
        <w:t xml:space="preserve">suite </w:t>
      </w:r>
      <w:r w:rsidRPr="0013754E">
        <w:rPr>
          <w:rFonts w:ascii="Times New Roman" w:hAnsi="Times New Roman" w:cs="Times New Roman"/>
          <w:sz w:val="24"/>
          <w:szCs w:val="24"/>
        </w:rPr>
        <w:t>of approaches compar</w:t>
      </w:r>
      <w:r w:rsidR="00813CD6" w:rsidRPr="0013754E">
        <w:rPr>
          <w:rFonts w:ascii="Times New Roman" w:hAnsi="Times New Roman" w:cs="Times New Roman"/>
          <w:sz w:val="24"/>
          <w:szCs w:val="24"/>
        </w:rPr>
        <w:t>es</w:t>
      </w:r>
      <w:r w:rsidRPr="0013754E">
        <w:rPr>
          <w:rFonts w:ascii="Times New Roman" w:hAnsi="Times New Roman" w:cs="Times New Roman"/>
          <w:sz w:val="24"/>
          <w:szCs w:val="24"/>
        </w:rPr>
        <w:t xml:space="preserve"> genetic diversity between </w:t>
      </w:r>
      <w:r w:rsidR="002F4AF9" w:rsidRPr="0013754E">
        <w:rPr>
          <w:rFonts w:ascii="Times New Roman" w:hAnsi="Times New Roman" w:cs="Times New Roman"/>
          <w:sz w:val="24"/>
          <w:szCs w:val="24"/>
        </w:rPr>
        <w:t>samples taken from the same site</w:t>
      </w:r>
      <w:r w:rsidR="00C14AE5" w:rsidRPr="0013754E">
        <w:rPr>
          <w:rFonts w:ascii="Times New Roman" w:hAnsi="Times New Roman" w:cs="Times New Roman"/>
          <w:sz w:val="24"/>
          <w:szCs w:val="24"/>
        </w:rPr>
        <w:t>s</w:t>
      </w:r>
      <w:r w:rsidR="002F4AF9" w:rsidRPr="0013754E">
        <w:rPr>
          <w:rFonts w:ascii="Times New Roman" w:hAnsi="Times New Roman" w:cs="Times New Roman"/>
          <w:sz w:val="24"/>
          <w:szCs w:val="24"/>
        </w:rPr>
        <w:t xml:space="preserve"> over </w:t>
      </w:r>
      <w:r w:rsidR="001353C0" w:rsidRPr="0013754E">
        <w:rPr>
          <w:rFonts w:ascii="Times New Roman" w:hAnsi="Times New Roman" w:cs="Times New Roman"/>
          <w:sz w:val="24"/>
          <w:szCs w:val="24"/>
        </w:rPr>
        <w:t>time</w:t>
      </w:r>
      <w:r w:rsidR="00CB74D9" w:rsidRPr="0013754E">
        <w:rPr>
          <w:rFonts w:ascii="Times New Roman" w:hAnsi="Times New Roman" w:cs="Times New Roman"/>
          <w:sz w:val="24"/>
          <w:szCs w:val="24"/>
        </w:rPr>
        <w:t xml:space="preserve"> u</w:t>
      </w:r>
      <w:r w:rsidR="008437C5" w:rsidRPr="0013754E">
        <w:rPr>
          <w:rFonts w:ascii="Times New Roman" w:hAnsi="Times New Roman" w:cs="Times New Roman"/>
          <w:sz w:val="24"/>
          <w:szCs w:val="24"/>
        </w:rPr>
        <w:t xml:space="preserve">sing any genetic markers </w:t>
      </w:r>
      <w:r w:rsidR="00EB0637" w:rsidRPr="0013754E">
        <w:rPr>
          <w:rFonts w:ascii="Times New Roman" w:hAnsi="Times New Roman" w:cs="Times New Roman"/>
          <w:sz w:val="24"/>
          <w:szCs w:val="24"/>
        </w:rPr>
        <w:t xml:space="preserve">through </w:t>
      </w:r>
      <w:r w:rsidR="008437C5" w:rsidRPr="0013754E">
        <w:rPr>
          <w:rFonts w:ascii="Times New Roman" w:hAnsi="Times New Roman" w:cs="Times New Roman"/>
          <w:sz w:val="24"/>
          <w:szCs w:val="24"/>
        </w:rPr>
        <w:t>either qualitative comparison or statistical models</w:t>
      </w:r>
      <w:r w:rsidR="00A732A2" w:rsidRPr="0013754E">
        <w:rPr>
          <w:rFonts w:ascii="Times New Roman" w:hAnsi="Times New Roman" w:cs="Times New Roman"/>
          <w:sz w:val="24"/>
          <w:szCs w:val="24"/>
        </w:rPr>
        <w:t>. These repeated-</w:t>
      </w:r>
      <w:r w:rsidR="006D04EF" w:rsidRPr="0013754E">
        <w:rPr>
          <w:rFonts w:ascii="Times New Roman" w:hAnsi="Times New Roman" w:cs="Times New Roman"/>
          <w:sz w:val="24"/>
          <w:szCs w:val="24"/>
        </w:rPr>
        <w:t>survey</w:t>
      </w:r>
      <w:r w:rsidR="00A732A2" w:rsidRPr="0013754E">
        <w:rPr>
          <w:rFonts w:ascii="Times New Roman" w:hAnsi="Times New Roman" w:cs="Times New Roman"/>
          <w:sz w:val="24"/>
          <w:szCs w:val="24"/>
        </w:rPr>
        <w:t xml:space="preserve"> approaches are </w:t>
      </w:r>
      <w:r w:rsidRPr="0013754E">
        <w:rPr>
          <w:rFonts w:ascii="Times New Roman" w:hAnsi="Times New Roman" w:cs="Times New Roman"/>
          <w:sz w:val="24"/>
          <w:szCs w:val="24"/>
        </w:rPr>
        <w:t>more readily usable in systems where less information is available</w:t>
      </w:r>
      <w:r w:rsidR="00813CD6" w:rsidRPr="0013754E">
        <w:rPr>
          <w:rFonts w:ascii="Times New Roman" w:hAnsi="Times New Roman" w:cs="Times New Roman"/>
          <w:sz w:val="24"/>
          <w:szCs w:val="24"/>
        </w:rPr>
        <w:t>,</w:t>
      </w:r>
      <w:r w:rsidRPr="0013754E">
        <w:rPr>
          <w:rFonts w:ascii="Times New Roman" w:hAnsi="Times New Roman" w:cs="Times New Roman"/>
          <w:sz w:val="24"/>
          <w:szCs w:val="24"/>
        </w:rPr>
        <w:t xml:space="preserve"> such as non-model species</w:t>
      </w:r>
      <w:r w:rsidR="00A732A2" w:rsidRPr="0013754E">
        <w:rPr>
          <w:rFonts w:ascii="Times New Roman" w:hAnsi="Times New Roman" w:cs="Times New Roman"/>
          <w:sz w:val="24"/>
          <w:szCs w:val="24"/>
        </w:rPr>
        <w:t xml:space="preserve">. </w:t>
      </w:r>
      <w:r w:rsidR="003F751E" w:rsidRPr="0013754E">
        <w:rPr>
          <w:rFonts w:ascii="Times New Roman" w:hAnsi="Times New Roman" w:cs="Times New Roman"/>
          <w:sz w:val="24"/>
          <w:szCs w:val="24"/>
        </w:rPr>
        <w:t>Repeated-</w:t>
      </w:r>
      <w:r w:rsidR="006D04EF" w:rsidRPr="0013754E">
        <w:rPr>
          <w:rFonts w:ascii="Times New Roman" w:hAnsi="Times New Roman" w:cs="Times New Roman"/>
          <w:sz w:val="24"/>
          <w:szCs w:val="24"/>
        </w:rPr>
        <w:t>survey</w:t>
      </w:r>
      <w:r w:rsidR="003F751E" w:rsidRPr="0013754E">
        <w:rPr>
          <w:rFonts w:ascii="Times New Roman" w:hAnsi="Times New Roman" w:cs="Times New Roman"/>
          <w:sz w:val="24"/>
          <w:szCs w:val="24"/>
        </w:rPr>
        <w:t xml:space="preserve"> approaches</w:t>
      </w:r>
      <w:r w:rsidR="00A732A2" w:rsidRPr="0013754E">
        <w:rPr>
          <w:rFonts w:ascii="Times New Roman" w:hAnsi="Times New Roman" w:cs="Times New Roman"/>
          <w:sz w:val="24"/>
          <w:szCs w:val="24"/>
        </w:rPr>
        <w:t xml:space="preserve"> can also be used</w:t>
      </w:r>
      <w:r w:rsidR="002F4AF9" w:rsidRPr="0013754E">
        <w:rPr>
          <w:rFonts w:ascii="Times New Roman" w:hAnsi="Times New Roman" w:cs="Times New Roman"/>
          <w:sz w:val="24"/>
          <w:szCs w:val="24"/>
        </w:rPr>
        <w:t xml:space="preserve"> in systems</w:t>
      </w:r>
      <w:r w:rsidRPr="0013754E">
        <w:rPr>
          <w:rFonts w:ascii="Times New Roman" w:hAnsi="Times New Roman" w:cs="Times New Roman"/>
          <w:sz w:val="24"/>
          <w:szCs w:val="24"/>
        </w:rPr>
        <w:t xml:space="preserve"> that were sampled historically, with a</w:t>
      </w:r>
      <w:r w:rsidR="00A732A2" w:rsidRPr="0013754E">
        <w:rPr>
          <w:rFonts w:ascii="Times New Roman" w:hAnsi="Times New Roman" w:cs="Times New Roman"/>
          <w:sz w:val="24"/>
          <w:szCs w:val="24"/>
        </w:rPr>
        <w:t xml:space="preserve"> goal of</w:t>
      </w:r>
      <w:r w:rsidRPr="0013754E">
        <w:rPr>
          <w:rFonts w:ascii="Times New Roman" w:hAnsi="Times New Roman" w:cs="Times New Roman"/>
          <w:sz w:val="24"/>
          <w:szCs w:val="24"/>
        </w:rPr>
        <w:t xml:space="preserve"> comparing contemporary patterns with these older data </w:t>
      </w:r>
      <w:r w:rsidRPr="0013754E">
        <w:rPr>
          <w:rFonts w:ascii="Times New Roman" w:hAnsi="Times New Roman" w:cs="Times New Roman"/>
          <w:sz w:val="24"/>
          <w:szCs w:val="24"/>
        </w:rPr>
        <w:fldChar w:fldCharType="begin" w:fldLock="1"/>
      </w:r>
      <w:r w:rsidR="00B25806" w:rsidRPr="0013754E">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rosalia)","type":"article-journal","volume":"18"},"uris":["http://www.mendeley.com/documents/?uuid=93d4612c-9f69-4023-9248-f5d4124d37fa"]}],"mendeley":{"formattedCitation":"(Moraes et al., 2017)","plainTextFormattedCitation":"(Moraes et al., 2017)","previouslyFormattedCitation":"(Moraes et al., 2017)"},"properties":{"noteIndex":0},"schema":"https://github.com/citation-style-language/schema/raw/master/csl-citation.json"}</w:instrText>
      </w:r>
      <w:r w:rsidRPr="0013754E">
        <w:rPr>
          <w:rFonts w:ascii="Times New Roman" w:hAnsi="Times New Roman" w:cs="Times New Roman"/>
          <w:sz w:val="24"/>
          <w:szCs w:val="24"/>
        </w:rPr>
        <w:fldChar w:fldCharType="separate"/>
      </w:r>
      <w:r w:rsidR="00CA5670" w:rsidRPr="0013754E">
        <w:rPr>
          <w:rFonts w:ascii="Times New Roman" w:hAnsi="Times New Roman" w:cs="Times New Roman"/>
          <w:noProof/>
          <w:sz w:val="24"/>
          <w:szCs w:val="24"/>
        </w:rPr>
        <w:t>(Moraes et al., 2017)</w:t>
      </w:r>
      <w:r w:rsidRPr="0013754E">
        <w:rPr>
          <w:rFonts w:ascii="Times New Roman" w:hAnsi="Times New Roman" w:cs="Times New Roman"/>
          <w:sz w:val="24"/>
          <w:szCs w:val="24"/>
        </w:rPr>
        <w:fldChar w:fldCharType="end"/>
      </w:r>
      <w:r w:rsidRPr="0013754E">
        <w:rPr>
          <w:rFonts w:ascii="Times New Roman" w:hAnsi="Times New Roman" w:cs="Times New Roman"/>
          <w:sz w:val="24"/>
          <w:szCs w:val="24"/>
        </w:rPr>
        <w:t xml:space="preserve">. </w:t>
      </w:r>
    </w:p>
    <w:p w14:paraId="1C3BD40A" w14:textId="71A2097C" w:rsidR="00760250" w:rsidRPr="0013754E" w:rsidRDefault="00A732A2"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Despite our ability to compare genetic </w:t>
      </w:r>
      <w:r w:rsidR="00CB74D9" w:rsidRPr="0013754E">
        <w:rPr>
          <w:rFonts w:ascii="Times New Roman" w:eastAsia="Times New Roman" w:hAnsi="Times New Roman" w:cs="Times New Roman"/>
          <w:sz w:val="24"/>
          <w:szCs w:val="24"/>
        </w:rPr>
        <w:t xml:space="preserve">diversity </w:t>
      </w:r>
      <w:r w:rsidRPr="0013754E">
        <w:rPr>
          <w:rFonts w:ascii="Times New Roman" w:eastAsia="Times New Roman" w:hAnsi="Times New Roman" w:cs="Times New Roman"/>
          <w:sz w:val="24"/>
          <w:szCs w:val="24"/>
        </w:rPr>
        <w:t>at two points in time,</w:t>
      </w:r>
      <w:r w:rsidR="008D64C5"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several technical and conceptual challenges </w:t>
      </w:r>
      <w:r w:rsidR="00CB74D9" w:rsidRPr="0013754E">
        <w:rPr>
          <w:rFonts w:ascii="Times New Roman" w:eastAsia="Times New Roman" w:hAnsi="Times New Roman" w:cs="Times New Roman"/>
          <w:sz w:val="24"/>
          <w:szCs w:val="24"/>
        </w:rPr>
        <w:t>remain</w:t>
      </w:r>
      <w:r w:rsidR="00760250"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8D64C5" w:rsidRPr="0013754E">
        <w:rPr>
          <w:rFonts w:ascii="Times New Roman" w:eastAsia="Times New Roman" w:hAnsi="Times New Roman" w:cs="Times New Roman"/>
          <w:sz w:val="24"/>
          <w:szCs w:val="24"/>
        </w:rPr>
        <w:t xml:space="preserve">One such challenge is determining </w:t>
      </w:r>
      <w:r w:rsidR="00760250" w:rsidRPr="0013754E">
        <w:rPr>
          <w:rFonts w:ascii="Times New Roman" w:eastAsia="Times New Roman" w:hAnsi="Times New Roman" w:cs="Times New Roman"/>
          <w:sz w:val="24"/>
          <w:szCs w:val="24"/>
        </w:rPr>
        <w:t xml:space="preserve">how to meaningfully quantify and detect temporal changes. Some studies have used genetic differentiation metrics such as </w:t>
      </w:r>
      <w:proofErr w:type="spellStart"/>
      <w:r w:rsidR="00760250" w:rsidRPr="0013754E">
        <w:rPr>
          <w:rFonts w:ascii="Times New Roman" w:eastAsia="Times New Roman" w:hAnsi="Times New Roman" w:cs="Times New Roman"/>
          <w:sz w:val="24"/>
          <w:szCs w:val="24"/>
        </w:rPr>
        <w:t>Jost’s</w:t>
      </w:r>
      <w:proofErr w:type="spellEnd"/>
      <w:r w:rsidR="00760250" w:rsidRPr="0013754E">
        <w:rPr>
          <w:rFonts w:ascii="Times New Roman" w:eastAsia="Times New Roman" w:hAnsi="Times New Roman" w:cs="Times New Roman"/>
          <w:sz w:val="24"/>
          <w:szCs w:val="24"/>
        </w:rPr>
        <w:t xml:space="preserve"> D</w:t>
      </w:r>
      <w:r w:rsidR="008D64C5" w:rsidRPr="0013754E">
        <w:rPr>
          <w:rFonts w:ascii="Times New Roman" w:eastAsia="Times New Roman" w:hAnsi="Times New Roman" w:cs="Times New Roman"/>
          <w:sz w:val="24"/>
          <w:szCs w:val="24"/>
        </w:rPr>
        <w:t xml:space="preserve"> or </w:t>
      </w:r>
      <w:r w:rsidR="00760250" w:rsidRPr="0013754E">
        <w:rPr>
          <w:rFonts w:ascii="Times New Roman" w:eastAsia="Times New Roman" w:hAnsi="Times New Roman" w:cs="Times New Roman"/>
          <w:sz w:val="24"/>
          <w:szCs w:val="24"/>
        </w:rPr>
        <w:t>F</w:t>
      </w:r>
      <w:r w:rsidR="00760250" w:rsidRPr="0013754E">
        <w:rPr>
          <w:rFonts w:ascii="Times New Roman" w:eastAsia="Times New Roman" w:hAnsi="Times New Roman" w:cs="Times New Roman"/>
          <w:sz w:val="24"/>
          <w:szCs w:val="24"/>
          <w:vertAlign w:val="subscript"/>
        </w:rPr>
        <w:t>ST</w:t>
      </w:r>
      <w:r w:rsidR="00760250" w:rsidRPr="0013754E">
        <w:rPr>
          <w:rFonts w:ascii="Times New Roman" w:eastAsia="Times New Roman" w:hAnsi="Times New Roman" w:cs="Times New Roman"/>
          <w:sz w:val="24"/>
          <w:szCs w:val="24"/>
        </w:rPr>
        <w:t xml:space="preserve"> or its analogs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Fields","type":"article-journal","volume":"102"},"uris":["http://www.mendeley.com/documents/?uuid=ca1b4241-a6fc-42b8-91c8-1d87580df923"]}],"mendeley":{"formattedCitation":"(Knight, Vaghefi, Hansen, Kikkert, &amp; Pethybridge, 2018; Larroque et al., 2019; Segura-García et al., 2019)","plainTextFormattedCitation":"(Knight, Vaghefi, Hansen, Kikkert, &amp; Pethybridge, 2018; Larroque et al., 2019; Segura-García et al., 2019)","previouslyFormattedCitation":"(Knight, Vaghefi, Hansen, Kikkert, &amp; Pethybridge, 2018; Larroque et al., 2019; Segura-García et al., 2019)"},"properties":{"noteIndex":0},"schema":"https://github.com/citation-style-language/schema/raw/master/csl-citation.json"}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(Knight, Vaghefi, Hansen, Kikkert, &amp; Pethybridge, 2018; Larroque et al., 2019; Segura-García et al., 2019)</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to evaluate temporal changes between genetic datasets. </w:t>
      </w:r>
      <w:r w:rsidR="00760250" w:rsidRPr="0013754E">
        <w:rPr>
          <w:rFonts w:ascii="Times New Roman" w:eastAsia="Times New Roman" w:hAnsi="Times New Roman" w:cs="Times New Roman"/>
          <w:sz w:val="24"/>
          <w:szCs w:val="24"/>
        </w:rPr>
        <w:lastRenderedPageBreak/>
        <w:t xml:space="preserve">However, translating our spatial understanding of </w:t>
      </w:r>
      <w:r w:rsidR="008D64C5" w:rsidRPr="0013754E">
        <w:rPr>
          <w:rFonts w:ascii="Times New Roman" w:eastAsia="Times New Roman" w:hAnsi="Times New Roman" w:cs="Times New Roman"/>
          <w:sz w:val="24"/>
          <w:szCs w:val="24"/>
        </w:rPr>
        <w:t xml:space="preserve">these genetic </w:t>
      </w:r>
      <w:r w:rsidR="00760250" w:rsidRPr="0013754E">
        <w:rPr>
          <w:rFonts w:ascii="Times New Roman" w:eastAsia="Times New Roman" w:hAnsi="Times New Roman" w:cs="Times New Roman"/>
          <w:sz w:val="24"/>
          <w:szCs w:val="24"/>
        </w:rPr>
        <w:t xml:space="preserve">differentiation indices </w:t>
      </w:r>
      <w:r w:rsidR="008D64C5" w:rsidRPr="0013754E">
        <w:rPr>
          <w:rFonts w:ascii="Times New Roman" w:eastAsia="Times New Roman" w:hAnsi="Times New Roman" w:cs="Times New Roman"/>
          <w:sz w:val="24"/>
          <w:szCs w:val="24"/>
        </w:rPr>
        <w:t xml:space="preserve">to </w:t>
      </w:r>
      <w:r w:rsidR="00760250" w:rsidRPr="0013754E">
        <w:rPr>
          <w:rFonts w:ascii="Times New Roman" w:eastAsia="Times New Roman" w:hAnsi="Times New Roman" w:cs="Times New Roman"/>
          <w:sz w:val="24"/>
          <w:szCs w:val="24"/>
        </w:rPr>
        <w:t xml:space="preserve">the temporal dimension is not straightforward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(Bhatia, Patterson, Sankararaman, &amp; Price, 2013)</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w:t>
      </w:r>
      <w:r w:rsidR="008D64C5" w:rsidRPr="0013754E">
        <w:rPr>
          <w:rFonts w:ascii="Times New Roman" w:eastAsia="Times New Roman" w:hAnsi="Times New Roman" w:cs="Times New Roman"/>
          <w:sz w:val="24"/>
          <w:szCs w:val="24"/>
        </w:rPr>
        <w:t xml:space="preserve"> An additional challenge for temporal genetic analyses is</w:t>
      </w:r>
      <w:r w:rsidR="00760250" w:rsidRPr="0013754E">
        <w:rPr>
          <w:rFonts w:ascii="Times New Roman" w:eastAsia="Times New Roman" w:hAnsi="Times New Roman" w:cs="Times New Roman"/>
          <w:sz w:val="24"/>
          <w:szCs w:val="24"/>
        </w:rPr>
        <w:t xml:space="preserve"> disentangling spatial from temporal effects</w:t>
      </w:r>
      <w:r w:rsidR="008D64C5"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because the additivity of genetic drift means </w:t>
      </w:r>
      <w:r w:rsidR="008D64C5" w:rsidRPr="0013754E">
        <w:rPr>
          <w:rFonts w:ascii="Times New Roman" w:eastAsia="Times New Roman" w:hAnsi="Times New Roman" w:cs="Times New Roman"/>
          <w:sz w:val="24"/>
          <w:szCs w:val="24"/>
        </w:rPr>
        <w:t xml:space="preserve">that </w:t>
      </w:r>
      <w:r w:rsidR="00760250" w:rsidRPr="0013754E">
        <w:rPr>
          <w:rFonts w:ascii="Times New Roman" w:eastAsia="Times New Roman" w:hAnsi="Times New Roman" w:cs="Times New Roman"/>
          <w:sz w:val="24"/>
          <w:szCs w:val="24"/>
        </w:rPr>
        <w:t xml:space="preserve">genetic differentiation can be associated with both space and time </w:t>
      </w:r>
      <w:r w:rsidR="00760250"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(Murray et al., 2016; Skoglund, Sjödin, Skoglund, Lascoux, &amp; Jakobsson, 2014)</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w:t>
      </w:r>
      <w:r w:rsidR="00882757" w:rsidRPr="0013754E">
        <w:rPr>
          <w:rFonts w:ascii="Times New Roman" w:eastAsia="Times New Roman" w:hAnsi="Times New Roman" w:cs="Times New Roman"/>
          <w:sz w:val="24"/>
          <w:szCs w:val="24"/>
        </w:rPr>
        <w:t xml:space="preserve">Finally, </w:t>
      </w:r>
      <w:r w:rsidR="00AB3923" w:rsidRPr="0013754E">
        <w:rPr>
          <w:rFonts w:ascii="Times New Roman" w:eastAsia="Times New Roman" w:hAnsi="Times New Roman" w:cs="Times New Roman"/>
          <w:sz w:val="24"/>
          <w:szCs w:val="24"/>
        </w:rPr>
        <w:t>repeated-</w:t>
      </w:r>
      <w:r w:rsidR="006D04EF" w:rsidRPr="0013754E">
        <w:rPr>
          <w:rFonts w:ascii="Times New Roman" w:eastAsia="Times New Roman" w:hAnsi="Times New Roman" w:cs="Times New Roman"/>
          <w:sz w:val="24"/>
          <w:szCs w:val="24"/>
        </w:rPr>
        <w:t>survey</w:t>
      </w:r>
      <w:r w:rsidR="00AB3923" w:rsidRPr="0013754E">
        <w:rPr>
          <w:rFonts w:ascii="Times New Roman" w:eastAsia="Times New Roman" w:hAnsi="Times New Roman" w:cs="Times New Roman"/>
          <w:sz w:val="24"/>
          <w:szCs w:val="24"/>
        </w:rPr>
        <w:t xml:space="preserve"> analys</w:t>
      </w:r>
      <w:r w:rsidR="009360E2" w:rsidRPr="0013754E">
        <w:rPr>
          <w:rFonts w:ascii="Times New Roman" w:eastAsia="Times New Roman" w:hAnsi="Times New Roman" w:cs="Times New Roman"/>
          <w:sz w:val="24"/>
          <w:szCs w:val="24"/>
        </w:rPr>
        <w:t>es</w:t>
      </w:r>
      <w:r w:rsidR="00247C3F" w:rsidRPr="0013754E">
        <w:rPr>
          <w:rFonts w:ascii="Times New Roman" w:eastAsia="Times New Roman" w:hAnsi="Times New Roman" w:cs="Times New Roman"/>
          <w:sz w:val="24"/>
          <w:szCs w:val="24"/>
        </w:rPr>
        <w:t xml:space="preserve"> remain</w:t>
      </w:r>
      <w:r w:rsidR="00AB3923" w:rsidRPr="0013754E">
        <w:rPr>
          <w:rFonts w:ascii="Times New Roman" w:eastAsia="Times New Roman" w:hAnsi="Times New Roman" w:cs="Times New Roman"/>
          <w:sz w:val="24"/>
          <w:szCs w:val="24"/>
        </w:rPr>
        <w:t xml:space="preserve"> </w:t>
      </w:r>
      <w:r w:rsidR="00CB74D9" w:rsidRPr="0013754E">
        <w:rPr>
          <w:rFonts w:ascii="Times New Roman" w:eastAsia="Times New Roman" w:hAnsi="Times New Roman" w:cs="Times New Roman"/>
          <w:sz w:val="24"/>
          <w:szCs w:val="24"/>
        </w:rPr>
        <w:t xml:space="preserve">challenging because we lack sufficiently developed tools to distinguish </w:t>
      </w:r>
      <w:r w:rsidR="00760250" w:rsidRPr="0013754E">
        <w:rPr>
          <w:rFonts w:ascii="Times New Roman" w:eastAsia="Times New Roman" w:hAnsi="Times New Roman" w:cs="Times New Roman"/>
          <w:sz w:val="24"/>
          <w:szCs w:val="24"/>
        </w:rPr>
        <w:t xml:space="preserve">natural </w:t>
      </w:r>
      <w:r w:rsidR="008D64C5" w:rsidRPr="0013754E">
        <w:rPr>
          <w:rFonts w:ascii="Times New Roman" w:eastAsia="Times New Roman" w:hAnsi="Times New Roman" w:cs="Times New Roman"/>
          <w:sz w:val="24"/>
          <w:szCs w:val="24"/>
        </w:rPr>
        <w:t xml:space="preserve">temporal </w:t>
      </w:r>
      <w:r w:rsidR="00760250" w:rsidRPr="0013754E">
        <w:rPr>
          <w:rFonts w:ascii="Times New Roman" w:eastAsia="Times New Roman" w:hAnsi="Times New Roman" w:cs="Times New Roman"/>
          <w:sz w:val="24"/>
          <w:szCs w:val="24"/>
        </w:rPr>
        <w:t xml:space="preserve">variation in genetic structure due to recombination, mutation, and </w:t>
      </w:r>
      <w:proofErr w:type="gramStart"/>
      <w:r w:rsidR="00760250" w:rsidRPr="0013754E">
        <w:rPr>
          <w:rFonts w:ascii="Times New Roman" w:eastAsia="Times New Roman" w:hAnsi="Times New Roman" w:cs="Times New Roman"/>
          <w:sz w:val="24"/>
          <w:szCs w:val="24"/>
        </w:rPr>
        <w:t>demographically-induced</w:t>
      </w:r>
      <w:proofErr w:type="gramEnd"/>
      <w:r w:rsidR="00760250" w:rsidRPr="0013754E">
        <w:rPr>
          <w:rFonts w:ascii="Times New Roman" w:eastAsia="Times New Roman" w:hAnsi="Times New Roman" w:cs="Times New Roman"/>
          <w:sz w:val="24"/>
          <w:szCs w:val="24"/>
        </w:rPr>
        <w:t xml:space="preserve"> drift from the changes </w:t>
      </w:r>
      <w:r w:rsidR="008D64C5" w:rsidRPr="0013754E">
        <w:rPr>
          <w:rFonts w:ascii="Times New Roman" w:eastAsia="Times New Roman" w:hAnsi="Times New Roman" w:cs="Times New Roman"/>
          <w:sz w:val="24"/>
          <w:szCs w:val="24"/>
        </w:rPr>
        <w:t xml:space="preserve">caused </w:t>
      </w:r>
      <w:r w:rsidR="00760250" w:rsidRPr="0013754E">
        <w:rPr>
          <w:rFonts w:ascii="Times New Roman" w:eastAsia="Times New Roman" w:hAnsi="Times New Roman" w:cs="Times New Roman"/>
          <w:sz w:val="24"/>
          <w:szCs w:val="24"/>
        </w:rPr>
        <w:t xml:space="preserve">by external </w:t>
      </w:r>
      <w:r w:rsidR="008D64C5" w:rsidRPr="0013754E">
        <w:rPr>
          <w:rFonts w:ascii="Times New Roman" w:eastAsia="Times New Roman" w:hAnsi="Times New Roman" w:cs="Times New Roman"/>
          <w:sz w:val="24"/>
          <w:szCs w:val="24"/>
        </w:rPr>
        <w:t>forces</w:t>
      </w:r>
      <w:r w:rsidR="00760250" w:rsidRPr="0013754E">
        <w:rPr>
          <w:rFonts w:ascii="Times New Roman" w:eastAsia="Times New Roman" w:hAnsi="Times New Roman" w:cs="Times New Roman"/>
          <w:sz w:val="24"/>
          <w:szCs w:val="24"/>
        </w:rPr>
        <w:t>.</w:t>
      </w:r>
    </w:p>
    <w:p w14:paraId="3E423C34" w14:textId="2FD7888B" w:rsidR="00760250" w:rsidRPr="0013754E" w:rsidRDefault="00F13DFF"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Although its objectives differ from those of population genetics</w:t>
      </w:r>
      <w:r w:rsidR="00CB74D9" w:rsidRPr="0013754E">
        <w:rPr>
          <w:rFonts w:ascii="Times New Roman" w:eastAsia="Times New Roman" w:hAnsi="Times New Roman" w:cs="Times New Roman"/>
          <w:sz w:val="24"/>
          <w:szCs w:val="24"/>
        </w:rPr>
        <w:t>, the field of community ecology has a history of explicitly examining change in community composition through time</w:t>
      </w:r>
      <w:r w:rsidR="00882757"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Temporal </w:t>
      </w:r>
      <w:r w:rsidR="001C7C1F" w:rsidRPr="0013754E">
        <w:rPr>
          <w:rFonts w:ascii="Times New Roman" w:eastAsia="Times New Roman" w:hAnsi="Times New Roman" w:cs="Times New Roman"/>
          <w:sz w:val="24"/>
          <w:szCs w:val="24"/>
        </w:rPr>
        <w:t>beta</w:t>
      </w:r>
      <w:r w:rsidR="00760250" w:rsidRPr="0013754E">
        <w:rPr>
          <w:rFonts w:ascii="Times New Roman" w:eastAsia="Times New Roman" w:hAnsi="Times New Roman" w:cs="Times New Roman"/>
          <w:sz w:val="24"/>
          <w:szCs w:val="24"/>
        </w:rPr>
        <w:t xml:space="preserve">-diversity </w:t>
      </w:r>
      <w:r w:rsidR="001C7C1F" w:rsidRPr="0013754E">
        <w:rPr>
          <w:rFonts w:ascii="Times New Roman" w:eastAsia="Times New Roman" w:hAnsi="Times New Roman" w:cs="Times New Roman"/>
          <w:sz w:val="24"/>
          <w:szCs w:val="24"/>
        </w:rPr>
        <w:t xml:space="preserve">indices </w:t>
      </w:r>
      <w:r w:rsidR="00760250" w:rsidRPr="0013754E">
        <w:rPr>
          <w:rFonts w:ascii="Times New Roman" w:eastAsia="Times New Roman" w:hAnsi="Times New Roman" w:cs="Times New Roman"/>
          <w:sz w:val="24"/>
          <w:szCs w:val="24"/>
        </w:rPr>
        <w:t xml:space="preserve">(TBI; Legendre 2019) are used to quantify and assess </w:t>
      </w:r>
      <w:r w:rsidR="00733D61" w:rsidRPr="0013754E">
        <w:rPr>
          <w:rFonts w:ascii="Times New Roman" w:eastAsia="Times New Roman" w:hAnsi="Times New Roman" w:cs="Times New Roman"/>
          <w:sz w:val="24"/>
          <w:szCs w:val="24"/>
        </w:rPr>
        <w:t xml:space="preserve">temporal </w:t>
      </w:r>
      <w:r w:rsidR="00760250" w:rsidRPr="0013754E">
        <w:rPr>
          <w:rFonts w:ascii="Times New Roman" w:eastAsia="Times New Roman" w:hAnsi="Times New Roman" w:cs="Times New Roman"/>
          <w:sz w:val="24"/>
          <w:szCs w:val="24"/>
        </w:rPr>
        <w:t>changes in ecological community composition using a dissimilarity index</w:t>
      </w:r>
      <w:r w:rsidR="002F4AF9" w:rsidRPr="0013754E">
        <w:rPr>
          <w:rFonts w:ascii="Times New Roman" w:eastAsia="Times New Roman" w:hAnsi="Times New Roman" w:cs="Times New Roman"/>
          <w:sz w:val="24"/>
          <w:szCs w:val="24"/>
        </w:rPr>
        <w:t xml:space="preserve"> calculated between samples taken at different times</w:t>
      </w:r>
      <w:r w:rsidR="001F0A9C" w:rsidRPr="0013754E">
        <w:rPr>
          <w:rFonts w:ascii="Times New Roman" w:eastAsia="Times New Roman" w:hAnsi="Times New Roman" w:cs="Times New Roman"/>
          <w:sz w:val="24"/>
          <w:szCs w:val="24"/>
        </w:rPr>
        <w:t xml:space="preserve"> and at several sites</w:t>
      </w:r>
      <w:r w:rsidR="00760250" w:rsidRPr="0013754E">
        <w:rPr>
          <w:rFonts w:ascii="Times New Roman" w:eastAsia="Times New Roman" w:hAnsi="Times New Roman" w:cs="Times New Roman"/>
          <w:sz w:val="24"/>
          <w:szCs w:val="24"/>
        </w:rPr>
        <w:t xml:space="preserve">. The significance of these dissimilarities is then tested using </w:t>
      </w:r>
      <w:r w:rsidR="002F4AF9" w:rsidRPr="0013754E">
        <w:rPr>
          <w:rFonts w:ascii="Times New Roman" w:eastAsia="Times New Roman" w:hAnsi="Times New Roman" w:cs="Times New Roman"/>
          <w:sz w:val="24"/>
          <w:szCs w:val="24"/>
        </w:rPr>
        <w:t xml:space="preserve">a </w:t>
      </w:r>
      <w:r w:rsidR="00760250" w:rsidRPr="0013754E">
        <w:rPr>
          <w:rFonts w:ascii="Times New Roman" w:eastAsia="Times New Roman" w:hAnsi="Times New Roman" w:cs="Times New Roman"/>
          <w:sz w:val="24"/>
          <w:szCs w:val="24"/>
        </w:rPr>
        <w:t>permutation</w:t>
      </w:r>
      <w:r w:rsidR="002F4AF9" w:rsidRPr="0013754E">
        <w:rPr>
          <w:rFonts w:ascii="Times New Roman" w:eastAsia="Times New Roman" w:hAnsi="Times New Roman" w:cs="Times New Roman"/>
          <w:sz w:val="24"/>
          <w:szCs w:val="24"/>
        </w:rPr>
        <w:t>al procedure</w:t>
      </w:r>
      <w:r w:rsidR="00760250" w:rsidRPr="0013754E">
        <w:rPr>
          <w:rFonts w:ascii="Times New Roman" w:eastAsia="Times New Roman" w:hAnsi="Times New Roman" w:cs="Times New Roman"/>
          <w:sz w:val="24"/>
          <w:szCs w:val="24"/>
        </w:rPr>
        <w:t xml:space="preserve">. </w:t>
      </w:r>
      <w:r w:rsidR="005E2D5A" w:rsidRPr="0013754E">
        <w:rPr>
          <w:rFonts w:ascii="Times New Roman" w:eastAsia="Times New Roman" w:hAnsi="Times New Roman" w:cs="Times New Roman"/>
          <w:sz w:val="24"/>
          <w:szCs w:val="24"/>
        </w:rPr>
        <w:t>The TBI approach has effectively demonstrated temporal variation in simulated community composition</w:t>
      </w:r>
      <w:r w:rsidR="00760250"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fldChar w:fldCharType="begin" w:fldLock="1"/>
      </w:r>
      <w:r w:rsidR="00420A57" w:rsidRPr="0013754E">
        <w:rPr>
          <w:rFonts w:ascii="Times New Roman" w:eastAsia="Times New Roman" w:hAnsi="Times New Roman" w:cs="Times New Roman"/>
          <w:sz w:val="24"/>
          <w:szCs w:val="24"/>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surveys","type":"article-journal","volume":"9"},"uris":["http://www.mendeley.com/documents/?uuid=3467dabc-d8e7-4246-a906-3419b1e34e98"]}],"mendeley":{"formattedCitation":"(Legendre, 2019)","plainTextFormattedCitation":"(Legendre, 2019)","previouslyFormattedCitation":"(Legendre, 2019)"},"properties":{"noteIndex":0},"schema":"https://github.com/citation-style-language/schema/raw/master/csl-citation.json"}</w:instrText>
      </w:r>
      <w:r w:rsidR="00760250"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(Legendre, 2019)</w:t>
      </w:r>
      <w:r w:rsidR="00760250" w:rsidRPr="0013754E">
        <w:rPr>
          <w:rFonts w:ascii="Times New Roman" w:eastAsia="Times New Roman" w:hAnsi="Times New Roman" w:cs="Times New Roman"/>
          <w:sz w:val="24"/>
          <w:szCs w:val="24"/>
        </w:rPr>
        <w:fldChar w:fldCharType="end"/>
      </w:r>
      <w:r w:rsidR="00760250" w:rsidRPr="0013754E">
        <w:rPr>
          <w:rFonts w:ascii="Times New Roman" w:eastAsia="Times New Roman" w:hAnsi="Times New Roman" w:cs="Times New Roman"/>
          <w:sz w:val="24"/>
          <w:szCs w:val="24"/>
        </w:rPr>
        <w:t xml:space="preserve">, but the potential of a TBI-inspired tool to detect meaningful temporal changes in genetic diversity has not yet been examined. Given the conceptual similarity </w:t>
      </w:r>
      <w:r w:rsidR="001F0A9C" w:rsidRPr="0013754E">
        <w:rPr>
          <w:rFonts w:ascii="Times New Roman" w:eastAsia="Times New Roman" w:hAnsi="Times New Roman" w:cs="Times New Roman"/>
          <w:sz w:val="24"/>
          <w:szCs w:val="24"/>
        </w:rPr>
        <w:t xml:space="preserve">in data structure </w:t>
      </w:r>
      <w:r w:rsidR="00760250" w:rsidRPr="0013754E">
        <w:rPr>
          <w:rFonts w:ascii="Times New Roman" w:eastAsia="Times New Roman" w:hAnsi="Times New Roman" w:cs="Times New Roman"/>
          <w:sz w:val="24"/>
          <w:szCs w:val="24"/>
        </w:rPr>
        <w:t xml:space="preserve">between </w:t>
      </w:r>
      <w:r w:rsidR="00733D61" w:rsidRPr="0013754E">
        <w:rPr>
          <w:rFonts w:ascii="Times New Roman" w:eastAsia="Times New Roman" w:hAnsi="Times New Roman" w:cs="Times New Roman"/>
          <w:sz w:val="24"/>
          <w:szCs w:val="24"/>
        </w:rPr>
        <w:t xml:space="preserve">species </w:t>
      </w:r>
      <w:r w:rsidR="00760250" w:rsidRPr="0013754E">
        <w:rPr>
          <w:rFonts w:ascii="Times New Roman" w:eastAsia="Times New Roman" w:hAnsi="Times New Roman" w:cs="Times New Roman"/>
          <w:sz w:val="24"/>
          <w:szCs w:val="24"/>
        </w:rPr>
        <w:t xml:space="preserve">diversity in multi-species </w:t>
      </w:r>
      <w:r w:rsidR="00733D61" w:rsidRPr="0013754E">
        <w:rPr>
          <w:rFonts w:ascii="Times New Roman" w:eastAsia="Times New Roman" w:hAnsi="Times New Roman" w:cs="Times New Roman"/>
          <w:sz w:val="24"/>
          <w:szCs w:val="24"/>
        </w:rPr>
        <w:t xml:space="preserve">community composition data </w:t>
      </w:r>
      <w:r w:rsidR="00760250" w:rsidRPr="0013754E">
        <w:rPr>
          <w:rFonts w:ascii="Times New Roman" w:eastAsia="Times New Roman" w:hAnsi="Times New Roman" w:cs="Times New Roman"/>
          <w:sz w:val="24"/>
          <w:szCs w:val="24"/>
        </w:rPr>
        <w:t xml:space="preserve">and </w:t>
      </w:r>
      <w:r w:rsidR="00733D61" w:rsidRPr="0013754E">
        <w:rPr>
          <w:rFonts w:ascii="Times New Roman" w:eastAsia="Times New Roman" w:hAnsi="Times New Roman" w:cs="Times New Roman"/>
          <w:sz w:val="24"/>
          <w:szCs w:val="24"/>
        </w:rPr>
        <w:t xml:space="preserve">genetic diversity in </w:t>
      </w:r>
      <w:r w:rsidR="00760250" w:rsidRPr="0013754E">
        <w:rPr>
          <w:rFonts w:ascii="Times New Roman" w:eastAsia="Times New Roman" w:hAnsi="Times New Roman" w:cs="Times New Roman"/>
          <w:sz w:val="24"/>
          <w:szCs w:val="24"/>
        </w:rPr>
        <w:t>multi-locus gen</w:t>
      </w:r>
      <w:r w:rsidR="00733D61" w:rsidRPr="0013754E">
        <w:rPr>
          <w:rFonts w:ascii="Times New Roman" w:eastAsia="Times New Roman" w:hAnsi="Times New Roman" w:cs="Times New Roman"/>
          <w:sz w:val="24"/>
          <w:szCs w:val="24"/>
        </w:rPr>
        <w:t>otype data</w:t>
      </w:r>
      <w:r w:rsidR="00760250" w:rsidRPr="0013754E">
        <w:rPr>
          <w:rFonts w:ascii="Times New Roman" w:eastAsia="Times New Roman" w:hAnsi="Times New Roman" w:cs="Times New Roman"/>
          <w:sz w:val="24"/>
          <w:szCs w:val="24"/>
        </w:rPr>
        <w:t xml:space="preserve">, we </w:t>
      </w:r>
      <w:r w:rsidR="00CB74D9" w:rsidRPr="0013754E">
        <w:rPr>
          <w:rFonts w:ascii="Times New Roman" w:eastAsia="Times New Roman" w:hAnsi="Times New Roman" w:cs="Times New Roman"/>
          <w:sz w:val="24"/>
          <w:szCs w:val="24"/>
        </w:rPr>
        <w:t xml:space="preserve">sought to determine how </w:t>
      </w:r>
      <w:r w:rsidR="00760250" w:rsidRPr="0013754E">
        <w:rPr>
          <w:rFonts w:ascii="Times New Roman" w:eastAsia="Times New Roman" w:hAnsi="Times New Roman" w:cs="Times New Roman"/>
          <w:sz w:val="24"/>
          <w:szCs w:val="24"/>
        </w:rPr>
        <w:t xml:space="preserve">TBI could be </w:t>
      </w:r>
      <w:r w:rsidR="00810109" w:rsidRPr="0013754E">
        <w:rPr>
          <w:rFonts w:ascii="Times New Roman" w:eastAsia="Times New Roman" w:hAnsi="Times New Roman" w:cs="Times New Roman"/>
          <w:sz w:val="24"/>
          <w:szCs w:val="24"/>
        </w:rPr>
        <w:t xml:space="preserve">modified </w:t>
      </w:r>
      <w:r w:rsidR="00760250" w:rsidRPr="0013754E">
        <w:rPr>
          <w:rFonts w:ascii="Times New Roman" w:eastAsia="Times New Roman" w:hAnsi="Times New Roman" w:cs="Times New Roman"/>
          <w:sz w:val="24"/>
          <w:szCs w:val="24"/>
        </w:rPr>
        <w:t xml:space="preserve">to </w:t>
      </w:r>
      <w:r w:rsidR="00810109" w:rsidRPr="0013754E">
        <w:rPr>
          <w:rFonts w:ascii="Times New Roman" w:eastAsia="Times New Roman" w:hAnsi="Times New Roman" w:cs="Times New Roman"/>
          <w:sz w:val="24"/>
          <w:szCs w:val="24"/>
        </w:rPr>
        <w:t xml:space="preserve">identify significant variation in </w:t>
      </w:r>
      <w:r w:rsidR="00760250" w:rsidRPr="0013754E">
        <w:rPr>
          <w:rFonts w:ascii="Times New Roman" w:eastAsia="Times New Roman" w:hAnsi="Times New Roman" w:cs="Times New Roman"/>
          <w:sz w:val="24"/>
          <w:szCs w:val="24"/>
        </w:rPr>
        <w:t>spatio</w:t>
      </w:r>
      <w:r w:rsidR="004D7280" w:rsidRPr="0013754E">
        <w:rPr>
          <w:rFonts w:ascii="Times New Roman" w:eastAsia="Times New Roman" w:hAnsi="Times New Roman" w:cs="Times New Roman"/>
          <w:sz w:val="24"/>
          <w:szCs w:val="24"/>
        </w:rPr>
        <w:t>temporal genotypic data.</w:t>
      </w:r>
    </w:p>
    <w:p w14:paraId="0E0C760E" w14:textId="25266B92" w:rsidR="00760250" w:rsidRPr="0013754E" w:rsidRDefault="00FC726D"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In this paper, we </w:t>
      </w:r>
      <w:r w:rsidR="00810109" w:rsidRPr="0013754E">
        <w:rPr>
          <w:rFonts w:ascii="Times New Roman" w:eastAsia="Times New Roman" w:hAnsi="Times New Roman" w:cs="Times New Roman"/>
          <w:sz w:val="24"/>
          <w:szCs w:val="24"/>
        </w:rPr>
        <w:t xml:space="preserve">propose </w:t>
      </w:r>
      <w:r w:rsidR="00A44B87" w:rsidRPr="0013754E">
        <w:rPr>
          <w:rFonts w:ascii="Times New Roman" w:eastAsia="Times New Roman" w:hAnsi="Times New Roman" w:cs="Times New Roman"/>
          <w:sz w:val="24"/>
          <w:szCs w:val="24"/>
        </w:rPr>
        <w:t xml:space="preserve">and evaluate </w:t>
      </w:r>
      <w:r w:rsidR="00810109" w:rsidRPr="0013754E">
        <w:rPr>
          <w:rFonts w:ascii="Times New Roman" w:eastAsia="Times New Roman" w:hAnsi="Times New Roman" w:cs="Times New Roman"/>
          <w:sz w:val="24"/>
          <w:szCs w:val="24"/>
        </w:rPr>
        <w:t>a method for</w:t>
      </w:r>
      <w:r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extend</w:t>
      </w:r>
      <w:r w:rsidRPr="0013754E">
        <w:rPr>
          <w:rFonts w:ascii="Times New Roman" w:eastAsia="Times New Roman" w:hAnsi="Times New Roman" w:cs="Times New Roman"/>
          <w:sz w:val="24"/>
          <w:szCs w:val="24"/>
        </w:rPr>
        <w:t>ing</w:t>
      </w:r>
      <w:r w:rsidR="00760250" w:rsidRPr="0013754E">
        <w:rPr>
          <w:rFonts w:ascii="Times New Roman" w:eastAsia="Times New Roman" w:hAnsi="Times New Roman" w:cs="Times New Roman"/>
          <w:sz w:val="24"/>
          <w:szCs w:val="24"/>
        </w:rPr>
        <w:t xml:space="preserve"> the TBI framework to spatiotemporal population genetic data. </w:t>
      </w:r>
      <w:r w:rsidRPr="0013754E">
        <w:rPr>
          <w:rFonts w:ascii="Times New Roman" w:eastAsia="Times New Roman" w:hAnsi="Times New Roman" w:cs="Times New Roman"/>
          <w:sz w:val="24"/>
          <w:szCs w:val="24"/>
        </w:rPr>
        <w:t>O</w:t>
      </w:r>
      <w:r w:rsidR="00760250" w:rsidRPr="0013754E">
        <w:rPr>
          <w:rFonts w:ascii="Times New Roman" w:eastAsia="Times New Roman" w:hAnsi="Times New Roman" w:cs="Times New Roman"/>
          <w:sz w:val="24"/>
          <w:szCs w:val="24"/>
        </w:rPr>
        <w:t xml:space="preserve">ur new framework, </w:t>
      </w:r>
      <w:r w:rsidRPr="0013754E">
        <w:rPr>
          <w:rFonts w:ascii="Times New Roman" w:eastAsia="Times New Roman" w:hAnsi="Times New Roman" w:cs="Times New Roman"/>
          <w:sz w:val="24"/>
          <w:szCs w:val="24"/>
        </w:rPr>
        <w:t xml:space="preserve">which we call </w:t>
      </w:r>
      <w:r w:rsidR="001C7C1F" w:rsidRPr="0013754E">
        <w:rPr>
          <w:rFonts w:ascii="Times New Roman" w:eastAsia="Times New Roman" w:hAnsi="Times New Roman" w:cs="Times New Roman"/>
          <w:sz w:val="24"/>
          <w:szCs w:val="24"/>
        </w:rPr>
        <w:t xml:space="preserve">temporal genetic </w:t>
      </w:r>
      <w:r w:rsidR="00760250" w:rsidRPr="0013754E">
        <w:rPr>
          <w:rFonts w:ascii="Times New Roman" w:eastAsia="Times New Roman" w:hAnsi="Times New Roman" w:cs="Times New Roman"/>
          <w:sz w:val="24"/>
          <w:szCs w:val="24"/>
        </w:rPr>
        <w:t xml:space="preserve">diversity </w:t>
      </w:r>
      <w:r w:rsidR="001C7C1F" w:rsidRPr="0013754E">
        <w:rPr>
          <w:rFonts w:ascii="Times New Roman" w:eastAsia="Times New Roman" w:hAnsi="Times New Roman" w:cs="Times New Roman"/>
          <w:sz w:val="24"/>
          <w:szCs w:val="24"/>
        </w:rPr>
        <w:t xml:space="preserve">indices </w:t>
      </w:r>
      <w:r w:rsidR="00760250" w:rsidRPr="0013754E">
        <w:rPr>
          <w:rFonts w:ascii="Times New Roman" w:eastAsia="Times New Roman" w:hAnsi="Times New Roman" w:cs="Times New Roman"/>
          <w:sz w:val="24"/>
          <w:szCs w:val="24"/>
        </w:rPr>
        <w:t xml:space="preserve">(TGI), is </w:t>
      </w:r>
      <w:r w:rsidRPr="0013754E">
        <w:rPr>
          <w:rFonts w:ascii="Times New Roman" w:eastAsia="Times New Roman" w:hAnsi="Times New Roman" w:cs="Times New Roman"/>
          <w:sz w:val="24"/>
          <w:szCs w:val="24"/>
        </w:rPr>
        <w:t xml:space="preserve">designed </w:t>
      </w:r>
      <w:r w:rsidR="00760250" w:rsidRPr="0013754E">
        <w:rPr>
          <w:rFonts w:ascii="Times New Roman" w:eastAsia="Times New Roman" w:hAnsi="Times New Roman" w:cs="Times New Roman"/>
          <w:sz w:val="24"/>
          <w:szCs w:val="24"/>
        </w:rPr>
        <w:t xml:space="preserve">to identify significant temporal variation in spatial genetic diversity using relatively information-poor genetic data </w:t>
      </w:r>
      <w:r w:rsidRPr="0013754E">
        <w:rPr>
          <w:rFonts w:ascii="Times New Roman" w:eastAsia="Times New Roman" w:hAnsi="Times New Roman" w:cs="Times New Roman"/>
          <w:sz w:val="24"/>
          <w:szCs w:val="24"/>
        </w:rPr>
        <w:t xml:space="preserve">while accounting for </w:t>
      </w:r>
      <w:r w:rsidR="00760250" w:rsidRPr="0013754E">
        <w:rPr>
          <w:rFonts w:ascii="Times New Roman" w:eastAsia="Times New Roman" w:hAnsi="Times New Roman" w:cs="Times New Roman"/>
          <w:sz w:val="24"/>
          <w:szCs w:val="24"/>
        </w:rPr>
        <w:t xml:space="preserve">confounding forces such as drift. We demonstrate the effectiveness and applicability of the </w:t>
      </w:r>
      <w:r w:rsidRPr="0013754E">
        <w:rPr>
          <w:rFonts w:ascii="Times New Roman" w:eastAsia="Times New Roman" w:hAnsi="Times New Roman" w:cs="Times New Roman"/>
          <w:sz w:val="24"/>
          <w:szCs w:val="24"/>
        </w:rPr>
        <w:t xml:space="preserve">TGI </w:t>
      </w:r>
      <w:r w:rsidR="00760250" w:rsidRPr="0013754E">
        <w:rPr>
          <w:rFonts w:ascii="Times New Roman" w:eastAsia="Times New Roman" w:hAnsi="Times New Roman" w:cs="Times New Roman"/>
          <w:sz w:val="24"/>
          <w:szCs w:val="24"/>
        </w:rPr>
        <w:t>approach using simulated genetic data</w:t>
      </w:r>
      <w:r w:rsidR="00A44B87"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w:t>
      </w:r>
      <w:r w:rsidR="00A44B87" w:rsidRPr="0013754E">
        <w:rPr>
          <w:rFonts w:ascii="Times New Roman" w:eastAsia="Times New Roman" w:hAnsi="Times New Roman" w:cs="Times New Roman"/>
          <w:sz w:val="24"/>
          <w:szCs w:val="24"/>
        </w:rPr>
        <w:t>where e</w:t>
      </w:r>
      <w:r w:rsidRPr="0013754E">
        <w:rPr>
          <w:rFonts w:ascii="Times New Roman" w:eastAsia="Times New Roman" w:hAnsi="Times New Roman" w:cs="Times New Roman"/>
          <w:sz w:val="24"/>
          <w:szCs w:val="24"/>
        </w:rPr>
        <w:t xml:space="preserve">ach simulation </w:t>
      </w:r>
      <w:r w:rsidR="00F13DFF" w:rsidRPr="0013754E">
        <w:rPr>
          <w:rFonts w:ascii="Times New Roman" w:eastAsia="Times New Roman" w:hAnsi="Times New Roman" w:cs="Times New Roman"/>
          <w:sz w:val="24"/>
          <w:szCs w:val="24"/>
        </w:rPr>
        <w:t>combined</w:t>
      </w:r>
      <w:r w:rsidR="00760250" w:rsidRPr="0013754E">
        <w:rPr>
          <w:rFonts w:ascii="Times New Roman" w:eastAsia="Times New Roman" w:hAnsi="Times New Roman" w:cs="Times New Roman"/>
          <w:sz w:val="24"/>
          <w:szCs w:val="24"/>
        </w:rPr>
        <w:t xml:space="preserve"> multiple scenarios in which portions of a landscape </w:t>
      </w:r>
      <w:r w:rsidR="00A44B87" w:rsidRPr="0013754E">
        <w:rPr>
          <w:rFonts w:ascii="Times New Roman" w:eastAsia="Times New Roman" w:hAnsi="Times New Roman" w:cs="Times New Roman"/>
          <w:sz w:val="24"/>
          <w:szCs w:val="24"/>
        </w:rPr>
        <w:t xml:space="preserve">were </w:t>
      </w:r>
      <w:r w:rsidR="00760250" w:rsidRPr="0013754E">
        <w:rPr>
          <w:rFonts w:ascii="Times New Roman" w:eastAsia="Times New Roman" w:hAnsi="Times New Roman" w:cs="Times New Roman"/>
          <w:sz w:val="24"/>
          <w:szCs w:val="24"/>
        </w:rPr>
        <w:t>affected by a non-selective demographic change</w:t>
      </w:r>
      <w:r w:rsidR="00760250" w:rsidRPr="0013754E">
        <w:rPr>
          <w:rStyle w:val="CommentReference"/>
          <w:rFonts w:ascii="Times New Roman" w:hAnsi="Times New Roman" w:cs="Times New Roman"/>
          <w:sz w:val="24"/>
          <w:szCs w:val="24"/>
        </w:rPr>
        <w:t>.</w:t>
      </w:r>
      <w:r w:rsidR="00760250" w:rsidRPr="0013754E">
        <w:rPr>
          <w:rFonts w:ascii="Times New Roman" w:eastAsia="Times New Roman" w:hAnsi="Times New Roman" w:cs="Times New Roman"/>
          <w:sz w:val="24"/>
          <w:szCs w:val="24"/>
        </w:rPr>
        <w:t xml:space="preserve"> We </w:t>
      </w:r>
      <w:r w:rsidR="00A44B87" w:rsidRPr="0013754E">
        <w:rPr>
          <w:rFonts w:ascii="Times New Roman" w:eastAsia="Times New Roman" w:hAnsi="Times New Roman" w:cs="Times New Roman"/>
          <w:sz w:val="24"/>
          <w:szCs w:val="24"/>
        </w:rPr>
        <w:t xml:space="preserve">additionally determined how </w:t>
      </w:r>
      <w:r w:rsidR="00B96666" w:rsidRPr="0013754E">
        <w:rPr>
          <w:rFonts w:ascii="Times New Roman" w:eastAsia="Times New Roman" w:hAnsi="Times New Roman" w:cs="Times New Roman"/>
          <w:sz w:val="24"/>
          <w:szCs w:val="24"/>
        </w:rPr>
        <w:t>the ability of TGI to detect significant, atypical temporal variation in genetic diversity was affected by</w:t>
      </w:r>
      <w:r w:rsidR="00760250" w:rsidRPr="0013754E">
        <w:rPr>
          <w:rFonts w:ascii="Times New Roman" w:eastAsia="Times New Roman" w:hAnsi="Times New Roman" w:cs="Times New Roman"/>
          <w:sz w:val="24"/>
          <w:szCs w:val="24"/>
        </w:rPr>
        <w:t xml:space="preserve"> </w:t>
      </w:r>
      <w:r w:rsidR="00A44B87" w:rsidRPr="0013754E">
        <w:rPr>
          <w:rFonts w:ascii="Times New Roman" w:eastAsia="Times New Roman" w:hAnsi="Times New Roman" w:cs="Times New Roman"/>
          <w:sz w:val="24"/>
          <w:szCs w:val="24"/>
        </w:rPr>
        <w:t xml:space="preserve">three </w:t>
      </w:r>
      <w:r w:rsidR="00760250" w:rsidRPr="0013754E">
        <w:rPr>
          <w:rFonts w:ascii="Times New Roman" w:eastAsia="Times New Roman" w:hAnsi="Times New Roman" w:cs="Times New Roman"/>
          <w:sz w:val="24"/>
          <w:szCs w:val="24"/>
        </w:rPr>
        <w:t>different demographic contexts</w:t>
      </w:r>
      <w:r w:rsidR="00B96666" w:rsidRPr="0013754E">
        <w:rPr>
          <w:rFonts w:ascii="Times New Roman" w:eastAsia="Times New Roman" w:hAnsi="Times New Roman" w:cs="Times New Roman"/>
          <w:sz w:val="24"/>
          <w:szCs w:val="24"/>
        </w:rPr>
        <w:t>: population</w:t>
      </w:r>
      <w:r w:rsidR="00760250" w:rsidRPr="0013754E">
        <w:rPr>
          <w:rFonts w:ascii="Times New Roman" w:eastAsia="Times New Roman" w:hAnsi="Times New Roman" w:cs="Times New Roman"/>
          <w:sz w:val="24"/>
          <w:szCs w:val="24"/>
        </w:rPr>
        <w:t xml:space="preserve"> dispersal ability, the number of populations affected by a demographic event (i.e., spatial extent</w:t>
      </w:r>
      <w:r w:rsidR="00B96666" w:rsidRPr="0013754E">
        <w:rPr>
          <w:rFonts w:ascii="Times New Roman" w:eastAsia="Times New Roman" w:hAnsi="Times New Roman" w:cs="Times New Roman"/>
          <w:sz w:val="24"/>
          <w:szCs w:val="24"/>
        </w:rPr>
        <w:t xml:space="preserve"> of the event</w:t>
      </w:r>
      <w:r w:rsidR="00760250" w:rsidRPr="0013754E">
        <w:rPr>
          <w:rFonts w:ascii="Times New Roman" w:eastAsia="Times New Roman" w:hAnsi="Times New Roman" w:cs="Times New Roman"/>
          <w:sz w:val="24"/>
          <w:szCs w:val="24"/>
        </w:rPr>
        <w:t xml:space="preserve">), and </w:t>
      </w:r>
      <w:r w:rsidRPr="0013754E">
        <w:rPr>
          <w:rFonts w:ascii="Times New Roman" w:eastAsia="Times New Roman" w:hAnsi="Times New Roman" w:cs="Times New Roman"/>
          <w:sz w:val="24"/>
          <w:szCs w:val="24"/>
        </w:rPr>
        <w:t xml:space="preserve">the </w:t>
      </w:r>
      <w:r w:rsidR="00760250" w:rsidRPr="0013754E">
        <w:rPr>
          <w:rFonts w:ascii="Times New Roman" w:eastAsia="Times New Roman" w:hAnsi="Times New Roman" w:cs="Times New Roman"/>
          <w:sz w:val="24"/>
          <w:szCs w:val="24"/>
        </w:rPr>
        <w:t xml:space="preserve">time </w:t>
      </w:r>
      <w:r w:rsidR="00760250" w:rsidRPr="0013754E">
        <w:rPr>
          <w:rFonts w:ascii="Times New Roman" w:eastAsia="Times New Roman" w:hAnsi="Times New Roman" w:cs="Times New Roman"/>
          <w:sz w:val="24"/>
          <w:szCs w:val="24"/>
        </w:rPr>
        <w:lastRenderedPageBreak/>
        <w:t xml:space="preserve">between two </w:t>
      </w:r>
      <w:r w:rsidR="00F13DFF" w:rsidRPr="0013754E">
        <w:rPr>
          <w:rFonts w:ascii="Times New Roman" w:eastAsia="Times New Roman" w:hAnsi="Times New Roman" w:cs="Times New Roman"/>
          <w:sz w:val="24"/>
          <w:szCs w:val="24"/>
        </w:rPr>
        <w:t>surveys</w:t>
      </w:r>
      <w:r w:rsidR="00760250" w:rsidRPr="0013754E">
        <w:rPr>
          <w:rFonts w:ascii="Times New Roman" w:eastAsia="Times New Roman" w:hAnsi="Times New Roman" w:cs="Times New Roman"/>
          <w:sz w:val="24"/>
          <w:szCs w:val="24"/>
        </w:rPr>
        <w:t>. W</w:t>
      </w:r>
      <w:r w:rsidR="00B96666" w:rsidRPr="0013754E">
        <w:rPr>
          <w:rFonts w:ascii="Times New Roman" w:eastAsia="Times New Roman" w:hAnsi="Times New Roman" w:cs="Times New Roman"/>
          <w:sz w:val="24"/>
          <w:szCs w:val="24"/>
        </w:rPr>
        <w:t xml:space="preserve">ith respect to these demographic contexts, we </w:t>
      </w:r>
      <w:r w:rsidR="00760250" w:rsidRPr="0013754E">
        <w:rPr>
          <w:rFonts w:ascii="Times New Roman" w:eastAsia="Times New Roman" w:hAnsi="Times New Roman" w:cs="Times New Roman"/>
          <w:sz w:val="24"/>
          <w:szCs w:val="24"/>
        </w:rPr>
        <w:t>predict</w:t>
      </w:r>
      <w:r w:rsidR="00810109" w:rsidRPr="0013754E">
        <w:rPr>
          <w:rFonts w:ascii="Times New Roman" w:eastAsia="Times New Roman" w:hAnsi="Times New Roman" w:cs="Times New Roman"/>
          <w:sz w:val="24"/>
          <w:szCs w:val="24"/>
        </w:rPr>
        <w:t>ed</w:t>
      </w:r>
      <w:r w:rsidR="00760250" w:rsidRPr="0013754E">
        <w:rPr>
          <w:rFonts w:ascii="Times New Roman" w:eastAsia="Times New Roman" w:hAnsi="Times New Roman" w:cs="Times New Roman"/>
          <w:sz w:val="24"/>
          <w:szCs w:val="24"/>
        </w:rPr>
        <w:t xml:space="preserve"> that our ability to detect</w:t>
      </w:r>
      <w:r w:rsidR="005D2C9D" w:rsidRPr="0013754E">
        <w:rPr>
          <w:rFonts w:ascii="Times New Roman" w:eastAsia="Times New Roman" w:hAnsi="Times New Roman" w:cs="Times New Roman"/>
          <w:sz w:val="24"/>
          <w:szCs w:val="24"/>
        </w:rPr>
        <w:t xml:space="preserve"> temporal genetic changes would</w:t>
      </w:r>
      <w:r w:rsidR="00B96666" w:rsidRPr="0013754E">
        <w:rPr>
          <w:rFonts w:ascii="Times New Roman" w:eastAsia="Times New Roman" w:hAnsi="Times New Roman" w:cs="Times New Roman"/>
          <w:sz w:val="24"/>
          <w:szCs w:val="24"/>
        </w:rPr>
        <w:t xml:space="preserve"> decrease</w:t>
      </w:r>
      <w:r w:rsidR="00760250" w:rsidRPr="0013754E">
        <w:rPr>
          <w:rFonts w:ascii="Times New Roman" w:eastAsia="Times New Roman" w:hAnsi="Times New Roman" w:cs="Times New Roman"/>
          <w:sz w:val="24"/>
          <w:szCs w:val="24"/>
        </w:rPr>
        <w:t xml:space="preserve"> </w:t>
      </w:r>
      <w:r w:rsidR="00810109" w:rsidRPr="0013754E">
        <w:rPr>
          <w:rFonts w:ascii="Times New Roman" w:eastAsia="Times New Roman" w:hAnsi="Times New Roman" w:cs="Times New Roman"/>
          <w:sz w:val="24"/>
          <w:szCs w:val="24"/>
        </w:rPr>
        <w:t xml:space="preserve">in populations with higher </w:t>
      </w:r>
      <w:r w:rsidR="00760250" w:rsidRPr="0013754E">
        <w:rPr>
          <w:rFonts w:ascii="Times New Roman" w:eastAsia="Times New Roman" w:hAnsi="Times New Roman" w:cs="Times New Roman"/>
          <w:sz w:val="24"/>
          <w:szCs w:val="24"/>
        </w:rPr>
        <w:t xml:space="preserve">dispersal </w:t>
      </w:r>
      <w:r w:rsidR="00810109" w:rsidRPr="0013754E">
        <w:rPr>
          <w:rFonts w:ascii="Times New Roman" w:eastAsia="Times New Roman" w:hAnsi="Times New Roman" w:cs="Times New Roman"/>
          <w:sz w:val="24"/>
          <w:szCs w:val="24"/>
        </w:rPr>
        <w:t xml:space="preserve">capacity </w:t>
      </w:r>
      <w:r w:rsidR="00760250" w:rsidRPr="0013754E">
        <w:rPr>
          <w:rFonts w:ascii="Times New Roman" w:eastAsia="Times New Roman" w:hAnsi="Times New Roman" w:cs="Times New Roman"/>
          <w:sz w:val="24"/>
          <w:szCs w:val="24"/>
        </w:rPr>
        <w:t>because of the homogenizing effect of higher gene flow</w:t>
      </w:r>
      <w:r w:rsidR="005D2C9D" w:rsidRPr="0013754E">
        <w:rPr>
          <w:rFonts w:ascii="Times New Roman" w:eastAsia="Times New Roman" w:hAnsi="Times New Roman" w:cs="Times New Roman"/>
          <w:sz w:val="24"/>
          <w:szCs w:val="24"/>
        </w:rPr>
        <w:t xml:space="preserve"> and </w:t>
      </w:r>
      <w:r w:rsidR="00B96666" w:rsidRPr="0013754E">
        <w:rPr>
          <w:rFonts w:ascii="Times New Roman" w:eastAsia="Times New Roman" w:hAnsi="Times New Roman" w:cs="Times New Roman"/>
          <w:sz w:val="24"/>
          <w:szCs w:val="24"/>
        </w:rPr>
        <w:t>decrease when</w:t>
      </w:r>
      <w:r w:rsidR="00760250" w:rsidRPr="0013754E">
        <w:rPr>
          <w:rFonts w:ascii="Times New Roman" w:eastAsia="Times New Roman" w:hAnsi="Times New Roman" w:cs="Times New Roman"/>
          <w:sz w:val="24"/>
          <w:szCs w:val="24"/>
        </w:rPr>
        <w:t xml:space="preserve"> the time between successive sampling</w:t>
      </w:r>
      <w:r w:rsidR="00B96666" w:rsidRPr="0013754E">
        <w:rPr>
          <w:rFonts w:ascii="Times New Roman" w:eastAsia="Times New Roman" w:hAnsi="Times New Roman" w:cs="Times New Roman"/>
          <w:sz w:val="24"/>
          <w:szCs w:val="24"/>
        </w:rPr>
        <w:t xml:space="preserve"> events increased</w:t>
      </w:r>
      <w:r w:rsidR="00760250" w:rsidRPr="0013754E">
        <w:rPr>
          <w:rFonts w:ascii="Times New Roman" w:eastAsia="Times New Roman" w:hAnsi="Times New Roman" w:cs="Times New Roman"/>
          <w:sz w:val="24"/>
          <w:szCs w:val="24"/>
        </w:rPr>
        <w:t xml:space="preserve">, regardless of when an event occurred between </w:t>
      </w:r>
      <w:r w:rsidR="006D04EF" w:rsidRPr="0013754E">
        <w:rPr>
          <w:rFonts w:ascii="Times New Roman" w:eastAsia="Times New Roman" w:hAnsi="Times New Roman" w:cs="Times New Roman"/>
          <w:sz w:val="24"/>
          <w:szCs w:val="24"/>
        </w:rPr>
        <w:t>surveys</w:t>
      </w:r>
      <w:r w:rsidR="00760250" w:rsidRPr="0013754E">
        <w:rPr>
          <w:rFonts w:ascii="Times New Roman" w:eastAsia="Times New Roman" w:hAnsi="Times New Roman" w:cs="Times New Roman"/>
          <w:sz w:val="24"/>
          <w:szCs w:val="24"/>
        </w:rPr>
        <w:t>. Finally, we illustrate how TGI provides a functional testing framework by applying it to a real genetic dataset representing a large landscape with many populations of a threatened vertebrate.</w:t>
      </w:r>
      <w:r w:rsidR="00CB74D9" w:rsidRPr="0013754E">
        <w:rPr>
          <w:rFonts w:ascii="Times New Roman" w:eastAsia="Times New Roman" w:hAnsi="Times New Roman" w:cs="Times New Roman"/>
          <w:sz w:val="24"/>
          <w:szCs w:val="24"/>
        </w:rPr>
        <w:t xml:space="preserve"> A better understanding of the factors that influence temporal change</w:t>
      </w:r>
      <w:r w:rsidR="00F0618B" w:rsidRPr="0013754E">
        <w:rPr>
          <w:rFonts w:ascii="Times New Roman" w:eastAsia="Times New Roman" w:hAnsi="Times New Roman" w:cs="Times New Roman"/>
          <w:sz w:val="24"/>
          <w:szCs w:val="24"/>
        </w:rPr>
        <w:t>s</w:t>
      </w:r>
      <w:r w:rsidR="00CB74D9" w:rsidRPr="0013754E">
        <w:rPr>
          <w:rFonts w:ascii="Times New Roman" w:eastAsia="Times New Roman" w:hAnsi="Times New Roman" w:cs="Times New Roman"/>
          <w:sz w:val="24"/>
          <w:szCs w:val="24"/>
        </w:rPr>
        <w:t xml:space="preserve"> in genetic diversity through time and improved techniques to monitor these changes is essential to </w:t>
      </w:r>
      <w:r w:rsidR="00F0618B" w:rsidRPr="0013754E">
        <w:rPr>
          <w:rFonts w:ascii="Times New Roman" w:eastAsia="Times New Roman" w:hAnsi="Times New Roman" w:cs="Times New Roman"/>
          <w:sz w:val="24"/>
          <w:szCs w:val="24"/>
        </w:rPr>
        <w:t>describe and understand global biodiversity loss</w:t>
      </w:r>
      <w:r w:rsidR="001F0A9C" w:rsidRPr="0013754E">
        <w:rPr>
          <w:rFonts w:ascii="Times New Roman" w:eastAsia="Times New Roman" w:hAnsi="Times New Roman" w:cs="Times New Roman"/>
          <w:sz w:val="24"/>
          <w:szCs w:val="24"/>
        </w:rPr>
        <w:t>es</w:t>
      </w:r>
      <w:r w:rsidR="00F0618B" w:rsidRPr="0013754E">
        <w:rPr>
          <w:rFonts w:ascii="Times New Roman" w:eastAsia="Times New Roman" w:hAnsi="Times New Roman" w:cs="Times New Roman"/>
          <w:sz w:val="24"/>
          <w:szCs w:val="24"/>
        </w:rPr>
        <w:t xml:space="preserve"> in the context of the current sixth mass extinction.</w:t>
      </w:r>
    </w:p>
    <w:p w14:paraId="64DF7CEF" w14:textId="79DA98A7" w:rsidR="00760250" w:rsidRPr="0013754E" w:rsidRDefault="00760250" w:rsidP="00901297">
      <w:pPr>
        <w:pStyle w:val="Heading1"/>
        <w:spacing w:after="240" w:line="360" w:lineRule="auto"/>
      </w:pPr>
      <w:r w:rsidRPr="0013754E">
        <w:t>METHODS</w:t>
      </w:r>
    </w:p>
    <w:p w14:paraId="6CC8C5A6" w14:textId="0C7A97A1" w:rsidR="00760250" w:rsidRPr="0013754E" w:rsidRDefault="00760250" w:rsidP="00901297">
      <w:pPr>
        <w:pStyle w:val="Heading2"/>
        <w:spacing w:after="240" w:line="360" w:lineRule="auto"/>
        <w:rPr>
          <w:lang w:val="en-US"/>
        </w:rPr>
      </w:pPr>
      <w:r w:rsidRPr="0013754E">
        <w:rPr>
          <w:lang w:val="en-US"/>
        </w:rPr>
        <w:t xml:space="preserve">Adapting </w:t>
      </w:r>
      <w:r w:rsidR="00C66A6C" w:rsidRPr="0013754E">
        <w:rPr>
          <w:lang w:val="en-US"/>
        </w:rPr>
        <w:t xml:space="preserve">TBI </w:t>
      </w:r>
      <w:r w:rsidRPr="0013754E">
        <w:rPr>
          <w:lang w:val="en-US"/>
        </w:rPr>
        <w:t>for genetic data</w:t>
      </w:r>
    </w:p>
    <w:p w14:paraId="6D534F90" w14:textId="4FFA665F"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T</w:t>
      </w:r>
      <w:r w:rsidR="00FC726D" w:rsidRPr="0013754E">
        <w:rPr>
          <w:rFonts w:ascii="Times New Roman" w:eastAsia="Times New Roman" w:hAnsi="Times New Roman" w:cs="Times New Roman"/>
          <w:sz w:val="24"/>
          <w:szCs w:val="24"/>
        </w:rPr>
        <w:t xml:space="preserve">emporal </w:t>
      </w:r>
      <w:r w:rsidR="001C7C1F" w:rsidRPr="0013754E">
        <w:rPr>
          <w:rFonts w:ascii="Times New Roman" w:eastAsia="Times New Roman" w:hAnsi="Times New Roman" w:cs="Times New Roman"/>
          <w:sz w:val="24"/>
          <w:szCs w:val="24"/>
        </w:rPr>
        <w:t>beta-</w:t>
      </w:r>
      <w:r w:rsidR="00FC726D" w:rsidRPr="0013754E">
        <w:rPr>
          <w:rFonts w:ascii="Times New Roman" w:eastAsia="Times New Roman" w:hAnsi="Times New Roman" w:cs="Times New Roman"/>
          <w:sz w:val="24"/>
          <w:szCs w:val="24"/>
        </w:rPr>
        <w:t xml:space="preserve">diversity </w:t>
      </w:r>
      <w:r w:rsidR="001C7C1F" w:rsidRPr="0013754E">
        <w:rPr>
          <w:rFonts w:ascii="Times New Roman" w:eastAsia="Times New Roman" w:hAnsi="Times New Roman" w:cs="Times New Roman"/>
          <w:sz w:val="24"/>
          <w:szCs w:val="24"/>
        </w:rPr>
        <w:t xml:space="preserve">indices </w:t>
      </w:r>
      <w:r w:rsidR="009360E2" w:rsidRPr="0013754E">
        <w:rPr>
          <w:rFonts w:ascii="Times New Roman" w:eastAsia="Times New Roman" w:hAnsi="Times New Roman" w:cs="Times New Roman"/>
          <w:sz w:val="24"/>
          <w:szCs w:val="24"/>
        </w:rPr>
        <w:t xml:space="preserve">(TBI) </w:t>
      </w:r>
      <w:r w:rsidR="00FC726D" w:rsidRPr="0013754E">
        <w:rPr>
          <w:rFonts w:ascii="Times New Roman" w:eastAsia="Times New Roman" w:hAnsi="Times New Roman" w:cs="Times New Roman"/>
          <w:sz w:val="24"/>
          <w:szCs w:val="24"/>
        </w:rPr>
        <w:t xml:space="preserve">are calculated by </w:t>
      </w:r>
      <w:r w:rsidRPr="0013754E">
        <w:rPr>
          <w:rFonts w:ascii="Times New Roman" w:eastAsia="Times New Roman" w:hAnsi="Times New Roman" w:cs="Times New Roman"/>
          <w:sz w:val="24"/>
          <w:szCs w:val="24"/>
        </w:rPr>
        <w:t xml:space="preserve">computing dissimilarities in species composition between data </w:t>
      </w:r>
      <w:r w:rsidR="00201BE2"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ed at two different times </w:t>
      </w:r>
      <w:r w:rsidR="006F68A2" w:rsidRPr="0013754E">
        <w:rPr>
          <w:rFonts w:ascii="Times New Roman" w:eastAsia="Times New Roman" w:hAnsi="Times New Roman" w:cs="Times New Roman"/>
          <w:sz w:val="24"/>
          <w:szCs w:val="24"/>
        </w:rPr>
        <w:t xml:space="preserve">for </w:t>
      </w:r>
      <w:r w:rsidRPr="0013754E">
        <w:rPr>
          <w:rFonts w:ascii="Times New Roman" w:eastAsia="Times New Roman" w:hAnsi="Times New Roman" w:cs="Times New Roman"/>
          <w:sz w:val="24"/>
          <w:szCs w:val="24"/>
        </w:rPr>
        <w:t>all sampling sites</w:t>
      </w:r>
      <w:r w:rsidR="00B2536B" w:rsidRPr="0013754E">
        <w:rPr>
          <w:rFonts w:ascii="Times New Roman" w:eastAsia="Times New Roman" w:hAnsi="Times New Roman" w:cs="Times New Roman"/>
          <w:sz w:val="24"/>
          <w:szCs w:val="24"/>
        </w:rPr>
        <w:t>.</w:t>
      </w:r>
      <w:r w:rsidR="00FA735E" w:rsidRPr="0013754E">
        <w:rPr>
          <w:rFonts w:ascii="Times New Roman" w:eastAsia="Times New Roman" w:hAnsi="Times New Roman" w:cs="Times New Roman"/>
          <w:sz w:val="24"/>
          <w:szCs w:val="24"/>
        </w:rPr>
        <w:t xml:space="preserve"> TBI give local measures of </w:t>
      </w:r>
      <w:r w:rsidR="006F68A2" w:rsidRPr="0013754E">
        <w:rPr>
          <w:rFonts w:ascii="Times New Roman" w:eastAsia="Times New Roman" w:hAnsi="Times New Roman" w:cs="Times New Roman"/>
          <w:sz w:val="24"/>
          <w:szCs w:val="24"/>
        </w:rPr>
        <w:t xml:space="preserve">the </w:t>
      </w:r>
      <w:r w:rsidR="00FA735E" w:rsidRPr="0013754E">
        <w:rPr>
          <w:rFonts w:ascii="Times New Roman" w:eastAsia="Times New Roman" w:hAnsi="Times New Roman" w:cs="Times New Roman"/>
          <w:sz w:val="24"/>
          <w:szCs w:val="24"/>
        </w:rPr>
        <w:t>change</w:t>
      </w:r>
      <w:r w:rsidR="006F68A2" w:rsidRPr="0013754E">
        <w:rPr>
          <w:rFonts w:ascii="Times New Roman" w:eastAsia="Times New Roman" w:hAnsi="Times New Roman" w:cs="Times New Roman"/>
          <w:sz w:val="24"/>
          <w:szCs w:val="24"/>
        </w:rPr>
        <w:t xml:space="preserve"> in community composition at each site;</w:t>
      </w:r>
      <w:r w:rsidR="00FA735E"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significance of these indices </w:t>
      </w:r>
      <w:r w:rsidR="00B2536B" w:rsidRPr="0013754E">
        <w:rPr>
          <w:rFonts w:ascii="Times New Roman" w:eastAsia="Times New Roman" w:hAnsi="Times New Roman" w:cs="Times New Roman"/>
          <w:sz w:val="24"/>
          <w:szCs w:val="24"/>
        </w:rPr>
        <w:t xml:space="preserve">is then tested </w:t>
      </w:r>
      <w:r w:rsidRPr="0013754E">
        <w:rPr>
          <w:rFonts w:ascii="Times New Roman" w:eastAsia="Times New Roman" w:hAnsi="Times New Roman" w:cs="Times New Roman"/>
          <w:sz w:val="24"/>
          <w:szCs w:val="24"/>
        </w:rPr>
        <w:t xml:space="preserve">through simultaneous permutations of the two site-by-species input matrices. </w:t>
      </w:r>
      <w:r w:rsidR="00FC726D" w:rsidRPr="0013754E">
        <w:rPr>
          <w:rFonts w:ascii="Times New Roman" w:eastAsia="Times New Roman" w:hAnsi="Times New Roman" w:cs="Times New Roman"/>
          <w:sz w:val="24"/>
          <w:szCs w:val="24"/>
        </w:rPr>
        <w:t>To</w:t>
      </w:r>
      <w:r w:rsidRPr="0013754E">
        <w:rPr>
          <w:rFonts w:ascii="Times New Roman" w:eastAsia="Times New Roman" w:hAnsi="Times New Roman" w:cs="Times New Roman"/>
          <w:sz w:val="24"/>
          <w:szCs w:val="24"/>
        </w:rPr>
        <w:t xml:space="preserve"> extend TBI to TGI, we </w:t>
      </w:r>
      <w:r w:rsidR="00FC726D" w:rsidRPr="0013754E">
        <w:rPr>
          <w:rFonts w:ascii="Times New Roman" w:eastAsia="Times New Roman" w:hAnsi="Times New Roman" w:cs="Times New Roman"/>
          <w:sz w:val="24"/>
          <w:szCs w:val="24"/>
        </w:rPr>
        <w:t>substituted community dissimilarities</w:t>
      </w:r>
      <w:r w:rsidR="006A6EC4" w:rsidRPr="0013754E">
        <w:rPr>
          <w:rFonts w:ascii="Times New Roman" w:eastAsia="Times New Roman" w:hAnsi="Times New Roman" w:cs="Times New Roman"/>
          <w:sz w:val="24"/>
          <w:szCs w:val="24"/>
        </w:rPr>
        <w:t xml:space="preserve"> with</w:t>
      </w:r>
      <w:r w:rsidR="00FC726D"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genetic distances </w:t>
      </w:r>
      <w:r w:rsidR="006A6EC4" w:rsidRPr="0013754E">
        <w:rPr>
          <w:rFonts w:ascii="Times New Roman" w:eastAsia="Times New Roman" w:hAnsi="Times New Roman" w:cs="Times New Roman"/>
          <w:sz w:val="24"/>
          <w:szCs w:val="24"/>
        </w:rPr>
        <w:t xml:space="preserve">calculated from site-level allele frequencies in order </w:t>
      </w:r>
      <w:r w:rsidRPr="0013754E">
        <w:rPr>
          <w:rFonts w:ascii="Times New Roman" w:eastAsia="Times New Roman" w:hAnsi="Times New Roman" w:cs="Times New Roman"/>
          <w:sz w:val="24"/>
          <w:szCs w:val="24"/>
        </w:rPr>
        <w:t xml:space="preserve">to compare two different temporal </w:t>
      </w:r>
      <w:r w:rsidR="006D04EF" w:rsidRPr="0013754E">
        <w:rPr>
          <w:rFonts w:ascii="Times New Roman" w:eastAsia="Times New Roman" w:hAnsi="Times New Roman" w:cs="Times New Roman"/>
          <w:sz w:val="24"/>
          <w:szCs w:val="24"/>
        </w:rPr>
        <w:t>surveys</w:t>
      </w:r>
      <w:r w:rsidR="007C1503" w:rsidRPr="0013754E">
        <w:rPr>
          <w:rFonts w:ascii="Times New Roman" w:eastAsia="Times New Roman" w:hAnsi="Times New Roman" w:cs="Times New Roman"/>
          <w:sz w:val="24"/>
          <w:szCs w:val="24"/>
        </w:rPr>
        <w:t xml:space="preserve"> (</w:t>
      </w:r>
      <w:commentRangeStart w:id="0"/>
      <w:r w:rsidR="007C1503" w:rsidRPr="0013754E">
        <w:rPr>
          <w:rFonts w:ascii="Times New Roman" w:eastAsia="Times New Roman" w:hAnsi="Times New Roman" w:cs="Times New Roman"/>
          <w:sz w:val="24"/>
          <w:szCs w:val="24"/>
        </w:rPr>
        <w:t xml:space="preserve">see Fig. 1A for a simple example </w:t>
      </w:r>
      <w:commentRangeEnd w:id="0"/>
      <w:r w:rsidR="00614697" w:rsidRPr="0013754E">
        <w:rPr>
          <w:rStyle w:val="CommentReference"/>
        </w:rPr>
        <w:commentReference w:id="0"/>
      </w:r>
      <w:r w:rsidR="007C1503" w:rsidRPr="0013754E">
        <w:rPr>
          <w:rFonts w:ascii="Times New Roman" w:eastAsia="Times New Roman" w:hAnsi="Times New Roman" w:cs="Times New Roman"/>
          <w:sz w:val="24"/>
          <w:szCs w:val="24"/>
        </w:rPr>
        <w:t xml:space="preserve">showing how we transformed two temporal </w:t>
      </w:r>
      <w:r w:rsidR="006D04EF" w:rsidRPr="0013754E">
        <w:rPr>
          <w:rFonts w:ascii="Times New Roman" w:eastAsia="Times New Roman" w:hAnsi="Times New Roman" w:cs="Times New Roman"/>
          <w:sz w:val="24"/>
          <w:szCs w:val="24"/>
        </w:rPr>
        <w:t>survey</w:t>
      </w:r>
      <w:r w:rsidR="007C1503" w:rsidRPr="0013754E">
        <w:rPr>
          <w:rFonts w:ascii="Times New Roman" w:eastAsia="Times New Roman" w:hAnsi="Times New Roman" w:cs="Times New Roman"/>
          <w:sz w:val="24"/>
          <w:szCs w:val="24"/>
        </w:rPr>
        <w:t>s into a genetic distance, for a two-site landscape)</w:t>
      </w:r>
      <w:r w:rsidRPr="0013754E">
        <w:rPr>
          <w:rFonts w:ascii="Times New Roman" w:eastAsia="Times New Roman" w:hAnsi="Times New Roman" w:cs="Times New Roman"/>
          <w:sz w:val="24"/>
          <w:szCs w:val="24"/>
        </w:rPr>
        <w:t xml:space="preserve">. </w:t>
      </w:r>
      <w:r w:rsidR="006A6EC4" w:rsidRPr="0013754E">
        <w:rPr>
          <w:rFonts w:ascii="Times New Roman" w:eastAsia="Times New Roman" w:hAnsi="Times New Roman" w:cs="Times New Roman"/>
          <w:sz w:val="24"/>
          <w:szCs w:val="24"/>
        </w:rPr>
        <w:t>T</w:t>
      </w:r>
      <w:r w:rsidRPr="0013754E">
        <w:rPr>
          <w:rFonts w:ascii="Times New Roman" w:eastAsia="Times New Roman" w:hAnsi="Times New Roman" w:cs="Times New Roman"/>
          <w:sz w:val="24"/>
          <w:szCs w:val="24"/>
        </w:rPr>
        <w:t xml:space="preserve">he null hypothesis </w:t>
      </w:r>
      <w:r w:rsidR="006A6EC4" w:rsidRPr="0013754E">
        <w:rPr>
          <w:rFonts w:ascii="Times New Roman" w:eastAsia="Times New Roman" w:hAnsi="Times New Roman" w:cs="Times New Roman"/>
          <w:sz w:val="24"/>
          <w:szCs w:val="24"/>
        </w:rPr>
        <w:t xml:space="preserve">in this case </w:t>
      </w:r>
      <w:r w:rsidRPr="0013754E">
        <w:rPr>
          <w:rFonts w:ascii="Times New Roman" w:eastAsia="Times New Roman" w:hAnsi="Times New Roman" w:cs="Times New Roman"/>
          <w:sz w:val="24"/>
          <w:szCs w:val="24"/>
        </w:rPr>
        <w:t xml:space="preserve">is that genetic composition </w:t>
      </w:r>
      <w:r w:rsidR="006A6EC4" w:rsidRPr="0013754E">
        <w:rPr>
          <w:rFonts w:ascii="Times New Roman" w:eastAsia="Times New Roman" w:hAnsi="Times New Roman" w:cs="Times New Roman"/>
          <w:sz w:val="24"/>
          <w:szCs w:val="24"/>
        </w:rPr>
        <w:t xml:space="preserve">between the two time points </w:t>
      </w:r>
      <w:r w:rsidRPr="0013754E">
        <w:rPr>
          <w:rFonts w:ascii="Times New Roman" w:eastAsia="Times New Roman" w:hAnsi="Times New Roman" w:cs="Times New Roman"/>
          <w:sz w:val="24"/>
          <w:szCs w:val="24"/>
        </w:rPr>
        <w:t xml:space="preserve">does not differ more than </w:t>
      </w:r>
      <w:r w:rsidR="006A6EC4" w:rsidRPr="0013754E">
        <w:rPr>
          <w:rFonts w:ascii="Times New Roman" w:eastAsia="Times New Roman" w:hAnsi="Times New Roman" w:cs="Times New Roman"/>
          <w:sz w:val="24"/>
          <w:szCs w:val="24"/>
        </w:rPr>
        <w:t xml:space="preserve">would be </w:t>
      </w:r>
      <w:r w:rsidRPr="0013754E">
        <w:rPr>
          <w:rFonts w:ascii="Times New Roman" w:eastAsia="Times New Roman" w:hAnsi="Times New Roman" w:cs="Times New Roman"/>
          <w:sz w:val="24"/>
          <w:szCs w:val="24"/>
        </w:rPr>
        <w:t xml:space="preserve">expected </w:t>
      </w:r>
      <w:r w:rsidR="006A6EC4" w:rsidRPr="0013754E">
        <w:rPr>
          <w:rFonts w:ascii="Times New Roman" w:eastAsia="Times New Roman" w:hAnsi="Times New Roman" w:cs="Times New Roman"/>
          <w:sz w:val="24"/>
          <w:szCs w:val="24"/>
        </w:rPr>
        <w:t xml:space="preserve">due to background </w:t>
      </w:r>
      <w:r w:rsidRPr="0013754E">
        <w:rPr>
          <w:rFonts w:ascii="Times New Roman" w:eastAsia="Times New Roman" w:hAnsi="Times New Roman" w:cs="Times New Roman"/>
          <w:sz w:val="24"/>
          <w:szCs w:val="24"/>
        </w:rPr>
        <w:t>processes typical to the landscape.</w:t>
      </w:r>
    </w:p>
    <w:p w14:paraId="5E90054A" w14:textId="64C1D757"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Indeed, </w:t>
      </w:r>
      <w:r w:rsidR="006A6EC4" w:rsidRPr="0013754E">
        <w:rPr>
          <w:rFonts w:ascii="Times New Roman" w:eastAsia="Times New Roman" w:hAnsi="Times New Roman" w:cs="Times New Roman"/>
          <w:sz w:val="24"/>
          <w:szCs w:val="24"/>
        </w:rPr>
        <w:t xml:space="preserve">background </w:t>
      </w:r>
      <w:r w:rsidRPr="0013754E">
        <w:rPr>
          <w:rFonts w:ascii="Times New Roman" w:eastAsia="Times New Roman" w:hAnsi="Times New Roman" w:cs="Times New Roman"/>
          <w:sz w:val="24"/>
          <w:szCs w:val="24"/>
        </w:rPr>
        <w:t>genetic processes</w:t>
      </w:r>
      <w:r w:rsidR="006A6EC4"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such as drift</w:t>
      </w:r>
      <w:r w:rsidR="006A6EC4"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can also </w:t>
      </w:r>
      <w:r w:rsidR="006A6EC4" w:rsidRPr="0013754E">
        <w:rPr>
          <w:rFonts w:ascii="Times New Roman" w:eastAsia="Times New Roman" w:hAnsi="Times New Roman" w:cs="Times New Roman"/>
          <w:sz w:val="24"/>
          <w:szCs w:val="24"/>
        </w:rPr>
        <w:t>produce</w:t>
      </w:r>
      <w:r w:rsidRPr="0013754E">
        <w:rPr>
          <w:rFonts w:ascii="Times New Roman" w:eastAsia="Times New Roman" w:hAnsi="Times New Roman" w:cs="Times New Roman"/>
          <w:sz w:val="24"/>
          <w:szCs w:val="24"/>
        </w:rPr>
        <w:t xml:space="preserve"> temporal differences in genetic structure</w:t>
      </w:r>
      <w:r w:rsidR="00571DB9" w:rsidRPr="0013754E">
        <w:rPr>
          <w:rFonts w:ascii="Times New Roman" w:eastAsia="Times New Roman" w:hAnsi="Times New Roman" w:cs="Times New Roman"/>
          <w:sz w:val="24"/>
          <w:szCs w:val="24"/>
        </w:rPr>
        <w:t>, and so</w:t>
      </w:r>
      <w:r w:rsidRPr="0013754E">
        <w:rPr>
          <w:rFonts w:ascii="Times New Roman" w:eastAsia="Times New Roman" w:hAnsi="Times New Roman" w:cs="Times New Roman"/>
          <w:sz w:val="24"/>
          <w:szCs w:val="24"/>
        </w:rPr>
        <w:t xml:space="preserve"> </w:t>
      </w:r>
      <w:r w:rsidR="00571DB9"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 xml:space="preserve">challenge </w:t>
      </w:r>
      <w:r w:rsidR="006A6EC4" w:rsidRPr="0013754E">
        <w:rPr>
          <w:rFonts w:ascii="Times New Roman" w:eastAsia="Times New Roman" w:hAnsi="Times New Roman" w:cs="Times New Roman"/>
          <w:sz w:val="24"/>
          <w:szCs w:val="24"/>
        </w:rPr>
        <w:t xml:space="preserve">in designing TGI was </w:t>
      </w:r>
      <w:r w:rsidRPr="0013754E">
        <w:rPr>
          <w:rFonts w:ascii="Times New Roman" w:eastAsia="Times New Roman" w:hAnsi="Times New Roman" w:cs="Times New Roman"/>
          <w:sz w:val="24"/>
          <w:szCs w:val="24"/>
        </w:rPr>
        <w:t xml:space="preserve">to identify temporal changes that are significantly different from what would </w:t>
      </w:r>
      <w:r w:rsidR="006A6EC4" w:rsidRPr="0013754E">
        <w:rPr>
          <w:rFonts w:ascii="Times New Roman" w:eastAsia="Times New Roman" w:hAnsi="Times New Roman" w:cs="Times New Roman"/>
          <w:sz w:val="24"/>
          <w:szCs w:val="24"/>
        </w:rPr>
        <w:t xml:space="preserve">be </w:t>
      </w:r>
      <w:r w:rsidRPr="0013754E">
        <w:rPr>
          <w:rFonts w:ascii="Times New Roman" w:eastAsia="Times New Roman" w:hAnsi="Times New Roman" w:cs="Times New Roman"/>
          <w:sz w:val="24"/>
          <w:szCs w:val="24"/>
        </w:rPr>
        <w:t>expect</w:t>
      </w:r>
      <w:r w:rsidR="006A6EC4" w:rsidRPr="0013754E">
        <w:rPr>
          <w:rFonts w:ascii="Times New Roman" w:eastAsia="Times New Roman" w:hAnsi="Times New Roman" w:cs="Times New Roman"/>
          <w:sz w:val="24"/>
          <w:szCs w:val="24"/>
        </w:rPr>
        <w:t>ed</w:t>
      </w:r>
      <w:r w:rsidRPr="0013754E">
        <w:rPr>
          <w:rFonts w:ascii="Times New Roman" w:eastAsia="Times New Roman" w:hAnsi="Times New Roman" w:cs="Times New Roman"/>
          <w:sz w:val="24"/>
          <w:szCs w:val="24"/>
        </w:rPr>
        <w:t xml:space="preserve"> under a scenario</w:t>
      </w:r>
      <w:r w:rsidR="00793678" w:rsidRPr="0013754E">
        <w:rPr>
          <w:rFonts w:ascii="Times New Roman" w:eastAsia="Times New Roman" w:hAnsi="Times New Roman" w:cs="Times New Roman"/>
          <w:sz w:val="24"/>
          <w:szCs w:val="24"/>
        </w:rPr>
        <w:t xml:space="preserve"> with drift and other common sources of variation</w:t>
      </w:r>
      <w:r w:rsidRPr="0013754E">
        <w:rPr>
          <w:rFonts w:ascii="Times New Roman" w:eastAsia="Times New Roman" w:hAnsi="Times New Roman" w:cs="Times New Roman"/>
          <w:sz w:val="24"/>
          <w:szCs w:val="24"/>
        </w:rPr>
        <w:t xml:space="preserve">. </w:t>
      </w:r>
      <w:r w:rsidR="00EE5414" w:rsidRPr="0013754E">
        <w:rPr>
          <w:rFonts w:ascii="Times New Roman" w:eastAsia="Times New Roman" w:hAnsi="Times New Roman" w:cs="Times New Roman"/>
          <w:sz w:val="24"/>
          <w:szCs w:val="24"/>
        </w:rPr>
        <w:t>Because there are no reference criteria for the changes in genetic diversity that would constitute a significant temporal genetic change, we used a permutation-based approach to generate a distribution of genetic distances to which an observed genetic distance can be compared.</w:t>
      </w:r>
      <w:r w:rsidR="00610EB2" w:rsidRPr="0013754E">
        <w:rPr>
          <w:rFonts w:ascii="Times New Roman" w:eastAsia="Times New Roman" w:hAnsi="Times New Roman" w:cs="Times New Roman"/>
          <w:sz w:val="24"/>
          <w:szCs w:val="24"/>
        </w:rPr>
        <w:t xml:space="preserve"> </w:t>
      </w:r>
      <w:r w:rsidR="00D729EF" w:rsidRPr="0013754E">
        <w:rPr>
          <w:rFonts w:ascii="Times New Roman" w:eastAsia="Times New Roman" w:hAnsi="Times New Roman" w:cs="Times New Roman"/>
          <w:sz w:val="24"/>
          <w:szCs w:val="24"/>
        </w:rPr>
        <w:t xml:space="preserve">This </w:t>
      </w:r>
      <w:proofErr w:type="gramStart"/>
      <w:r w:rsidR="00D729EF" w:rsidRPr="0013754E">
        <w:rPr>
          <w:rFonts w:ascii="Times New Roman" w:eastAsia="Times New Roman" w:hAnsi="Times New Roman" w:cs="Times New Roman"/>
          <w:sz w:val="24"/>
          <w:szCs w:val="24"/>
        </w:rPr>
        <w:t>randomly-generated</w:t>
      </w:r>
      <w:proofErr w:type="gramEnd"/>
      <w:r w:rsidR="00D729EF" w:rsidRPr="0013754E">
        <w:rPr>
          <w:rFonts w:ascii="Times New Roman" w:eastAsia="Times New Roman" w:hAnsi="Times New Roman" w:cs="Times New Roman"/>
          <w:sz w:val="24"/>
          <w:szCs w:val="24"/>
        </w:rPr>
        <w:t xml:space="preserve"> distribution of genetic distances allows us to approximate </w:t>
      </w:r>
      <w:r w:rsidR="0013754E">
        <w:rPr>
          <w:rFonts w:ascii="Times New Roman" w:eastAsia="Times New Roman" w:hAnsi="Times New Roman" w:cs="Times New Roman"/>
          <w:sz w:val="24"/>
          <w:szCs w:val="24"/>
        </w:rPr>
        <w:t>a large number of</w:t>
      </w:r>
      <w:r w:rsidR="00D729EF" w:rsidRPr="0013754E">
        <w:rPr>
          <w:rFonts w:ascii="Times New Roman" w:eastAsia="Times New Roman" w:hAnsi="Times New Roman" w:cs="Times New Roman"/>
          <w:sz w:val="24"/>
          <w:szCs w:val="24"/>
        </w:rPr>
        <w:t xml:space="preserve"> landscapes where only typical </w:t>
      </w:r>
      <w:r w:rsidR="00296CE4" w:rsidRPr="0013754E">
        <w:rPr>
          <w:rFonts w:ascii="Times New Roman" w:eastAsia="Times New Roman" w:hAnsi="Times New Roman" w:cs="Times New Roman"/>
          <w:sz w:val="24"/>
          <w:szCs w:val="24"/>
        </w:rPr>
        <w:t xml:space="preserve">random </w:t>
      </w:r>
      <w:r w:rsidR="00D729EF" w:rsidRPr="0013754E">
        <w:rPr>
          <w:rFonts w:ascii="Times New Roman" w:eastAsia="Times New Roman" w:hAnsi="Times New Roman" w:cs="Times New Roman"/>
          <w:sz w:val="24"/>
          <w:szCs w:val="24"/>
        </w:rPr>
        <w:t xml:space="preserve">processes (e.g. drift) take </w:t>
      </w:r>
      <w:r w:rsidR="00D729EF" w:rsidRPr="0013754E">
        <w:rPr>
          <w:rFonts w:ascii="Times New Roman" w:eastAsia="Times New Roman" w:hAnsi="Times New Roman" w:cs="Times New Roman"/>
          <w:sz w:val="24"/>
          <w:szCs w:val="24"/>
        </w:rPr>
        <w:lastRenderedPageBreak/>
        <w:t xml:space="preserve">place. </w:t>
      </w:r>
      <w:r w:rsidR="002E5FED" w:rsidRPr="0013754E">
        <w:rPr>
          <w:rFonts w:ascii="Times New Roman" w:eastAsia="Times New Roman" w:hAnsi="Times New Roman" w:cs="Times New Roman"/>
          <w:sz w:val="24"/>
          <w:szCs w:val="24"/>
        </w:rPr>
        <w:t>For each of the two input genotypic matrices</w:t>
      </w:r>
      <w:r w:rsidR="00F94105" w:rsidRPr="0013754E">
        <w:rPr>
          <w:rFonts w:ascii="Times New Roman" w:eastAsia="Times New Roman" w:hAnsi="Times New Roman" w:cs="Times New Roman"/>
          <w:sz w:val="24"/>
          <w:szCs w:val="24"/>
        </w:rPr>
        <w:t>, which were</w:t>
      </w:r>
      <w:r w:rsidR="002E5FED" w:rsidRPr="0013754E">
        <w:rPr>
          <w:rFonts w:ascii="Times New Roman" w:eastAsia="Times New Roman" w:hAnsi="Times New Roman" w:cs="Times New Roman"/>
          <w:sz w:val="24"/>
          <w:szCs w:val="24"/>
        </w:rPr>
        <w:t xml:space="preserve"> </w:t>
      </w:r>
      <w:r w:rsidR="009A2D05" w:rsidRPr="0013754E">
        <w:rPr>
          <w:rFonts w:ascii="Times New Roman" w:eastAsia="Times New Roman" w:hAnsi="Times New Roman" w:cs="Times New Roman"/>
          <w:sz w:val="24"/>
          <w:szCs w:val="24"/>
        </w:rPr>
        <w:t xml:space="preserve">computed </w:t>
      </w:r>
      <w:r w:rsidR="002E5FED" w:rsidRPr="0013754E">
        <w:rPr>
          <w:rFonts w:ascii="Times New Roman" w:eastAsia="Times New Roman" w:hAnsi="Times New Roman" w:cs="Times New Roman"/>
          <w:sz w:val="24"/>
          <w:szCs w:val="24"/>
        </w:rPr>
        <w:t xml:space="preserve">from </w:t>
      </w:r>
      <w:r w:rsidR="00F94105" w:rsidRPr="0013754E">
        <w:rPr>
          <w:rFonts w:ascii="Times New Roman" w:eastAsia="Times New Roman" w:hAnsi="Times New Roman" w:cs="Times New Roman"/>
          <w:sz w:val="24"/>
          <w:szCs w:val="24"/>
        </w:rPr>
        <w:t xml:space="preserve">two </w:t>
      </w:r>
      <w:r w:rsidR="002E5FED" w:rsidRPr="0013754E">
        <w:rPr>
          <w:rFonts w:ascii="Times New Roman" w:eastAsia="Times New Roman" w:hAnsi="Times New Roman" w:cs="Times New Roman"/>
          <w:sz w:val="24"/>
          <w:szCs w:val="24"/>
        </w:rPr>
        <w:t xml:space="preserve">temporally distinct </w:t>
      </w:r>
      <w:r w:rsidR="006D04EF" w:rsidRPr="0013754E">
        <w:rPr>
          <w:rFonts w:ascii="Times New Roman" w:eastAsia="Times New Roman" w:hAnsi="Times New Roman" w:cs="Times New Roman"/>
          <w:sz w:val="24"/>
          <w:szCs w:val="24"/>
        </w:rPr>
        <w:t>survey</w:t>
      </w:r>
      <w:r w:rsidR="002E5FED" w:rsidRPr="0013754E">
        <w:rPr>
          <w:rFonts w:ascii="Times New Roman" w:eastAsia="Times New Roman" w:hAnsi="Times New Roman" w:cs="Times New Roman"/>
          <w:sz w:val="24"/>
          <w:szCs w:val="24"/>
        </w:rPr>
        <w:t>s</w:t>
      </w:r>
      <w:r w:rsidR="009A2D05" w:rsidRPr="0013754E">
        <w:rPr>
          <w:rFonts w:ascii="Times New Roman" w:eastAsia="Times New Roman" w:hAnsi="Times New Roman" w:cs="Times New Roman"/>
          <w:sz w:val="24"/>
          <w:szCs w:val="24"/>
        </w:rPr>
        <w:t xml:space="preserve"> containing data about the same alleles, loci and sites</w:t>
      </w:r>
      <w:r w:rsidR="002E5FED" w:rsidRPr="0013754E">
        <w:rPr>
          <w:rFonts w:ascii="Times New Roman" w:eastAsia="Times New Roman" w:hAnsi="Times New Roman" w:cs="Times New Roman"/>
          <w:sz w:val="24"/>
          <w:szCs w:val="24"/>
        </w:rPr>
        <w:t>, we permuted the genotypes at each locus</w:t>
      </w:r>
      <w:r w:rsidR="009A2D05" w:rsidRPr="0013754E">
        <w:rPr>
          <w:rFonts w:ascii="Times New Roman" w:eastAsia="Times New Roman" w:hAnsi="Times New Roman" w:cs="Times New Roman"/>
          <w:sz w:val="24"/>
          <w:szCs w:val="24"/>
        </w:rPr>
        <w:t xml:space="preserve">; </w:t>
      </w:r>
      <w:r w:rsidR="002E5FED" w:rsidRPr="0013754E">
        <w:rPr>
          <w:rFonts w:ascii="Times New Roman" w:eastAsia="Times New Roman" w:hAnsi="Times New Roman" w:cs="Times New Roman"/>
          <w:sz w:val="24"/>
          <w:szCs w:val="24"/>
        </w:rPr>
        <w:t xml:space="preserve">see Fig. 1B for a simple example showing how we conducted </w:t>
      </w:r>
      <w:r w:rsidR="00436FC5" w:rsidRPr="0013754E">
        <w:rPr>
          <w:rFonts w:ascii="Times New Roman" w:eastAsia="Times New Roman" w:hAnsi="Times New Roman" w:cs="Times New Roman"/>
          <w:sz w:val="24"/>
          <w:szCs w:val="24"/>
        </w:rPr>
        <w:t>the permutations, for a two-population</w:t>
      </w:r>
      <w:r w:rsidR="002E5FED" w:rsidRPr="0013754E">
        <w:rPr>
          <w:rFonts w:ascii="Times New Roman" w:eastAsia="Times New Roman" w:hAnsi="Times New Roman" w:cs="Times New Roman"/>
          <w:sz w:val="24"/>
          <w:szCs w:val="24"/>
        </w:rPr>
        <w:t xml:space="preserve"> landscape. Permutations were performed using the </w:t>
      </w:r>
      <w:proofErr w:type="spellStart"/>
      <w:r w:rsidR="002E5FED" w:rsidRPr="0013754E">
        <w:rPr>
          <w:rFonts w:ascii="Times New Roman" w:eastAsia="Times New Roman" w:hAnsi="Times New Roman" w:cs="Times New Roman"/>
          <w:i/>
          <w:sz w:val="24"/>
          <w:szCs w:val="24"/>
        </w:rPr>
        <w:t>poppr</w:t>
      </w:r>
      <w:proofErr w:type="spellEnd"/>
      <w:r w:rsidR="002E5FED" w:rsidRPr="0013754E">
        <w:rPr>
          <w:rFonts w:ascii="Times New Roman" w:eastAsia="Times New Roman" w:hAnsi="Times New Roman" w:cs="Times New Roman"/>
          <w:sz w:val="24"/>
          <w:szCs w:val="24"/>
        </w:rPr>
        <w:t xml:space="preserve"> R package (see </w:t>
      </w:r>
      <w:r w:rsidR="002E5FED" w:rsidRPr="0013754E">
        <w:rPr>
          <w:rFonts w:ascii="Times New Roman" w:eastAsia="Times New Roman" w:hAnsi="Times New Roman" w:cs="Times New Roman"/>
          <w:i/>
          <w:sz w:val="24"/>
          <w:szCs w:val="24"/>
        </w:rPr>
        <w:t>Software</w:t>
      </w:r>
      <w:r w:rsidR="002E5FED" w:rsidRPr="0013754E">
        <w:rPr>
          <w:rFonts w:ascii="Times New Roman" w:eastAsia="Times New Roman" w:hAnsi="Times New Roman" w:cs="Times New Roman"/>
          <w:sz w:val="24"/>
          <w:szCs w:val="24"/>
        </w:rPr>
        <w:t xml:space="preserve">) </w:t>
      </w:r>
      <w:r w:rsidR="00F94105" w:rsidRPr="0013754E">
        <w:rPr>
          <w:rFonts w:ascii="Times New Roman" w:eastAsia="Times New Roman" w:hAnsi="Times New Roman" w:cs="Times New Roman"/>
          <w:sz w:val="24"/>
          <w:szCs w:val="24"/>
        </w:rPr>
        <w:t>to</w:t>
      </w:r>
      <w:r w:rsidR="002E5FED" w:rsidRPr="0013754E">
        <w:rPr>
          <w:rFonts w:ascii="Times New Roman" w:eastAsia="Times New Roman" w:hAnsi="Times New Roman" w:cs="Times New Roman"/>
          <w:sz w:val="24"/>
          <w:szCs w:val="24"/>
        </w:rPr>
        <w:t xml:space="preserve"> maintain allelic structure and heterozygosity </w:t>
      </w:r>
      <w:r w:rsidR="002E5FED"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r w:rsidR="002E5FED"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(Agapow &amp; Burt, 2001)</w:t>
      </w:r>
      <w:r w:rsidR="002E5FED" w:rsidRPr="0013754E">
        <w:rPr>
          <w:rFonts w:ascii="Times New Roman" w:eastAsia="Times New Roman" w:hAnsi="Times New Roman" w:cs="Times New Roman"/>
          <w:sz w:val="24"/>
          <w:szCs w:val="24"/>
        </w:rPr>
        <w:fldChar w:fldCharType="end"/>
      </w:r>
      <w:r w:rsidR="002E5FED"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We used 999 </w:t>
      </w:r>
      <w:r w:rsidR="009A2D05" w:rsidRPr="0013754E">
        <w:rPr>
          <w:rFonts w:ascii="Times New Roman" w:eastAsia="Times New Roman" w:hAnsi="Times New Roman" w:cs="Times New Roman"/>
          <w:sz w:val="24"/>
          <w:szCs w:val="24"/>
        </w:rPr>
        <w:t xml:space="preserve">random </w:t>
      </w:r>
      <w:r w:rsidRPr="0013754E">
        <w:rPr>
          <w:rFonts w:ascii="Times New Roman" w:eastAsia="Times New Roman" w:hAnsi="Times New Roman" w:cs="Times New Roman"/>
          <w:sz w:val="24"/>
          <w:szCs w:val="24"/>
        </w:rPr>
        <w:t xml:space="preserve">permutations </w:t>
      </w:r>
      <w:r w:rsidR="009A2D05" w:rsidRPr="0013754E">
        <w:rPr>
          <w:rFonts w:ascii="Times New Roman" w:eastAsia="Times New Roman" w:hAnsi="Times New Roman" w:cs="Times New Roman"/>
          <w:sz w:val="24"/>
          <w:szCs w:val="24"/>
        </w:rPr>
        <w:t xml:space="preserve">in </w:t>
      </w:r>
      <w:r w:rsidRPr="0013754E">
        <w:rPr>
          <w:rFonts w:ascii="Times New Roman" w:eastAsia="Times New Roman" w:hAnsi="Times New Roman" w:cs="Times New Roman"/>
          <w:sz w:val="24"/>
          <w:szCs w:val="24"/>
        </w:rPr>
        <w:t>all analyses.</w:t>
      </w:r>
    </w:p>
    <w:p w14:paraId="4FA137F9" w14:textId="77777777" w:rsidR="00760250" w:rsidRPr="0013754E" w:rsidRDefault="00760250" w:rsidP="00901297">
      <w:pPr>
        <w:pStyle w:val="Heading2"/>
        <w:spacing w:after="240" w:line="360" w:lineRule="auto"/>
        <w:rPr>
          <w:lang w:val="en-US"/>
        </w:rPr>
      </w:pPr>
      <w:r w:rsidRPr="0013754E">
        <w:rPr>
          <w:lang w:val="en-US"/>
        </w:rPr>
        <w:t>Genetic distance</w:t>
      </w:r>
    </w:p>
    <w:p w14:paraId="76ED1CAD" w14:textId="19467D58" w:rsidR="00760250" w:rsidRPr="0013754E" w:rsidRDefault="00760250" w:rsidP="00901297">
      <w:pPr>
        <w:spacing w:after="240" w:line="360" w:lineRule="auto"/>
        <w:rPr>
          <w:rFonts w:ascii="Times New Roman" w:eastAsia="Times New Roman" w:hAnsi="Times New Roman" w:cs="Times New Roman"/>
          <w:i/>
          <w:sz w:val="24"/>
          <w:szCs w:val="24"/>
        </w:rPr>
      </w:pPr>
      <w:r w:rsidRPr="0013754E">
        <w:rPr>
          <w:rFonts w:ascii="Times New Roman" w:eastAsia="Times New Roman" w:hAnsi="Times New Roman" w:cs="Times New Roman"/>
          <w:sz w:val="24"/>
          <w:szCs w:val="24"/>
        </w:rPr>
        <w:t xml:space="preserve">Genetic distances between </w:t>
      </w:r>
      <w:r w:rsidR="006A6EC4" w:rsidRPr="0013754E">
        <w:rPr>
          <w:rFonts w:ascii="Times New Roman" w:eastAsia="Times New Roman" w:hAnsi="Times New Roman" w:cs="Times New Roman"/>
          <w:sz w:val="24"/>
          <w:szCs w:val="24"/>
        </w:rPr>
        <w:t xml:space="preserve">time </w:t>
      </w:r>
      <w:r w:rsidRPr="0013754E">
        <w:rPr>
          <w:rFonts w:ascii="Times New Roman" w:eastAsia="Times New Roman" w:hAnsi="Times New Roman" w:cs="Times New Roman"/>
          <w:sz w:val="24"/>
          <w:szCs w:val="24"/>
        </w:rPr>
        <w:t xml:space="preserve">points for a given location were </w:t>
      </w:r>
      <w:commentRangeStart w:id="1"/>
      <w:r w:rsidRPr="0013754E">
        <w:rPr>
          <w:rFonts w:ascii="Times New Roman" w:eastAsia="Times New Roman" w:hAnsi="Times New Roman" w:cs="Times New Roman"/>
          <w:sz w:val="24"/>
          <w:szCs w:val="24"/>
        </w:rPr>
        <w:t xml:space="preserve">calculated using Rogers’ genetic distance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distances","type":"chapter"},"uris":["http://www.mendeley.com/documents/?uuid=e2f47413-304f-48e0-970f-b95fba975af9"]}],"mendeley":{"formattedCitation":"(Rogers, 1972)","plainTextFormattedCitation":"(Rogers, 1972)","previouslyFormattedCitation":"(Rogers, 1972)"},"properties":{"noteIndex":0},"schema":"https://github.com/citation-style-language/schema/raw/master/csl-citation.json"}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(Rogers, 1972)</w:t>
      </w:r>
      <w:r w:rsidRPr="0013754E">
        <w:rPr>
          <w:rFonts w:ascii="Times New Roman" w:eastAsia="Times New Roman" w:hAnsi="Times New Roman" w:cs="Times New Roman"/>
          <w:sz w:val="24"/>
          <w:szCs w:val="24"/>
        </w:rPr>
        <w:fldChar w:fldCharType="end"/>
      </w:r>
      <w:commentRangeEnd w:id="1"/>
      <w:r w:rsidR="006A788E" w:rsidRPr="0013754E">
        <w:rPr>
          <w:rStyle w:val="CommentReference"/>
        </w:rPr>
        <w:commentReference w:id="1"/>
      </w:r>
      <w:r w:rsidRPr="0013754E">
        <w:rPr>
          <w:rFonts w:ascii="Times New Roman" w:eastAsia="Times New Roman" w:hAnsi="Times New Roman" w:cs="Times New Roman"/>
          <w:sz w:val="24"/>
          <w:szCs w:val="24"/>
        </w:rPr>
        <w:t xml:space="preserve">, which is similar to the Euclidean genetic distance (see Annex A). </w:t>
      </w:r>
      <w:r w:rsidR="006A6EC4" w:rsidRPr="0013754E">
        <w:rPr>
          <w:rFonts w:ascii="Times New Roman" w:eastAsia="Times New Roman" w:hAnsi="Times New Roman" w:cs="Times New Roman"/>
          <w:sz w:val="24"/>
          <w:szCs w:val="24"/>
        </w:rPr>
        <w:t xml:space="preserve">Rogers’ distance </w:t>
      </w:r>
      <w:r w:rsidRPr="0013754E">
        <w:rPr>
          <w:rFonts w:ascii="Times New Roman" w:eastAsia="Times New Roman" w:hAnsi="Times New Roman" w:cs="Times New Roman"/>
          <w:sz w:val="24"/>
          <w:szCs w:val="24"/>
        </w:rPr>
        <w:t xml:space="preserve">makes no assumptions about base-pair substitutions or time since separation and is </w:t>
      </w:r>
      <w:r w:rsidR="007C1503" w:rsidRPr="0013754E">
        <w:rPr>
          <w:rFonts w:ascii="Times New Roman" w:eastAsia="Times New Roman" w:hAnsi="Times New Roman" w:cs="Times New Roman"/>
          <w:sz w:val="24"/>
          <w:szCs w:val="24"/>
        </w:rPr>
        <w:t xml:space="preserve">therefore </w:t>
      </w:r>
      <w:r w:rsidRPr="0013754E">
        <w:rPr>
          <w:rFonts w:ascii="Times New Roman" w:eastAsia="Times New Roman" w:hAnsi="Times New Roman" w:cs="Times New Roman"/>
          <w:sz w:val="24"/>
          <w:szCs w:val="24"/>
        </w:rPr>
        <w:t xml:space="preserve">suitable to study short-term dynamics. It has </w:t>
      </w:r>
      <w:r w:rsidR="006A6EC4" w:rsidRPr="0013754E">
        <w:rPr>
          <w:rFonts w:ascii="Times New Roman" w:eastAsia="Times New Roman" w:hAnsi="Times New Roman" w:cs="Times New Roman"/>
          <w:sz w:val="24"/>
          <w:szCs w:val="24"/>
        </w:rPr>
        <w:t xml:space="preserve">most </w:t>
      </w:r>
      <w:r w:rsidRPr="0013754E">
        <w:rPr>
          <w:rFonts w:ascii="Times New Roman" w:eastAsia="Times New Roman" w:hAnsi="Times New Roman" w:cs="Times New Roman"/>
          <w:sz w:val="24"/>
          <w:szCs w:val="24"/>
        </w:rPr>
        <w:t xml:space="preserve">recently been used to investigate genetic </w:t>
      </w:r>
      <w:r w:rsidR="006D3730" w:rsidRPr="0013754E">
        <w:rPr>
          <w:rFonts w:ascii="Times New Roman" w:eastAsia="Times New Roman" w:hAnsi="Times New Roman" w:cs="Times New Roman"/>
          <w:sz w:val="24"/>
          <w:szCs w:val="24"/>
        </w:rPr>
        <w:t>diversity</w:t>
      </w:r>
      <w:r w:rsidRPr="0013754E">
        <w:rPr>
          <w:rFonts w:ascii="Times New Roman" w:eastAsia="Times New Roman" w:hAnsi="Times New Roman" w:cs="Times New Roman"/>
          <w:sz w:val="24"/>
          <w:szCs w:val="24"/>
        </w:rPr>
        <w:t xml:space="preserve"> in a pond turtle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Africa","type":"article-journal","volume":"45"},"uris":["http://www.mendeley.com/documents/?uuid=38e02322-6ed5-476e-a0fe-17097992713c"]}],"mendeley":{"formattedCitation":"(Pereira, Teixeira, &amp; Velo-Antón, 2018)","plainTextFormattedCitation":"(Pereira, Teixeira, &amp; Velo-Antón, 2018)","previouslyFormattedCitation":"(Pereira, Teixeira, &amp; Velo-Antón, 2018)"},"properties":{"noteIndex":0},"schema":"https://github.com/citation-style-language/schema/raw/master/csl-citation.json"}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(Pereira, Teixeira, &amp; Velo-Antón, 2018)</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and a fungus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2019)","plainTextFormattedCitation":"(Bennett &amp; Stone, 2019)","previouslyFormattedCitation":"(Bennett &amp; Stone, 2019)"},"properties":{"noteIndex":0},"schema":"https://github.com/citation-style-language/schema/raw/master/csl-citation.json"}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(Bennett &amp; Stone, 2019)</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We computed </w:t>
      </w:r>
      <w:r w:rsidR="006A6EC4" w:rsidRPr="0013754E">
        <w:rPr>
          <w:rFonts w:ascii="Times New Roman" w:eastAsia="Times New Roman" w:hAnsi="Times New Roman" w:cs="Times New Roman"/>
          <w:sz w:val="24"/>
          <w:szCs w:val="24"/>
        </w:rPr>
        <w:t xml:space="preserve">Rogers’ </w:t>
      </w:r>
      <w:r w:rsidRPr="0013754E">
        <w:rPr>
          <w:rFonts w:ascii="Times New Roman" w:eastAsia="Times New Roman" w:hAnsi="Times New Roman" w:cs="Times New Roman"/>
          <w:sz w:val="24"/>
          <w:szCs w:val="24"/>
        </w:rPr>
        <w:t xml:space="preserve">distance using the </w:t>
      </w:r>
      <w:proofErr w:type="spellStart"/>
      <w:r w:rsidRPr="0013754E">
        <w:rPr>
          <w:rFonts w:ascii="Times New Roman" w:eastAsia="Times New Roman" w:hAnsi="Times New Roman" w:cs="Times New Roman"/>
          <w:i/>
          <w:sz w:val="24"/>
          <w:szCs w:val="24"/>
        </w:rPr>
        <w:t>dist.genpop</w:t>
      </w:r>
      <w:proofErr w:type="spellEnd"/>
      <w:r w:rsidRPr="0013754E">
        <w:rPr>
          <w:rFonts w:ascii="Times New Roman" w:eastAsia="Times New Roman" w:hAnsi="Times New Roman" w:cs="Times New Roman"/>
          <w:sz w:val="24"/>
          <w:szCs w:val="24"/>
        </w:rPr>
        <w:t xml:space="preserve"> function from the </w:t>
      </w:r>
      <w:proofErr w:type="spellStart"/>
      <w:r w:rsidRPr="0013754E">
        <w:rPr>
          <w:rFonts w:ascii="Times New Roman" w:eastAsia="Times New Roman" w:hAnsi="Times New Roman" w:cs="Times New Roman"/>
          <w:i/>
          <w:sz w:val="24"/>
          <w:szCs w:val="24"/>
        </w:rPr>
        <w:t>adegenet</w:t>
      </w:r>
      <w:proofErr w:type="spellEnd"/>
      <w:r w:rsidRPr="0013754E">
        <w:rPr>
          <w:rFonts w:ascii="Times New Roman" w:eastAsia="Times New Roman" w:hAnsi="Times New Roman" w:cs="Times New Roman"/>
          <w:i/>
          <w:sz w:val="24"/>
          <w:szCs w:val="24"/>
        </w:rPr>
        <w:t xml:space="preserve"> </w:t>
      </w:r>
      <w:r w:rsidRPr="0013754E">
        <w:rPr>
          <w:rFonts w:ascii="Times New Roman" w:eastAsia="Times New Roman" w:hAnsi="Times New Roman" w:cs="Times New Roman"/>
          <w:sz w:val="24"/>
          <w:szCs w:val="24"/>
        </w:rPr>
        <w:t xml:space="preserve">R package (see </w:t>
      </w:r>
      <w:r w:rsidRPr="0013754E">
        <w:rPr>
          <w:rFonts w:ascii="Times New Roman" w:eastAsia="Times New Roman" w:hAnsi="Times New Roman" w:cs="Times New Roman"/>
          <w:i/>
          <w:sz w:val="24"/>
          <w:szCs w:val="24"/>
        </w:rPr>
        <w:t>Software</w:t>
      </w:r>
      <w:r w:rsidRPr="0013754E">
        <w:rPr>
          <w:rFonts w:ascii="Times New Roman" w:eastAsia="Times New Roman" w:hAnsi="Times New Roman" w:cs="Times New Roman"/>
          <w:sz w:val="24"/>
          <w:szCs w:val="24"/>
        </w:rPr>
        <w:t>).</w:t>
      </w:r>
    </w:p>
    <w:p w14:paraId="10A26033" w14:textId="77777777" w:rsidR="00760250" w:rsidRPr="0013754E" w:rsidRDefault="00760250" w:rsidP="00901297">
      <w:pPr>
        <w:pStyle w:val="Heading2"/>
        <w:spacing w:after="240" w:line="360" w:lineRule="auto"/>
        <w:rPr>
          <w:lang w:val="en-US"/>
        </w:rPr>
      </w:pPr>
      <w:bookmarkStart w:id="2" w:name="_Toc471728242"/>
      <w:bookmarkStart w:id="3" w:name="_Toc479591296"/>
      <w:r w:rsidRPr="0013754E">
        <w:rPr>
          <w:lang w:val="en-US"/>
        </w:rPr>
        <w:t>Simulation framework</w:t>
      </w:r>
      <w:bookmarkEnd w:id="2"/>
      <w:bookmarkEnd w:id="3"/>
    </w:p>
    <w:p w14:paraId="40512EA3" w14:textId="47367DFF"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To simulate the dynamics of population genetic changes through time and test the performance of TGI, we used the spatially-explicit gene flow simulator </w:t>
      </w:r>
      <w:proofErr w:type="spellStart"/>
      <w:r w:rsidRPr="0013754E">
        <w:rPr>
          <w:rFonts w:ascii="Times New Roman" w:eastAsia="Times New Roman" w:hAnsi="Times New Roman" w:cs="Times New Roman"/>
          <w:i/>
          <w:sz w:val="24"/>
          <w:szCs w:val="24"/>
        </w:rPr>
        <w:t>CDMetaPOP</w:t>
      </w:r>
      <w:proofErr w:type="spellEnd"/>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Day, &amp; Dunham, 2017)","manualFormatting":"(Landguth, Bearlin, Day, &amp; Dunham, 2017; see section Software)","plainTextFormattedCitation":"(Landguth, Bearlin, Day, &amp; Dunham, 2017)","previouslyFormattedCitation":"(Landguth, Bearlin, Day, &amp; Dunham, 2017)"},"properties":{"noteIndex":0},"schema":"https://github.com/citation-style-language/schema/raw/master/csl-citation.json"}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(Landguth, Bearlin, Day, &amp; Dunham, 2017</w:t>
      </w:r>
      <w:r w:rsidR="006D6A34" w:rsidRPr="0013754E">
        <w:rPr>
          <w:rFonts w:ascii="Times New Roman" w:eastAsia="Times New Roman" w:hAnsi="Times New Roman" w:cs="Times New Roman"/>
          <w:noProof/>
          <w:sz w:val="24"/>
          <w:szCs w:val="24"/>
        </w:rPr>
        <w:t xml:space="preserve">; see section </w:t>
      </w:r>
      <w:r w:rsidR="006D6A34" w:rsidRPr="0013754E">
        <w:rPr>
          <w:rFonts w:ascii="Times New Roman" w:eastAsia="Times New Roman" w:hAnsi="Times New Roman" w:cs="Times New Roman"/>
          <w:i/>
          <w:noProof/>
          <w:sz w:val="24"/>
          <w:szCs w:val="24"/>
        </w:rPr>
        <w:t>Software</w:t>
      </w:r>
      <w:r w:rsidR="0062227C" w:rsidRPr="0013754E">
        <w:rPr>
          <w:rFonts w:ascii="Times New Roman" w:eastAsia="Times New Roman" w:hAnsi="Times New Roman" w:cs="Times New Roman"/>
          <w:noProof/>
          <w:sz w:val="24"/>
          <w:szCs w:val="24"/>
        </w:rPr>
        <w:t>)</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proofErr w:type="spellStart"/>
      <w:r w:rsidRPr="0013754E">
        <w:rPr>
          <w:rFonts w:ascii="Times New Roman" w:eastAsia="Times New Roman" w:hAnsi="Times New Roman" w:cs="Times New Roman"/>
          <w:i/>
          <w:sz w:val="24"/>
          <w:szCs w:val="24"/>
        </w:rPr>
        <w:t>CDMetaPOP</w:t>
      </w:r>
      <w:proofErr w:type="spellEnd"/>
      <w:r w:rsidRPr="0013754E">
        <w:rPr>
          <w:rFonts w:ascii="Times New Roman" w:eastAsia="Times New Roman" w:hAnsi="Times New Roman" w:cs="Times New Roman"/>
          <w:sz w:val="24"/>
          <w:szCs w:val="24"/>
        </w:rPr>
        <w:t xml:space="preserve"> simulates dispersal and mating of individuals across a landscape and allows the user to define </w:t>
      </w:r>
      <w:r w:rsidR="00F94105"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initial genetic structure, spatial distribution of individuals, dispersal characteristics, and life</w:t>
      </w:r>
      <w:r w:rsidR="001C7C1F"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history traits of the population</w:t>
      </w:r>
      <w:r w:rsidR="006D6A34"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The physical landscape we simulated was a homogeneous</w:t>
      </w:r>
      <w:r w:rsidR="00E40D21"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interconnected </w:t>
      </w:r>
      <w:r w:rsidR="00E40D21" w:rsidRPr="0013754E">
        <w:rPr>
          <w:rFonts w:ascii="Times New Roman" w:eastAsia="Times New Roman" w:hAnsi="Times New Roman" w:cs="Times New Roman"/>
          <w:sz w:val="24"/>
          <w:szCs w:val="24"/>
        </w:rPr>
        <w:t xml:space="preserve">5 </w:t>
      </w:r>
      <w:r w:rsidR="00E40D21" w:rsidRPr="0013754E">
        <w:rPr>
          <w:rFonts w:ascii="Times New Roman" w:eastAsia="Times New Roman" w:hAnsi="Times New Roman" w:cs="Times New Roman"/>
          <w:sz w:val="24"/>
          <w:szCs w:val="24"/>
        </w:rPr>
        <w:sym w:font="Symbol" w:char="F0B4"/>
      </w:r>
      <w:r w:rsidR="00E40D21" w:rsidRPr="0013754E">
        <w:rPr>
          <w:rFonts w:ascii="Times New Roman" w:eastAsia="Times New Roman" w:hAnsi="Times New Roman" w:cs="Times New Roman"/>
          <w:sz w:val="24"/>
          <w:szCs w:val="24"/>
        </w:rPr>
        <w:t xml:space="preserve"> 5 </w:t>
      </w:r>
      <w:r w:rsidRPr="0013754E">
        <w:rPr>
          <w:rFonts w:ascii="Times New Roman" w:eastAsia="Times New Roman" w:hAnsi="Times New Roman" w:cs="Times New Roman"/>
          <w:sz w:val="24"/>
          <w:szCs w:val="24"/>
        </w:rPr>
        <w:t>square grid</w:t>
      </w:r>
      <w:r w:rsidR="00E40D21"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F94105" w:rsidRPr="0013754E">
        <w:rPr>
          <w:rFonts w:ascii="Times New Roman" w:eastAsia="Times New Roman" w:hAnsi="Times New Roman" w:cs="Times New Roman"/>
          <w:sz w:val="24"/>
          <w:szCs w:val="24"/>
        </w:rPr>
        <w:t xml:space="preserve">with </w:t>
      </w:r>
      <w:r w:rsidRPr="0013754E">
        <w:rPr>
          <w:rFonts w:ascii="Times New Roman" w:eastAsia="Times New Roman" w:hAnsi="Times New Roman" w:cs="Times New Roman"/>
          <w:sz w:val="24"/>
          <w:szCs w:val="24"/>
        </w:rPr>
        <w:t xml:space="preserve">each </w:t>
      </w:r>
      <w:r w:rsidR="00E40D21" w:rsidRPr="0013754E">
        <w:rPr>
          <w:rFonts w:ascii="Times New Roman" w:eastAsia="Times New Roman" w:hAnsi="Times New Roman" w:cs="Times New Roman"/>
          <w:sz w:val="24"/>
          <w:szCs w:val="24"/>
        </w:rPr>
        <w:t xml:space="preserve">of the 25 </w:t>
      </w:r>
      <w:r w:rsidRPr="0013754E">
        <w:rPr>
          <w:rFonts w:ascii="Times New Roman" w:eastAsia="Times New Roman" w:hAnsi="Times New Roman" w:cs="Times New Roman"/>
          <w:sz w:val="24"/>
          <w:szCs w:val="24"/>
        </w:rPr>
        <w:t>cell</w:t>
      </w:r>
      <w:r w:rsidR="00E40D21"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representing a population. Each population had a maximum carrying capacity of 50</w:t>
      </w:r>
      <w:r w:rsidR="00312DA7"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individuals</w:t>
      </w:r>
      <w:r w:rsidR="006D6A34" w:rsidRPr="0013754E">
        <w:rPr>
          <w:rFonts w:ascii="Times New Roman" w:eastAsia="Times New Roman" w:hAnsi="Times New Roman" w:cs="Times New Roman"/>
          <w:sz w:val="24"/>
          <w:szCs w:val="24"/>
        </w:rPr>
        <w:t>;</w:t>
      </w:r>
      <w:r w:rsidR="00E40D21" w:rsidRPr="0013754E">
        <w:rPr>
          <w:rFonts w:ascii="Times New Roman" w:eastAsia="Times New Roman" w:hAnsi="Times New Roman" w:cs="Times New Roman"/>
          <w:sz w:val="24"/>
          <w:szCs w:val="24"/>
        </w:rPr>
        <w:t xml:space="preserve"> t</w:t>
      </w:r>
      <w:r w:rsidR="00813CD6" w:rsidRPr="0013754E">
        <w:rPr>
          <w:rFonts w:ascii="Times New Roman" w:eastAsia="Times New Roman" w:hAnsi="Times New Roman" w:cs="Times New Roman"/>
          <w:sz w:val="24"/>
          <w:szCs w:val="24"/>
        </w:rPr>
        <w:t>he populated landscape therefore contained a maximum of 1</w:t>
      </w:r>
      <w:r w:rsidR="00F94105" w:rsidRPr="0013754E">
        <w:rPr>
          <w:rFonts w:ascii="Times New Roman" w:eastAsia="Times New Roman" w:hAnsi="Times New Roman" w:cs="Times New Roman"/>
          <w:sz w:val="24"/>
          <w:szCs w:val="24"/>
        </w:rPr>
        <w:t>,</w:t>
      </w:r>
      <w:r w:rsidR="00813CD6" w:rsidRPr="0013754E">
        <w:rPr>
          <w:rFonts w:ascii="Times New Roman" w:eastAsia="Times New Roman" w:hAnsi="Times New Roman" w:cs="Times New Roman"/>
          <w:sz w:val="24"/>
          <w:szCs w:val="24"/>
        </w:rPr>
        <w:t>250</w:t>
      </w:r>
      <w:r w:rsidR="00BD5B94" w:rsidRPr="0013754E">
        <w:rPr>
          <w:rFonts w:ascii="Times New Roman" w:eastAsia="Times New Roman" w:hAnsi="Times New Roman" w:cs="Times New Roman"/>
          <w:sz w:val="24"/>
          <w:szCs w:val="24"/>
        </w:rPr>
        <w:t xml:space="preserve"> </w:t>
      </w:r>
      <w:r w:rsidR="00BD5B94" w:rsidRPr="0013754E">
        <w:rPr>
          <w:rFonts w:ascii="Times New Roman" w:hAnsi="Times New Roman" w:cs="Times New Roman"/>
          <w:sz w:val="24"/>
          <w:szCs w:val="24"/>
        </w:rPr>
        <w:t>(25 × 50</w:t>
      </w:r>
      <w:r w:rsidR="00312DA7" w:rsidRPr="0013754E">
        <w:rPr>
          <w:rFonts w:ascii="Times New Roman" w:hAnsi="Times New Roman" w:cs="Times New Roman"/>
          <w:sz w:val="24"/>
          <w:szCs w:val="24"/>
        </w:rPr>
        <w:t xml:space="preserve">) </w:t>
      </w:r>
      <w:r w:rsidR="00813CD6" w:rsidRPr="0013754E">
        <w:rPr>
          <w:rFonts w:ascii="Times New Roman" w:eastAsia="Times New Roman" w:hAnsi="Times New Roman" w:cs="Times New Roman"/>
          <w:sz w:val="24"/>
          <w:szCs w:val="24"/>
        </w:rPr>
        <w:t xml:space="preserve">individuals. </w:t>
      </w:r>
      <w:r w:rsidRPr="0013754E">
        <w:rPr>
          <w:rFonts w:ascii="Times New Roman" w:eastAsia="Times New Roman" w:hAnsi="Times New Roman" w:cs="Times New Roman"/>
          <w:sz w:val="24"/>
          <w:szCs w:val="24"/>
        </w:rPr>
        <w:t xml:space="preserve">Distance between populations was set as the Euclidean geographic distance. The genotypic information of each </w:t>
      </w:r>
      <w:r w:rsidR="00E40D21" w:rsidRPr="0013754E">
        <w:rPr>
          <w:rFonts w:ascii="Times New Roman" w:eastAsia="Times New Roman" w:hAnsi="Times New Roman" w:cs="Times New Roman"/>
          <w:sz w:val="24"/>
          <w:szCs w:val="24"/>
        </w:rPr>
        <w:t xml:space="preserve">individual </w:t>
      </w:r>
      <w:r w:rsidRPr="0013754E">
        <w:rPr>
          <w:rFonts w:ascii="Times New Roman" w:eastAsia="Times New Roman" w:hAnsi="Times New Roman" w:cs="Times New Roman"/>
          <w:sz w:val="24"/>
          <w:szCs w:val="24"/>
        </w:rPr>
        <w:t xml:space="preserve">consisted of 100 neutral, unlinked, bi-allelic </w:t>
      </w:r>
      <w:r w:rsidR="00F94105" w:rsidRPr="0013754E">
        <w:rPr>
          <w:rFonts w:ascii="Times New Roman" w:eastAsia="Times New Roman" w:hAnsi="Times New Roman" w:cs="Times New Roman"/>
          <w:sz w:val="24"/>
          <w:szCs w:val="24"/>
        </w:rPr>
        <w:t xml:space="preserve">single nucleotide polymorphism (SNP) </w:t>
      </w:r>
      <w:r w:rsidRPr="0013754E">
        <w:rPr>
          <w:rFonts w:ascii="Times New Roman" w:eastAsia="Times New Roman" w:hAnsi="Times New Roman" w:cs="Times New Roman"/>
          <w:sz w:val="24"/>
          <w:szCs w:val="24"/>
        </w:rPr>
        <w:t xml:space="preserve">loci. The </w:t>
      </w:r>
      <w:r w:rsidR="00436FC5" w:rsidRPr="0013754E">
        <w:rPr>
          <w:rFonts w:ascii="Times New Roman" w:eastAsia="Times New Roman" w:hAnsi="Times New Roman" w:cs="Times New Roman"/>
          <w:sz w:val="24"/>
          <w:szCs w:val="24"/>
        </w:rPr>
        <w:t xml:space="preserve">nuclear </w:t>
      </w:r>
      <w:r w:rsidRPr="0013754E">
        <w:rPr>
          <w:rFonts w:ascii="Times New Roman" w:eastAsia="Times New Roman" w:hAnsi="Times New Roman" w:cs="Times New Roman"/>
          <w:sz w:val="24"/>
          <w:szCs w:val="24"/>
        </w:rPr>
        <w:t xml:space="preserve">mutation rate </w:t>
      </w:r>
      <w:r w:rsidR="00436FC5" w:rsidRPr="0013754E">
        <w:rPr>
          <w:rFonts w:ascii="Times New Roman" w:eastAsia="Times New Roman" w:hAnsi="Times New Roman" w:cs="Times New Roman"/>
          <w:sz w:val="24"/>
          <w:szCs w:val="24"/>
        </w:rPr>
        <w:t xml:space="preserve">(per base pair per generation) </w:t>
      </w:r>
      <w:r w:rsidRPr="0013754E">
        <w:rPr>
          <w:rFonts w:ascii="Times New Roman" w:eastAsia="Times New Roman" w:hAnsi="Times New Roman" w:cs="Times New Roman"/>
          <w:sz w:val="24"/>
          <w:szCs w:val="24"/>
        </w:rPr>
        <w:t>was set at 10</w:t>
      </w:r>
      <w:r w:rsidRPr="0013754E">
        <w:rPr>
          <w:rFonts w:ascii="Times New Roman" w:eastAsia="Times New Roman" w:hAnsi="Times New Roman" w:cs="Times New Roman"/>
          <w:sz w:val="24"/>
          <w:szCs w:val="24"/>
          <w:vertAlign w:val="superscript"/>
        </w:rPr>
        <w:t>-8</w:t>
      </w:r>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fldChar w:fldCharType="begin" w:fldLock="1"/>
      </w:r>
      <w:r w:rsidR="00420A57" w:rsidRPr="0013754E">
        <w:rPr>
          <w:rFonts w:ascii="Times New Roman" w:eastAsia="Times New Roman" w:hAnsi="Times New Roman" w:cs="Times New Roman"/>
          <w:sz w:val="24"/>
          <w:szCs w:val="24"/>
        </w:rPr>
        <w:instrText>ADDIN CSL_CITATION {"citationItems":[{"id":"ITEM-1","itemData":{"DOI":"10.1093/molbev/msx197","ISSN":"15371719","PMID":"28981721","abstract":"It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marker","type":"article-journal","volume":"34"},"uris":["http://www.mendeley.com/documents/?uuid=23476454-f5a5-43db-b206-8773c33fbeae"]}],"mendeley":{"formattedCitation":"(Allio,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(Allio, Donega, Galtier, &amp; Nabholz, 2017)</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w:t>
      </w:r>
    </w:p>
    <w:p w14:paraId="5A6B797C" w14:textId="77777777" w:rsidR="0097250E" w:rsidRPr="0013754E" w:rsidRDefault="00760250" w:rsidP="00901297">
      <w:pPr>
        <w:autoSpaceDE w:val="0"/>
        <w:autoSpaceDN w:val="0"/>
        <w:adjustRightInd w:val="0"/>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lastRenderedPageBreak/>
        <w:t>Multiple demographic processes affect the spatial apportionment of genetic variation. For this study, we investigate</w:t>
      </w:r>
      <w:r w:rsidR="00F94105" w:rsidRPr="0013754E">
        <w:rPr>
          <w:rFonts w:ascii="Times New Roman" w:eastAsia="Times New Roman" w:hAnsi="Times New Roman" w:cs="Times New Roman"/>
          <w:sz w:val="24"/>
          <w:szCs w:val="24"/>
        </w:rPr>
        <w:t>d</w:t>
      </w:r>
      <w:r w:rsidRPr="0013754E">
        <w:rPr>
          <w:rFonts w:ascii="Times New Roman" w:eastAsia="Times New Roman" w:hAnsi="Times New Roman" w:cs="Times New Roman"/>
          <w:sz w:val="24"/>
          <w:szCs w:val="24"/>
        </w:rPr>
        <w:t xml:space="preserve"> the influence of </w:t>
      </w:r>
      <w:r w:rsidR="00996F04" w:rsidRPr="0013754E">
        <w:rPr>
          <w:rFonts w:ascii="Times New Roman" w:eastAsia="Times New Roman" w:hAnsi="Times New Roman" w:cs="Times New Roman"/>
          <w:sz w:val="24"/>
          <w:szCs w:val="24"/>
        </w:rPr>
        <w:t xml:space="preserve">a single demographic event: </w:t>
      </w:r>
      <w:r w:rsidRPr="0013754E">
        <w:rPr>
          <w:rFonts w:ascii="Times New Roman" w:eastAsia="Times New Roman" w:hAnsi="Times New Roman" w:cs="Times New Roman"/>
          <w:sz w:val="24"/>
          <w:szCs w:val="24"/>
        </w:rPr>
        <w:t xml:space="preserve">immigration from a previously isolated population. </w:t>
      </w:r>
      <w:r w:rsidR="00F94105" w:rsidRPr="0013754E">
        <w:rPr>
          <w:rFonts w:ascii="Times New Roman" w:eastAsia="Times New Roman" w:hAnsi="Times New Roman" w:cs="Times New Roman"/>
          <w:sz w:val="24"/>
          <w:szCs w:val="24"/>
        </w:rPr>
        <w:t>W</w:t>
      </w:r>
      <w:r w:rsidRPr="0013754E">
        <w:rPr>
          <w:rFonts w:ascii="Times New Roman" w:eastAsia="Times New Roman" w:hAnsi="Times New Roman" w:cs="Times New Roman"/>
          <w:sz w:val="24"/>
          <w:szCs w:val="24"/>
        </w:rPr>
        <w:t>e simulated immigration from a population that was separate from our 5</w:t>
      </w:r>
      <w:r w:rsidR="00E40D21"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sym w:font="Symbol" w:char="F0B4"/>
      </w:r>
      <w:r w:rsidR="00E40D21"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5 grid (i.e., population #26</w:t>
      </w:r>
      <w:r w:rsidR="00F94105" w:rsidRPr="0013754E">
        <w:rPr>
          <w:rFonts w:ascii="Times New Roman" w:eastAsia="Times New Roman" w:hAnsi="Times New Roman" w:cs="Times New Roman"/>
          <w:sz w:val="24"/>
          <w:szCs w:val="24"/>
        </w:rPr>
        <w:t>), with the goal of</w:t>
      </w:r>
      <w:r w:rsidRPr="0013754E">
        <w:rPr>
          <w:rFonts w:ascii="Times New Roman" w:eastAsia="Times New Roman" w:hAnsi="Times New Roman" w:cs="Times New Roman"/>
          <w:sz w:val="24"/>
          <w:szCs w:val="24"/>
        </w:rPr>
        <w:t xml:space="preserve"> apply</w:t>
      </w:r>
      <w:r w:rsidR="00F94105" w:rsidRPr="0013754E">
        <w:rPr>
          <w:rFonts w:ascii="Times New Roman" w:eastAsia="Times New Roman" w:hAnsi="Times New Roman" w:cs="Times New Roman"/>
          <w:sz w:val="24"/>
          <w:szCs w:val="24"/>
        </w:rPr>
        <w:t>ing</w:t>
      </w:r>
      <w:r w:rsidRPr="0013754E">
        <w:rPr>
          <w:rFonts w:ascii="Times New Roman" w:eastAsia="Times New Roman" w:hAnsi="Times New Roman" w:cs="Times New Roman"/>
          <w:sz w:val="24"/>
          <w:szCs w:val="24"/>
        </w:rPr>
        <w:t xml:space="preserve"> the TGI approach to detect historical changes in </w:t>
      </w:r>
      <w:r w:rsidR="001B6501" w:rsidRPr="0013754E">
        <w:rPr>
          <w:rFonts w:ascii="Times New Roman" w:eastAsia="Times New Roman" w:hAnsi="Times New Roman" w:cs="Times New Roman"/>
          <w:sz w:val="24"/>
          <w:szCs w:val="24"/>
        </w:rPr>
        <w:t xml:space="preserve">population </w:t>
      </w:r>
      <w:r w:rsidRPr="0013754E">
        <w:rPr>
          <w:rFonts w:ascii="Times New Roman" w:eastAsia="Times New Roman" w:hAnsi="Times New Roman" w:cs="Times New Roman"/>
          <w:sz w:val="24"/>
          <w:szCs w:val="24"/>
        </w:rPr>
        <w:t>genetic data</w:t>
      </w:r>
      <w:r w:rsidRPr="0013754E">
        <w:rPr>
          <w:rFonts w:ascii="Times New Roman" w:hAnsi="Times New Roman" w:cs="Times New Roman"/>
          <w:sz w:val="24"/>
          <w:szCs w:val="24"/>
        </w:rPr>
        <w:t xml:space="preserve"> due to immigration</w:t>
      </w:r>
      <w:r w:rsidRPr="0013754E">
        <w:rPr>
          <w:rFonts w:ascii="Times New Roman" w:eastAsia="Times New Roman" w:hAnsi="Times New Roman" w:cs="Times New Roman"/>
          <w:sz w:val="24"/>
          <w:szCs w:val="24"/>
        </w:rPr>
        <w:t>. This independent source population shared the same attributes as other populations in our simulated landscape</w:t>
      </w:r>
      <w:r w:rsidR="001B6501" w:rsidRPr="0013754E">
        <w:rPr>
          <w:rFonts w:ascii="Times New Roman" w:eastAsia="Times New Roman" w:hAnsi="Times New Roman" w:cs="Times New Roman"/>
          <w:sz w:val="24"/>
          <w:szCs w:val="24"/>
        </w:rPr>
        <w:t xml:space="preserve"> and was only allowed to disperse into the 5</w:t>
      </w:r>
      <w:r w:rsidR="00996F04" w:rsidRPr="0013754E">
        <w:rPr>
          <w:rFonts w:ascii="Times New Roman" w:eastAsia="Times New Roman" w:hAnsi="Times New Roman" w:cs="Times New Roman"/>
          <w:sz w:val="24"/>
          <w:szCs w:val="24"/>
        </w:rPr>
        <w:t xml:space="preserve"> </w:t>
      </w:r>
      <w:r w:rsidR="00996F04" w:rsidRPr="0013754E">
        <w:rPr>
          <w:rFonts w:ascii="Times New Roman" w:eastAsia="Times New Roman" w:hAnsi="Times New Roman" w:cs="Times New Roman"/>
          <w:sz w:val="24"/>
          <w:szCs w:val="24"/>
        </w:rPr>
        <w:sym w:font="Symbol" w:char="F0B4"/>
      </w:r>
      <w:r w:rsidR="00996F04" w:rsidRPr="0013754E">
        <w:rPr>
          <w:rFonts w:ascii="Times New Roman" w:eastAsia="Times New Roman" w:hAnsi="Times New Roman" w:cs="Times New Roman"/>
          <w:sz w:val="24"/>
          <w:szCs w:val="24"/>
        </w:rPr>
        <w:t xml:space="preserve"> </w:t>
      </w:r>
      <w:r w:rsidR="001B6501" w:rsidRPr="0013754E">
        <w:rPr>
          <w:rFonts w:ascii="Times New Roman" w:eastAsia="Times New Roman" w:hAnsi="Times New Roman" w:cs="Times New Roman"/>
          <w:sz w:val="24"/>
          <w:szCs w:val="24"/>
        </w:rPr>
        <w:t xml:space="preserve">5 simulation </w:t>
      </w:r>
      <w:proofErr w:type="gramStart"/>
      <w:r w:rsidR="001B6501" w:rsidRPr="0013754E">
        <w:rPr>
          <w:rFonts w:ascii="Times New Roman" w:eastAsia="Times New Roman" w:hAnsi="Times New Roman" w:cs="Times New Roman"/>
          <w:sz w:val="24"/>
          <w:szCs w:val="24"/>
        </w:rPr>
        <w:t>grid</w:t>
      </w:r>
      <w:proofErr w:type="gramEnd"/>
      <w:r w:rsidR="001B6501"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during simulated demographic events.</w:t>
      </w:r>
    </w:p>
    <w:p w14:paraId="434DE06D" w14:textId="0AEBBD7F" w:rsidR="00760250" w:rsidRPr="0013754E" w:rsidRDefault="00760250" w:rsidP="00901297">
      <w:pPr>
        <w:autoSpaceDE w:val="0"/>
        <w:autoSpaceDN w:val="0"/>
        <w:adjustRightInd w:val="0"/>
        <w:spacing w:after="240" w:line="360" w:lineRule="auto"/>
        <w:rPr>
          <w:rFonts w:ascii="Times New Roman" w:hAnsi="Times New Roman" w:cs="Times New Roman"/>
          <w:sz w:val="24"/>
          <w:szCs w:val="24"/>
        </w:rPr>
      </w:pPr>
      <w:r w:rsidRPr="0013754E">
        <w:rPr>
          <w:rFonts w:ascii="Times New Roman" w:hAnsi="Times New Roman" w:cs="Times New Roman"/>
          <w:sz w:val="24"/>
          <w:szCs w:val="24"/>
        </w:rPr>
        <w:t xml:space="preserve">Using this model, we examined the influence of dispersal </w:t>
      </w:r>
      <w:r w:rsidR="00996F04" w:rsidRPr="0013754E">
        <w:rPr>
          <w:rFonts w:ascii="Times New Roman" w:hAnsi="Times New Roman" w:cs="Times New Roman"/>
          <w:sz w:val="24"/>
          <w:szCs w:val="24"/>
        </w:rPr>
        <w:t xml:space="preserve">(movement among our 25 populations) </w:t>
      </w:r>
      <w:r w:rsidRPr="0013754E">
        <w:rPr>
          <w:rFonts w:ascii="Times New Roman" w:hAnsi="Times New Roman" w:cs="Times New Roman"/>
          <w:sz w:val="24"/>
          <w:szCs w:val="24"/>
        </w:rPr>
        <w:t>and the spatial extent of demographic events (number of populations</w:t>
      </w:r>
      <w:r w:rsidR="00996F04" w:rsidRPr="0013754E">
        <w:rPr>
          <w:rFonts w:ascii="Times New Roman" w:hAnsi="Times New Roman" w:cs="Times New Roman"/>
          <w:sz w:val="24"/>
          <w:szCs w:val="24"/>
        </w:rPr>
        <w:t xml:space="preserve"> that received immigrants from population #26</w:t>
      </w:r>
      <w:r w:rsidRPr="0013754E">
        <w:rPr>
          <w:rFonts w:ascii="Times New Roman" w:hAnsi="Times New Roman" w:cs="Times New Roman"/>
          <w:sz w:val="24"/>
          <w:szCs w:val="24"/>
        </w:rPr>
        <w:t xml:space="preserve">) on the persistence of </w:t>
      </w:r>
      <w:r w:rsidR="001B6501" w:rsidRPr="0013754E">
        <w:rPr>
          <w:rFonts w:ascii="Times New Roman" w:hAnsi="Times New Roman" w:cs="Times New Roman"/>
          <w:sz w:val="24"/>
          <w:szCs w:val="24"/>
        </w:rPr>
        <w:t xml:space="preserve">spatial </w:t>
      </w:r>
      <w:r w:rsidRPr="0013754E">
        <w:rPr>
          <w:rFonts w:ascii="Times New Roman" w:hAnsi="Times New Roman" w:cs="Times New Roman"/>
          <w:sz w:val="24"/>
          <w:szCs w:val="24"/>
        </w:rPr>
        <w:t xml:space="preserve">genetic legacies. We examined three levels of dispersal </w:t>
      </w:r>
      <w:r w:rsidR="00E40D21" w:rsidRPr="0013754E">
        <w:rPr>
          <w:rFonts w:ascii="Times New Roman" w:hAnsi="Times New Roman" w:cs="Times New Roman"/>
          <w:sz w:val="24"/>
          <w:szCs w:val="24"/>
        </w:rPr>
        <w:t xml:space="preserve">capacity </w:t>
      </w:r>
      <w:r w:rsidRPr="0013754E">
        <w:rPr>
          <w:rFonts w:ascii="Times New Roman" w:hAnsi="Times New Roman" w:cs="Times New Roman"/>
          <w:sz w:val="24"/>
          <w:szCs w:val="24"/>
        </w:rPr>
        <w:t>(</w:t>
      </w:r>
      <w:r w:rsidR="00E40D21" w:rsidRPr="0013754E">
        <w:rPr>
          <w:rFonts w:ascii="Times New Roman" w:hAnsi="Times New Roman" w:cs="Times New Roman"/>
          <w:sz w:val="24"/>
          <w:szCs w:val="24"/>
        </w:rPr>
        <w:t xml:space="preserve">described </w:t>
      </w:r>
      <w:r w:rsidRPr="0013754E">
        <w:rPr>
          <w:rFonts w:ascii="Times New Roman" w:hAnsi="Times New Roman" w:cs="Times New Roman"/>
          <w:sz w:val="24"/>
          <w:szCs w:val="24"/>
        </w:rPr>
        <w:t xml:space="preserve">below) and three different numbers of </w:t>
      </w:r>
      <w:r w:rsidR="00E40D21" w:rsidRPr="0013754E">
        <w:rPr>
          <w:rFonts w:ascii="Times New Roman" w:hAnsi="Times New Roman" w:cs="Times New Roman"/>
          <w:sz w:val="24"/>
          <w:szCs w:val="24"/>
        </w:rPr>
        <w:t xml:space="preserve">affected </w:t>
      </w:r>
      <w:r w:rsidRPr="0013754E">
        <w:rPr>
          <w:rFonts w:ascii="Times New Roman" w:hAnsi="Times New Roman" w:cs="Times New Roman"/>
          <w:sz w:val="24"/>
          <w:szCs w:val="24"/>
        </w:rPr>
        <w:t xml:space="preserve">populations (1, 2, </w:t>
      </w:r>
      <w:r w:rsidR="00E40D21" w:rsidRPr="0013754E">
        <w:rPr>
          <w:rFonts w:ascii="Times New Roman" w:hAnsi="Times New Roman" w:cs="Times New Roman"/>
          <w:sz w:val="24"/>
          <w:szCs w:val="24"/>
        </w:rPr>
        <w:t xml:space="preserve">or </w:t>
      </w:r>
      <w:r w:rsidRPr="0013754E">
        <w:rPr>
          <w:rFonts w:ascii="Times New Roman" w:hAnsi="Times New Roman" w:cs="Times New Roman"/>
          <w:sz w:val="24"/>
          <w:szCs w:val="24"/>
        </w:rPr>
        <w:t xml:space="preserve">3) for a total of </w:t>
      </w:r>
      <w:r w:rsidR="00996F04" w:rsidRPr="0013754E">
        <w:rPr>
          <w:rFonts w:ascii="Times New Roman" w:hAnsi="Times New Roman" w:cs="Times New Roman"/>
          <w:sz w:val="24"/>
          <w:szCs w:val="24"/>
        </w:rPr>
        <w:t xml:space="preserve">nine </w:t>
      </w:r>
      <w:r w:rsidRPr="0013754E">
        <w:rPr>
          <w:rFonts w:ascii="Times New Roman" w:hAnsi="Times New Roman" w:cs="Times New Roman"/>
          <w:sz w:val="24"/>
          <w:szCs w:val="24"/>
        </w:rPr>
        <w:t>unique scenarios</w:t>
      </w:r>
      <w:r w:rsidR="004E0547" w:rsidRPr="0013754E">
        <w:rPr>
          <w:rFonts w:ascii="Times New Roman" w:hAnsi="Times New Roman" w:cs="Times New Roman"/>
          <w:sz w:val="24"/>
          <w:szCs w:val="24"/>
        </w:rPr>
        <w:t xml:space="preserve"> (Table 1)</w:t>
      </w:r>
      <w:r w:rsidR="00996F04" w:rsidRPr="0013754E">
        <w:rPr>
          <w:rFonts w:ascii="Times New Roman" w:hAnsi="Times New Roman" w:cs="Times New Roman"/>
          <w:sz w:val="24"/>
          <w:szCs w:val="24"/>
        </w:rPr>
        <w:t>. Each scenario</w:t>
      </w:r>
      <w:r w:rsidRPr="0013754E">
        <w:rPr>
          <w:rFonts w:ascii="Times New Roman" w:hAnsi="Times New Roman" w:cs="Times New Roman"/>
          <w:sz w:val="24"/>
          <w:szCs w:val="24"/>
        </w:rPr>
        <w:t xml:space="preserve"> was </w:t>
      </w:r>
      <w:r w:rsidR="00996F04" w:rsidRPr="0013754E">
        <w:rPr>
          <w:rFonts w:ascii="Times New Roman" w:hAnsi="Times New Roman" w:cs="Times New Roman"/>
          <w:sz w:val="24"/>
          <w:szCs w:val="24"/>
        </w:rPr>
        <w:t xml:space="preserve">then simulated </w:t>
      </w:r>
      <w:r w:rsidRPr="0013754E">
        <w:rPr>
          <w:rFonts w:ascii="Times New Roman" w:hAnsi="Times New Roman" w:cs="Times New Roman"/>
          <w:sz w:val="24"/>
          <w:szCs w:val="24"/>
        </w:rPr>
        <w:t>180 times, for a total of 1</w:t>
      </w:r>
      <w:r w:rsidR="00B2536B" w:rsidRPr="0013754E">
        <w:rPr>
          <w:rFonts w:ascii="Times New Roman" w:hAnsi="Times New Roman" w:cs="Times New Roman"/>
          <w:sz w:val="24"/>
          <w:szCs w:val="24"/>
        </w:rPr>
        <w:t>,</w:t>
      </w:r>
      <w:r w:rsidRPr="0013754E">
        <w:rPr>
          <w:rFonts w:ascii="Times New Roman" w:hAnsi="Times New Roman" w:cs="Times New Roman"/>
          <w:sz w:val="24"/>
          <w:szCs w:val="24"/>
        </w:rPr>
        <w:t xml:space="preserve">620 (9 × 180) unique </w:t>
      </w:r>
      <w:r w:rsidR="00996F04" w:rsidRPr="0013754E">
        <w:rPr>
          <w:rFonts w:ascii="Times New Roman" w:hAnsi="Times New Roman" w:cs="Times New Roman"/>
          <w:sz w:val="24"/>
          <w:szCs w:val="24"/>
        </w:rPr>
        <w:t xml:space="preserve">replicates </w:t>
      </w:r>
      <w:r w:rsidRPr="0013754E">
        <w:rPr>
          <w:rFonts w:ascii="Times New Roman" w:hAnsi="Times New Roman" w:cs="Times New Roman"/>
          <w:sz w:val="24"/>
          <w:szCs w:val="24"/>
        </w:rPr>
        <w:t xml:space="preserve">for this experiment, </w:t>
      </w:r>
      <w:r w:rsidR="00996F04" w:rsidRPr="0013754E">
        <w:rPr>
          <w:rFonts w:ascii="Times New Roman" w:hAnsi="Times New Roman" w:cs="Times New Roman"/>
          <w:sz w:val="24"/>
          <w:szCs w:val="24"/>
        </w:rPr>
        <w:t>excluding</w:t>
      </w:r>
      <w:r w:rsidRPr="0013754E">
        <w:rPr>
          <w:rFonts w:ascii="Times New Roman" w:hAnsi="Times New Roman" w:cs="Times New Roman"/>
          <w:sz w:val="24"/>
          <w:szCs w:val="24"/>
        </w:rPr>
        <w:t xml:space="preserve"> the control simulations (Table 1). In the next sections, we detail how we modeled </w:t>
      </w:r>
      <w:r w:rsidR="00996F04" w:rsidRPr="0013754E">
        <w:rPr>
          <w:rFonts w:ascii="Times New Roman" w:hAnsi="Times New Roman" w:cs="Times New Roman"/>
          <w:sz w:val="24"/>
          <w:szCs w:val="24"/>
        </w:rPr>
        <w:t>dispersal and spatial extent</w:t>
      </w:r>
      <w:r w:rsidRPr="0013754E">
        <w:rPr>
          <w:rFonts w:ascii="Times New Roman" w:hAnsi="Times New Roman" w:cs="Times New Roman"/>
          <w:sz w:val="24"/>
          <w:szCs w:val="24"/>
        </w:rPr>
        <w:t>.</w:t>
      </w:r>
    </w:p>
    <w:p w14:paraId="43AAA457" w14:textId="0B72182D" w:rsidR="00996F04" w:rsidRPr="0013754E" w:rsidRDefault="00996F04" w:rsidP="00901297">
      <w:pPr>
        <w:autoSpaceDE w:val="0"/>
        <w:autoSpaceDN w:val="0"/>
        <w:adjustRightInd w:val="0"/>
        <w:spacing w:after="240" w:line="360" w:lineRule="auto"/>
        <w:rPr>
          <w:rFonts w:ascii="Times New Roman" w:hAnsi="Times New Roman" w:cs="Times New Roman"/>
          <w:sz w:val="24"/>
          <w:szCs w:val="24"/>
        </w:rPr>
      </w:pPr>
      <w:r w:rsidRPr="0013754E">
        <w:rPr>
          <w:rFonts w:ascii="Times New Roman" w:eastAsia="Times New Roman" w:hAnsi="Times New Roman" w:cs="Times New Roman"/>
          <w:sz w:val="24"/>
          <w:szCs w:val="24"/>
        </w:rPr>
        <w:t>For each replicate, we initialized the simulation with random</w:t>
      </w:r>
      <w:r w:rsidR="00B75611"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commentRangeStart w:id="4"/>
      <w:r w:rsidRPr="0013754E">
        <w:rPr>
          <w:rFonts w:ascii="Times New Roman" w:eastAsia="Times New Roman" w:hAnsi="Times New Roman" w:cs="Times New Roman"/>
          <w:sz w:val="24"/>
          <w:szCs w:val="24"/>
        </w:rPr>
        <w:t>unique allocations of alleles among individuals</w:t>
      </w:r>
      <w:commentRangeEnd w:id="4"/>
      <w:r w:rsidR="00397CE6" w:rsidRPr="0013754E">
        <w:rPr>
          <w:rStyle w:val="CommentReference"/>
        </w:rPr>
        <w:commentReference w:id="4"/>
      </w:r>
      <w:r w:rsidRPr="0013754E">
        <w:rPr>
          <w:rFonts w:ascii="Times New Roman" w:eastAsia="Times New Roman" w:hAnsi="Times New Roman" w:cs="Times New Roman"/>
          <w:sz w:val="24"/>
          <w:szCs w:val="24"/>
        </w:rPr>
        <w:t xml:space="preserve">, therefore approaching maximum </w:t>
      </w:r>
      <w:r w:rsidR="00B75611" w:rsidRPr="0013754E">
        <w:rPr>
          <w:rFonts w:ascii="Times New Roman" w:eastAsia="Times New Roman" w:hAnsi="Times New Roman" w:cs="Times New Roman"/>
          <w:sz w:val="24"/>
          <w:szCs w:val="24"/>
        </w:rPr>
        <w:t xml:space="preserve">genetic </w:t>
      </w:r>
      <w:r w:rsidRPr="0013754E">
        <w:rPr>
          <w:rFonts w:ascii="Times New Roman" w:eastAsia="Times New Roman" w:hAnsi="Times New Roman" w:cs="Times New Roman"/>
          <w:sz w:val="24"/>
          <w:szCs w:val="24"/>
        </w:rPr>
        <w:t xml:space="preserve">diversity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(Landguth, Bearlin, Day, &amp; Dunham, 2016)</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Those parameters were chosen as a compromise between realis</w:t>
      </w:r>
      <w:r w:rsidR="00B75611" w:rsidRPr="0013754E">
        <w:rPr>
          <w:rFonts w:ascii="Times New Roman" w:eastAsia="Times New Roman" w:hAnsi="Times New Roman" w:cs="Times New Roman"/>
          <w:sz w:val="24"/>
          <w:szCs w:val="24"/>
        </w:rPr>
        <w:t>tic allele distributions</w:t>
      </w:r>
      <w:r w:rsidRPr="0013754E">
        <w:rPr>
          <w:rFonts w:ascii="Times New Roman" w:eastAsia="Times New Roman" w:hAnsi="Times New Roman" w:cs="Times New Roman"/>
          <w:sz w:val="24"/>
          <w:szCs w:val="24"/>
        </w:rPr>
        <w:t xml:space="preserve"> and computational limitations, and </w:t>
      </w:r>
      <w:r w:rsidR="00B75611" w:rsidRPr="0013754E">
        <w:rPr>
          <w:rFonts w:ascii="Times New Roman" w:hAnsi="Times New Roman" w:cs="Times New Roman"/>
          <w:sz w:val="24"/>
          <w:szCs w:val="24"/>
        </w:rPr>
        <w:t>were</w:t>
      </w:r>
      <w:r w:rsidRPr="0013754E">
        <w:rPr>
          <w:rFonts w:ascii="Times New Roman" w:hAnsi="Times New Roman" w:cs="Times New Roman"/>
          <w:sz w:val="24"/>
          <w:szCs w:val="24"/>
        </w:rPr>
        <w:t xml:space="preserve"> appropriate </w:t>
      </w:r>
      <w:r w:rsidR="00E40D21" w:rsidRPr="0013754E">
        <w:rPr>
          <w:rFonts w:ascii="Times New Roman" w:hAnsi="Times New Roman" w:cs="Times New Roman"/>
          <w:sz w:val="24"/>
          <w:szCs w:val="24"/>
        </w:rPr>
        <w:t>for</w:t>
      </w:r>
      <w:r w:rsidRPr="0013754E">
        <w:rPr>
          <w:rFonts w:ascii="Times New Roman" w:hAnsi="Times New Roman" w:cs="Times New Roman"/>
          <w:sz w:val="24"/>
          <w:szCs w:val="24"/>
        </w:rPr>
        <w:t xml:space="preserve"> produc</w:t>
      </w:r>
      <w:r w:rsidR="00B75611" w:rsidRPr="0013754E">
        <w:rPr>
          <w:rFonts w:ascii="Times New Roman" w:hAnsi="Times New Roman" w:cs="Times New Roman"/>
          <w:sz w:val="24"/>
          <w:szCs w:val="24"/>
        </w:rPr>
        <w:t>ing</w:t>
      </w:r>
      <w:r w:rsidRPr="0013754E">
        <w:rPr>
          <w:rFonts w:ascii="Times New Roman" w:hAnsi="Times New Roman" w:cs="Times New Roman"/>
          <w:sz w:val="24"/>
          <w:szCs w:val="24"/>
        </w:rPr>
        <w:t xml:space="preserve"> </w:t>
      </w:r>
      <w:r w:rsidR="00B75611" w:rsidRPr="0013754E">
        <w:rPr>
          <w:rFonts w:ascii="Times New Roman" w:hAnsi="Times New Roman" w:cs="Times New Roman"/>
          <w:sz w:val="24"/>
          <w:szCs w:val="24"/>
        </w:rPr>
        <w:t xml:space="preserve">simulated genetic data </w:t>
      </w:r>
      <w:r w:rsidRPr="0013754E">
        <w:rPr>
          <w:rFonts w:ascii="Times New Roman" w:hAnsi="Times New Roman" w:cs="Times New Roman"/>
          <w:sz w:val="24"/>
          <w:szCs w:val="24"/>
        </w:rPr>
        <w:t>th</w:t>
      </w:r>
      <w:r w:rsidR="0073615E" w:rsidRPr="0013754E">
        <w:rPr>
          <w:rFonts w:ascii="Times New Roman" w:hAnsi="Times New Roman" w:cs="Times New Roman"/>
          <w:sz w:val="24"/>
          <w:szCs w:val="24"/>
        </w:rPr>
        <w:t>at could reasonably recreate the</w:t>
      </w:r>
      <w:r w:rsidRPr="0013754E">
        <w:rPr>
          <w:rFonts w:ascii="Times New Roman" w:hAnsi="Times New Roman" w:cs="Times New Roman"/>
          <w:sz w:val="24"/>
          <w:szCs w:val="24"/>
        </w:rPr>
        <w:t xml:space="preserve"> complex evolutionary dynamics </w:t>
      </w:r>
      <w:r w:rsidR="0073615E" w:rsidRPr="0013754E">
        <w:rPr>
          <w:rFonts w:ascii="Times New Roman" w:hAnsi="Times New Roman" w:cs="Times New Roman"/>
          <w:sz w:val="24"/>
          <w:szCs w:val="24"/>
        </w:rPr>
        <w:t>in real populations</w:t>
      </w:r>
      <w:r w:rsidRPr="0013754E">
        <w:rPr>
          <w:rFonts w:ascii="Times New Roman" w:hAnsi="Times New Roman" w:cs="Times New Roman"/>
          <w:sz w:val="24"/>
          <w:szCs w:val="24"/>
        </w:rPr>
        <w:t xml:space="preserve">. </w:t>
      </w:r>
      <w:r w:rsidRPr="0013754E">
        <w:rPr>
          <w:rFonts w:ascii="Times New Roman" w:eastAsia="Times New Roman" w:hAnsi="Times New Roman" w:cs="Times New Roman"/>
          <w:sz w:val="24"/>
          <w:szCs w:val="24"/>
        </w:rPr>
        <w:t>Each simulation was run for 100 generations</w:t>
      </w:r>
      <w:r w:rsidR="006F542F" w:rsidRPr="0013754E">
        <w:rPr>
          <w:rFonts w:ascii="Times New Roman" w:eastAsia="Times New Roman" w:hAnsi="Times New Roman" w:cs="Times New Roman"/>
          <w:sz w:val="24"/>
          <w:szCs w:val="24"/>
        </w:rPr>
        <w:t xml:space="preserve"> </w:t>
      </w:r>
      <w:commentRangeStart w:id="5"/>
      <w:r w:rsidR="006F542F" w:rsidRPr="0013754E">
        <w:rPr>
          <w:rFonts w:ascii="Times New Roman" w:eastAsia="Times New Roman" w:hAnsi="Times New Roman" w:cs="Times New Roman"/>
          <w:sz w:val="24"/>
          <w:szCs w:val="24"/>
        </w:rPr>
        <w:t>(</w:t>
      </w:r>
      <w:r w:rsidR="00397CE6" w:rsidRPr="0013754E">
        <w:rPr>
          <w:rFonts w:ascii="Times New Roman" w:eastAsia="Times New Roman" w:hAnsi="Times New Roman" w:cs="Times New Roman"/>
          <w:sz w:val="24"/>
          <w:szCs w:val="24"/>
        </w:rPr>
        <w:t xml:space="preserve">1 </w:t>
      </w:r>
      <w:r w:rsidR="006F542F" w:rsidRPr="0013754E">
        <w:rPr>
          <w:rFonts w:ascii="Times New Roman" w:eastAsia="Times New Roman" w:hAnsi="Times New Roman" w:cs="Times New Roman"/>
          <w:sz w:val="24"/>
          <w:szCs w:val="24"/>
        </w:rPr>
        <w:t>generation = 1 year)</w:t>
      </w:r>
      <w:r w:rsidRPr="0013754E">
        <w:rPr>
          <w:rFonts w:ascii="Times New Roman" w:eastAsia="Times New Roman" w:hAnsi="Times New Roman" w:cs="Times New Roman"/>
          <w:sz w:val="24"/>
          <w:szCs w:val="24"/>
        </w:rPr>
        <w:t xml:space="preserve"> </w:t>
      </w:r>
      <w:commentRangeEnd w:id="5"/>
      <w:r w:rsidR="00397CE6" w:rsidRPr="0013754E">
        <w:rPr>
          <w:rStyle w:val="CommentReference"/>
        </w:rPr>
        <w:commentReference w:id="5"/>
      </w:r>
      <w:r w:rsidRPr="0013754E">
        <w:rPr>
          <w:rFonts w:ascii="Times New Roman" w:eastAsia="Times New Roman" w:hAnsi="Times New Roman" w:cs="Times New Roman"/>
          <w:sz w:val="24"/>
          <w:szCs w:val="24"/>
        </w:rPr>
        <w:t>before the demographic event was imposed on up to three populations in the landscape. Ten additional generations were simulated after th</w:t>
      </w:r>
      <w:r w:rsidR="00E40D21" w:rsidRPr="0013754E">
        <w:rPr>
          <w:rFonts w:ascii="Times New Roman" w:eastAsia="Times New Roman" w:hAnsi="Times New Roman" w:cs="Times New Roman"/>
          <w:sz w:val="24"/>
          <w:szCs w:val="24"/>
        </w:rPr>
        <w:t>e</w:t>
      </w:r>
      <w:r w:rsidRPr="0013754E">
        <w:rPr>
          <w:rFonts w:ascii="Times New Roman" w:eastAsia="Times New Roman" w:hAnsi="Times New Roman" w:cs="Times New Roman"/>
          <w:sz w:val="24"/>
          <w:szCs w:val="24"/>
        </w:rPr>
        <w:t xml:space="preserve"> event. Sampling was performed </w:t>
      </w:r>
      <w:r w:rsidR="00D73EE3">
        <w:rPr>
          <w:rFonts w:ascii="Times New Roman" w:eastAsia="Times New Roman" w:hAnsi="Times New Roman" w:cs="Times New Roman"/>
          <w:sz w:val="24"/>
          <w:szCs w:val="24"/>
        </w:rPr>
        <w:t>up to 9 years</w:t>
      </w:r>
      <w:r w:rsidR="00D73EE3">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before and after the event unless otherwise specified.</w:t>
      </w:r>
    </w:p>
    <w:p w14:paraId="408429DE" w14:textId="1F1F9339" w:rsidR="00760250" w:rsidRPr="0013754E" w:rsidRDefault="00760250" w:rsidP="00901297">
      <w:pPr>
        <w:pStyle w:val="Heading2"/>
        <w:spacing w:after="240" w:line="360" w:lineRule="auto"/>
        <w:rPr>
          <w:lang w:val="en-US"/>
        </w:rPr>
      </w:pPr>
      <w:r w:rsidRPr="0013754E">
        <w:rPr>
          <w:lang w:val="en-US"/>
        </w:rPr>
        <w:t>Dispersal</w:t>
      </w:r>
    </w:p>
    <w:p w14:paraId="294706DC" w14:textId="6FD5FB02"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To model dispersal, we weighted the geographic distan</w:t>
      </w:r>
      <w:r w:rsidR="00112BD5" w:rsidRPr="0013754E">
        <w:rPr>
          <w:rFonts w:ascii="Times New Roman" w:eastAsia="Times New Roman" w:hAnsi="Times New Roman" w:cs="Times New Roman"/>
          <w:sz w:val="24"/>
          <w:szCs w:val="24"/>
        </w:rPr>
        <w:t xml:space="preserve">ces between populations using a </w:t>
      </w:r>
      <w:r w:rsidRPr="0013754E">
        <w:rPr>
          <w:rFonts w:ascii="Times New Roman" w:eastAsia="Times New Roman" w:hAnsi="Times New Roman" w:cs="Times New Roman"/>
          <w:sz w:val="24"/>
          <w:szCs w:val="24"/>
        </w:rPr>
        <w:t xml:space="preserve">power law function,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-B * distance</m:t>
            </m:r>
          </m:sup>
        </m:sSup>
      </m:oMath>
      <w:r w:rsidRPr="0013754E">
        <w:rPr>
          <w:rFonts w:ascii="Times New Roman" w:eastAsia="Times New Roman" w:hAnsi="Times New Roman" w:cs="Times New Roman"/>
          <w:sz w:val="24"/>
          <w:szCs w:val="24"/>
        </w:rPr>
        <w:t xml:space="preserve">, where </w:t>
      </w:r>
      <w:r w:rsidRPr="0013754E">
        <w:rPr>
          <w:rFonts w:ascii="Times New Roman" w:eastAsia="Times New Roman" w:hAnsi="Times New Roman" w:cs="Times New Roman"/>
          <w:i/>
          <w:sz w:val="24"/>
          <w:szCs w:val="24"/>
        </w:rPr>
        <w:t xml:space="preserve">B </w:t>
      </w:r>
      <w:r w:rsidRPr="0013754E">
        <w:rPr>
          <w:rFonts w:ascii="Times New Roman" w:eastAsia="Times New Roman" w:hAnsi="Times New Roman" w:cs="Times New Roman"/>
          <w:sz w:val="24"/>
          <w:szCs w:val="24"/>
        </w:rPr>
        <w:t xml:space="preserve">represents </w:t>
      </w:r>
      <w:r w:rsidR="001B6501" w:rsidRPr="0013754E">
        <w:rPr>
          <w:rFonts w:ascii="Times New Roman" w:eastAsia="Times New Roman" w:hAnsi="Times New Roman" w:cs="Times New Roman"/>
          <w:sz w:val="24"/>
          <w:szCs w:val="24"/>
        </w:rPr>
        <w:t>the difficulty of</w:t>
      </w:r>
      <w:r w:rsidRPr="0013754E">
        <w:rPr>
          <w:rFonts w:ascii="Times New Roman" w:eastAsia="Times New Roman" w:hAnsi="Times New Roman" w:cs="Times New Roman"/>
          <w:sz w:val="24"/>
          <w:szCs w:val="24"/>
        </w:rPr>
        <w:t xml:space="preserve"> dispers</w:t>
      </w:r>
      <w:r w:rsidR="001B6501" w:rsidRPr="0013754E">
        <w:rPr>
          <w:rFonts w:ascii="Times New Roman" w:eastAsia="Times New Roman" w:hAnsi="Times New Roman" w:cs="Times New Roman"/>
          <w:sz w:val="24"/>
          <w:szCs w:val="24"/>
        </w:rPr>
        <w:t>al</w:t>
      </w:r>
      <w:r w:rsidR="00545C37" w:rsidRPr="0013754E">
        <w:rPr>
          <w:rFonts w:ascii="Times New Roman" w:eastAsia="Times New Roman" w:hAnsi="Times New Roman" w:cs="Times New Roman"/>
          <w:sz w:val="24"/>
          <w:szCs w:val="24"/>
        </w:rPr>
        <w:t>.</w:t>
      </w:r>
      <w:r w:rsidR="001B6501" w:rsidRPr="0013754E">
        <w:rPr>
          <w:rFonts w:ascii="Times New Roman" w:eastAsia="Times New Roman" w:hAnsi="Times New Roman" w:cs="Times New Roman"/>
          <w:sz w:val="24"/>
          <w:szCs w:val="24"/>
        </w:rPr>
        <w:t xml:space="preserve"> H</w:t>
      </w:r>
      <w:r w:rsidRPr="0013754E">
        <w:rPr>
          <w:rFonts w:ascii="Times New Roman" w:eastAsia="Times New Roman" w:hAnsi="Times New Roman" w:cs="Times New Roman"/>
          <w:sz w:val="24"/>
          <w:szCs w:val="24"/>
        </w:rPr>
        <w:t xml:space="preserve">igh values of </w:t>
      </w:r>
      <w:r w:rsidRPr="0013754E">
        <w:rPr>
          <w:rFonts w:ascii="Times New Roman" w:eastAsia="Times New Roman" w:hAnsi="Times New Roman" w:cs="Times New Roman"/>
          <w:i/>
          <w:sz w:val="24"/>
          <w:szCs w:val="24"/>
        </w:rPr>
        <w:t>B</w:t>
      </w:r>
      <w:r w:rsidRPr="0013754E">
        <w:rPr>
          <w:rFonts w:ascii="Times New Roman" w:eastAsia="Times New Roman" w:hAnsi="Times New Roman" w:cs="Times New Roman"/>
          <w:sz w:val="24"/>
          <w:szCs w:val="24"/>
        </w:rPr>
        <w:t xml:space="preserve"> correspond to low dispersal capacity.</w:t>
      </w:r>
      <w:r w:rsidR="00C500E9" w:rsidRPr="0013754E">
        <w:rPr>
          <w:rFonts w:ascii="Times New Roman" w:eastAsia="Times New Roman" w:hAnsi="Times New Roman" w:cs="Times New Roman"/>
          <w:sz w:val="24"/>
          <w:szCs w:val="24"/>
        </w:rPr>
        <w:t xml:space="preserve"> Within a simulation run, </w:t>
      </w:r>
      <w:r w:rsidR="00C500E9" w:rsidRPr="0013754E">
        <w:rPr>
          <w:rFonts w:ascii="Times New Roman" w:eastAsia="Times New Roman" w:hAnsi="Times New Roman" w:cs="Times New Roman"/>
          <w:i/>
          <w:sz w:val="24"/>
          <w:szCs w:val="24"/>
        </w:rPr>
        <w:t xml:space="preserve">B </w:t>
      </w:r>
      <w:r w:rsidR="00C500E9" w:rsidRPr="0013754E">
        <w:rPr>
          <w:rFonts w:ascii="Times New Roman" w:eastAsia="Times New Roman" w:hAnsi="Times New Roman" w:cs="Times New Roman"/>
          <w:sz w:val="24"/>
          <w:szCs w:val="24"/>
        </w:rPr>
        <w:t>was constant while we randomly picked distances at which individuals dispers</w:t>
      </w:r>
      <w:r w:rsidR="00457855" w:rsidRPr="0013754E">
        <w:rPr>
          <w:rFonts w:ascii="Times New Roman" w:eastAsia="Times New Roman" w:hAnsi="Times New Roman" w:cs="Times New Roman"/>
          <w:sz w:val="24"/>
          <w:szCs w:val="24"/>
        </w:rPr>
        <w:t>ed</w:t>
      </w:r>
      <w:r w:rsidR="00C500E9" w:rsidRPr="0013754E">
        <w:rPr>
          <w:rFonts w:ascii="Times New Roman" w:eastAsia="Times New Roman" w:hAnsi="Times New Roman" w:cs="Times New Roman"/>
          <w:sz w:val="24"/>
          <w:szCs w:val="24"/>
        </w:rPr>
        <w:t xml:space="preserve"> based on the power law function. To do that, w</w:t>
      </w:r>
      <w:r w:rsidRPr="0013754E">
        <w:rPr>
          <w:rFonts w:ascii="Times New Roman" w:eastAsia="Times New Roman" w:hAnsi="Times New Roman" w:cs="Times New Roman"/>
          <w:sz w:val="24"/>
          <w:szCs w:val="24"/>
        </w:rPr>
        <w:t>e rescaled the values</w:t>
      </w:r>
      <w:r w:rsidR="00C500E9" w:rsidRPr="0013754E">
        <w:rPr>
          <w:rFonts w:ascii="Times New Roman" w:eastAsia="Times New Roman" w:hAnsi="Times New Roman" w:cs="Times New Roman"/>
          <w:sz w:val="24"/>
          <w:szCs w:val="24"/>
        </w:rPr>
        <w:t xml:space="preserve"> of all distances in the landscape</w:t>
      </w:r>
      <w:r w:rsidRPr="0013754E">
        <w:rPr>
          <w:rFonts w:ascii="Times New Roman" w:eastAsia="Times New Roman" w:hAnsi="Times New Roman" w:cs="Times New Roman"/>
          <w:sz w:val="24"/>
          <w:szCs w:val="24"/>
        </w:rPr>
        <w:t xml:space="preserve">, using the maximum </w:t>
      </w:r>
      <m:oMath>
        <m:r>
          <w:rPr>
            <w:rFonts w:ascii="Cambria Math" w:eastAsia="Times New Roman" w:hAnsi="Cambria Math" w:cs="Times New Roman"/>
            <w:sz w:val="24"/>
            <w:szCs w:val="24"/>
          </w:rPr>
          <m:t>(4√2)</m:t>
        </m:r>
      </m:oMath>
      <w:r w:rsidRPr="0013754E">
        <w:rPr>
          <w:rFonts w:ascii="Times New Roman" w:eastAsia="Times New Roman" w:hAnsi="Times New Roman" w:cs="Times New Roman"/>
          <w:sz w:val="24"/>
          <w:szCs w:val="24"/>
        </w:rPr>
        <w:t xml:space="preserve"> and </w:t>
      </w:r>
      <w:r w:rsidRPr="0013754E">
        <w:rPr>
          <w:rFonts w:ascii="Times New Roman" w:eastAsia="Times New Roman" w:hAnsi="Times New Roman" w:cs="Times New Roman"/>
          <w:sz w:val="24"/>
          <w:szCs w:val="24"/>
        </w:rPr>
        <w:lastRenderedPageBreak/>
        <w:t xml:space="preserve">the minimum (0) distances possible in this virtual landscape, as described in the </w:t>
      </w:r>
      <w:proofErr w:type="spellStart"/>
      <w:r w:rsidRPr="0013754E">
        <w:rPr>
          <w:rFonts w:ascii="Times New Roman" w:eastAsia="Times New Roman" w:hAnsi="Times New Roman" w:cs="Times New Roman"/>
          <w:i/>
          <w:sz w:val="24"/>
          <w:szCs w:val="24"/>
        </w:rPr>
        <w:t>CDMetaPOP</w:t>
      </w:r>
      <w:proofErr w:type="spellEnd"/>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(Landguth, Bearlin, et al., 2017)</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user</w:t>
      </w:r>
      <w:r w:rsidR="00457855"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manual (p.</w:t>
      </w:r>
      <w:r w:rsidR="00457855"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63). This produced values in the [0,1] range</w:t>
      </w:r>
      <w:r w:rsidR="00FD1A16"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73615E" w:rsidRPr="0013754E">
        <w:rPr>
          <w:rFonts w:ascii="Times New Roman" w:eastAsia="Times New Roman" w:hAnsi="Times New Roman" w:cs="Times New Roman"/>
          <w:sz w:val="24"/>
          <w:szCs w:val="24"/>
        </w:rPr>
        <w:t>R</w:t>
      </w:r>
      <w:r w:rsidR="001B6501" w:rsidRPr="0013754E">
        <w:rPr>
          <w:rFonts w:ascii="Times New Roman" w:eastAsia="Times New Roman" w:hAnsi="Times New Roman" w:cs="Times New Roman"/>
          <w:sz w:val="24"/>
          <w:szCs w:val="24"/>
        </w:rPr>
        <w:t>escaled values were</w:t>
      </w:r>
      <w:r w:rsidRPr="0013754E">
        <w:rPr>
          <w:rFonts w:ascii="Times New Roman" w:eastAsia="Times New Roman" w:hAnsi="Times New Roman" w:cs="Times New Roman"/>
          <w:sz w:val="24"/>
          <w:szCs w:val="24"/>
        </w:rPr>
        <w:t xml:space="preserve"> considered to represent probabilities that an individual disperses to a cell located at that distance (Fig.</w:t>
      </w:r>
      <w:r w:rsidR="00B92DAE"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1).</w:t>
      </w:r>
      <w:r w:rsidRPr="0013754E">
        <w:rPr>
          <w:rFonts w:ascii="Times New Roman" w:eastAsiaTheme="minorEastAsia" w:hAnsi="Times New Roman" w:cs="Times New Roman"/>
          <w:sz w:val="24"/>
          <w:szCs w:val="24"/>
        </w:rPr>
        <w:t xml:space="preserve"> </w:t>
      </w:r>
      <w:r w:rsidRPr="0013754E">
        <w:rPr>
          <w:rFonts w:ascii="Times New Roman" w:eastAsia="Times New Roman" w:hAnsi="Times New Roman" w:cs="Times New Roman"/>
          <w:sz w:val="24"/>
          <w:szCs w:val="24"/>
        </w:rPr>
        <w:t xml:space="preserve">We chose this way of modeling dispersal to allow </w:t>
      </w:r>
      <w:r w:rsidR="007E1BCB" w:rsidRPr="0013754E">
        <w:rPr>
          <w:rFonts w:ascii="Times New Roman" w:eastAsia="Times New Roman" w:hAnsi="Times New Roman" w:cs="Times New Roman"/>
          <w:sz w:val="24"/>
          <w:szCs w:val="24"/>
        </w:rPr>
        <w:t xml:space="preserve">for </w:t>
      </w:r>
      <w:r w:rsidRPr="0013754E">
        <w:rPr>
          <w:rFonts w:ascii="Times New Roman" w:eastAsia="Times New Roman" w:hAnsi="Times New Roman" w:cs="Times New Roman"/>
          <w:sz w:val="24"/>
          <w:szCs w:val="24"/>
        </w:rPr>
        <w:t>both within-popul</w:t>
      </w:r>
      <w:r w:rsidR="006B5C38" w:rsidRPr="0013754E">
        <w:rPr>
          <w:rFonts w:ascii="Times New Roman" w:eastAsia="Times New Roman" w:hAnsi="Times New Roman" w:cs="Times New Roman"/>
          <w:sz w:val="24"/>
          <w:szCs w:val="24"/>
        </w:rPr>
        <w:t>ation movement and landscape-wide</w:t>
      </w:r>
      <w:r w:rsidRPr="0013754E">
        <w:rPr>
          <w:rFonts w:ascii="Times New Roman" w:eastAsia="Times New Roman" w:hAnsi="Times New Roman" w:cs="Times New Roman"/>
          <w:sz w:val="24"/>
          <w:szCs w:val="24"/>
        </w:rPr>
        <w:t xml:space="preserve"> dispersal.</w:t>
      </w:r>
    </w:p>
    <w:p w14:paraId="24DEFE44" w14:textId="59AF6219" w:rsidR="00760250" w:rsidRPr="0013754E" w:rsidRDefault="00760250" w:rsidP="00901297">
      <w:pPr>
        <w:spacing w:after="240" w:line="360" w:lineRule="auto"/>
        <w:rPr>
          <w:rFonts w:ascii="Times New Roman" w:hAnsi="Times New Roman" w:cs="Times New Roman"/>
          <w:sz w:val="24"/>
          <w:szCs w:val="24"/>
        </w:rPr>
      </w:pPr>
      <w:r w:rsidRPr="0013754E">
        <w:rPr>
          <w:rFonts w:ascii="Times New Roman" w:hAnsi="Times New Roman" w:cs="Times New Roman"/>
          <w:sz w:val="24"/>
          <w:szCs w:val="24"/>
        </w:rPr>
        <w:t xml:space="preserve">The population to which an individual </w:t>
      </w:r>
      <w:r w:rsidR="00545C37" w:rsidRPr="0013754E">
        <w:rPr>
          <w:rFonts w:ascii="Times New Roman" w:hAnsi="Times New Roman" w:cs="Times New Roman"/>
          <w:sz w:val="24"/>
          <w:szCs w:val="24"/>
        </w:rPr>
        <w:t xml:space="preserve">dispersed </w:t>
      </w:r>
      <w:r w:rsidRPr="0013754E">
        <w:rPr>
          <w:rFonts w:ascii="Times New Roman" w:hAnsi="Times New Roman" w:cs="Times New Roman"/>
          <w:sz w:val="24"/>
          <w:szCs w:val="24"/>
        </w:rPr>
        <w:t xml:space="preserve">was selected randomly from the set of populations available </w:t>
      </w:r>
      <w:r w:rsidR="00C500E9" w:rsidRPr="0013754E">
        <w:rPr>
          <w:rFonts w:ascii="Times New Roman" w:hAnsi="Times New Roman" w:cs="Times New Roman"/>
          <w:sz w:val="24"/>
          <w:szCs w:val="24"/>
        </w:rPr>
        <w:t>at the distance which was randomly picked following the probability distribution described in the previous paragraph</w:t>
      </w:r>
      <w:r w:rsidRPr="0013754E">
        <w:rPr>
          <w:rFonts w:ascii="Times New Roman" w:eastAsia="Times New Roman" w:hAnsi="Times New Roman" w:cs="Times New Roman"/>
          <w:sz w:val="24"/>
          <w:szCs w:val="24"/>
        </w:rPr>
        <w:t>. Individuals always stay</w:t>
      </w:r>
      <w:r w:rsidR="008B55A9" w:rsidRPr="0013754E">
        <w:rPr>
          <w:rFonts w:ascii="Times New Roman" w:eastAsia="Times New Roman" w:hAnsi="Times New Roman" w:cs="Times New Roman"/>
          <w:sz w:val="24"/>
          <w:szCs w:val="24"/>
        </w:rPr>
        <w:t>ed</w:t>
      </w:r>
      <w:r w:rsidRPr="0013754E">
        <w:rPr>
          <w:rFonts w:ascii="Times New Roman" w:eastAsia="Times New Roman" w:hAnsi="Times New Roman" w:cs="Times New Roman"/>
          <w:sz w:val="24"/>
          <w:szCs w:val="24"/>
        </w:rPr>
        <w:t xml:space="preserve"> within our simulated landscape, and any individual </w:t>
      </w:r>
      <w:r w:rsidR="008B55A9" w:rsidRPr="0013754E">
        <w:rPr>
          <w:rFonts w:ascii="Times New Roman" w:eastAsia="Times New Roman" w:hAnsi="Times New Roman" w:cs="Times New Roman"/>
          <w:sz w:val="24"/>
          <w:szCs w:val="24"/>
        </w:rPr>
        <w:t xml:space="preserve">could </w:t>
      </w:r>
      <w:r w:rsidRPr="0013754E">
        <w:rPr>
          <w:rFonts w:ascii="Times New Roman" w:eastAsia="Times New Roman" w:hAnsi="Times New Roman" w:cs="Times New Roman"/>
          <w:sz w:val="24"/>
          <w:szCs w:val="24"/>
        </w:rPr>
        <w:t xml:space="preserve">disperse </w:t>
      </w:r>
      <w:r w:rsidRPr="0013754E">
        <w:rPr>
          <w:rFonts w:ascii="Times New Roman" w:eastAsiaTheme="minorEastAsia" w:hAnsi="Times New Roman" w:cs="Times New Roman"/>
          <w:sz w:val="24"/>
          <w:szCs w:val="24"/>
        </w:rPr>
        <w:t xml:space="preserve">to </w:t>
      </w:r>
      <w:r w:rsidR="00545C37" w:rsidRPr="0013754E">
        <w:rPr>
          <w:rFonts w:ascii="Times New Roman" w:eastAsiaTheme="minorEastAsia" w:hAnsi="Times New Roman" w:cs="Times New Roman"/>
          <w:sz w:val="24"/>
          <w:szCs w:val="24"/>
        </w:rPr>
        <w:t xml:space="preserve">any </w:t>
      </w:r>
      <w:r w:rsidRPr="0013754E">
        <w:rPr>
          <w:rFonts w:ascii="Times New Roman" w:eastAsiaTheme="minorEastAsia" w:hAnsi="Times New Roman" w:cs="Times New Roman"/>
          <w:sz w:val="24"/>
          <w:szCs w:val="24"/>
        </w:rPr>
        <w:t xml:space="preserve">one of </w:t>
      </w:r>
      <w:r w:rsidR="00545C37" w:rsidRPr="0013754E">
        <w:rPr>
          <w:rFonts w:ascii="Times New Roman" w:eastAsiaTheme="minorEastAsia" w:hAnsi="Times New Roman" w:cs="Times New Roman"/>
          <w:sz w:val="24"/>
          <w:szCs w:val="24"/>
        </w:rPr>
        <w:t xml:space="preserve">the </w:t>
      </w:r>
      <w:r w:rsidRPr="0013754E">
        <w:rPr>
          <w:rFonts w:ascii="Times New Roman" w:eastAsiaTheme="minorEastAsia" w:hAnsi="Times New Roman" w:cs="Times New Roman"/>
          <w:sz w:val="24"/>
          <w:szCs w:val="24"/>
        </w:rPr>
        <w:t xml:space="preserve">25 populations at each generation. </w:t>
      </w:r>
      <w:r w:rsidRPr="0013754E">
        <w:rPr>
          <w:rFonts w:ascii="Times New Roman" w:hAnsi="Times New Roman" w:cs="Times New Roman"/>
          <w:sz w:val="24"/>
          <w:szCs w:val="24"/>
        </w:rPr>
        <w:t xml:space="preserve">To investigate the effect of different levels of dispersal, we </w:t>
      </w:r>
      <w:r w:rsidR="007E1BCB" w:rsidRPr="0013754E">
        <w:rPr>
          <w:rFonts w:ascii="Times New Roman" w:hAnsi="Times New Roman" w:cs="Times New Roman"/>
          <w:sz w:val="24"/>
          <w:szCs w:val="24"/>
        </w:rPr>
        <w:t xml:space="preserve">ran separate simulations using </w:t>
      </w:r>
      <w:r w:rsidRPr="0013754E">
        <w:rPr>
          <w:rFonts w:ascii="Times New Roman" w:hAnsi="Times New Roman" w:cs="Times New Roman"/>
          <w:sz w:val="24"/>
          <w:szCs w:val="24"/>
        </w:rPr>
        <w:t xml:space="preserve">three different values of </w:t>
      </w:r>
      <w:r w:rsidRPr="0013754E">
        <w:rPr>
          <w:rFonts w:ascii="Times New Roman" w:hAnsi="Times New Roman" w:cs="Times New Roman"/>
          <w:i/>
          <w:sz w:val="24"/>
          <w:szCs w:val="24"/>
        </w:rPr>
        <w:t>B</w:t>
      </w:r>
      <w:r w:rsidRPr="0013754E">
        <w:rPr>
          <w:rFonts w:ascii="Times New Roman" w:hAnsi="Times New Roman" w:cs="Times New Roman"/>
          <w:sz w:val="24"/>
          <w:szCs w:val="24"/>
        </w:rPr>
        <w:t>: low (</w:t>
      </w:r>
      <w:r w:rsidRPr="0013754E">
        <w:rPr>
          <w:rFonts w:ascii="Times New Roman" w:hAnsi="Times New Roman" w:cs="Times New Roman"/>
          <w:i/>
          <w:sz w:val="24"/>
          <w:szCs w:val="24"/>
        </w:rPr>
        <w:t>B</w:t>
      </w:r>
      <w:r w:rsidRPr="0013754E">
        <w:rPr>
          <w:rFonts w:ascii="Times New Roman" w:hAnsi="Times New Roman" w:cs="Times New Roman"/>
          <w:sz w:val="24"/>
          <w:szCs w:val="24"/>
        </w:rPr>
        <w:t xml:space="preserve"> = 2), moderate (</w:t>
      </w:r>
      <w:r w:rsidRPr="0013754E">
        <w:rPr>
          <w:rFonts w:ascii="Times New Roman" w:hAnsi="Times New Roman" w:cs="Times New Roman"/>
          <w:i/>
          <w:sz w:val="24"/>
          <w:szCs w:val="24"/>
        </w:rPr>
        <w:t>B</w:t>
      </w:r>
      <w:r w:rsidRPr="0013754E">
        <w:rPr>
          <w:rFonts w:ascii="Times New Roman" w:hAnsi="Times New Roman" w:cs="Times New Roman"/>
          <w:sz w:val="24"/>
          <w:szCs w:val="24"/>
        </w:rPr>
        <w:t xml:space="preserve"> = 1.301) and high (</w:t>
      </w:r>
      <w:r w:rsidRPr="0013754E">
        <w:rPr>
          <w:rFonts w:ascii="Times New Roman" w:hAnsi="Times New Roman" w:cs="Times New Roman"/>
          <w:i/>
          <w:sz w:val="24"/>
          <w:szCs w:val="24"/>
        </w:rPr>
        <w:t>B</w:t>
      </w:r>
      <w:r w:rsidRPr="0013754E">
        <w:rPr>
          <w:rFonts w:ascii="Times New Roman" w:hAnsi="Times New Roman" w:cs="Times New Roman"/>
          <w:sz w:val="24"/>
          <w:szCs w:val="24"/>
        </w:rPr>
        <w:t xml:space="preserve"> = 0.6015) dispersal </w:t>
      </w:r>
      <w:r w:rsidR="007E1BCB" w:rsidRPr="0013754E">
        <w:rPr>
          <w:rFonts w:ascii="Times New Roman" w:hAnsi="Times New Roman" w:cs="Times New Roman"/>
          <w:sz w:val="24"/>
          <w:szCs w:val="24"/>
        </w:rPr>
        <w:t xml:space="preserve">capacity </w:t>
      </w:r>
      <w:r w:rsidRPr="0013754E">
        <w:rPr>
          <w:rFonts w:ascii="Times New Roman" w:hAnsi="Times New Roman" w:cs="Times New Roman"/>
          <w:sz w:val="24"/>
          <w:szCs w:val="24"/>
        </w:rPr>
        <w:t>(Fig.</w:t>
      </w:r>
      <w:r w:rsidR="008314E9" w:rsidRPr="0013754E">
        <w:rPr>
          <w:rFonts w:ascii="Times New Roman" w:hAnsi="Times New Roman" w:cs="Times New Roman"/>
          <w:sz w:val="24"/>
          <w:szCs w:val="24"/>
        </w:rPr>
        <w:t xml:space="preserve"> </w:t>
      </w:r>
      <w:r w:rsidRPr="0013754E">
        <w:rPr>
          <w:rFonts w:ascii="Times New Roman" w:hAnsi="Times New Roman" w:cs="Times New Roman"/>
          <w:sz w:val="24"/>
          <w:szCs w:val="24"/>
        </w:rPr>
        <w:t>1; Table 1).</w:t>
      </w:r>
    </w:p>
    <w:p w14:paraId="6FBB0E2A" w14:textId="7A09F49D" w:rsidR="00760250" w:rsidRPr="0013754E" w:rsidRDefault="00C66A6C" w:rsidP="00901297">
      <w:pPr>
        <w:pStyle w:val="Heading2"/>
        <w:spacing w:after="240" w:line="360" w:lineRule="auto"/>
        <w:rPr>
          <w:lang w:val="en-US"/>
        </w:rPr>
      </w:pPr>
      <w:r w:rsidRPr="0013754E">
        <w:rPr>
          <w:lang w:val="en-US"/>
        </w:rPr>
        <w:t>Spatial extent</w:t>
      </w:r>
      <w:r w:rsidR="008314E9" w:rsidRPr="0013754E">
        <w:rPr>
          <w:i w:val="0"/>
          <w:lang w:val="en-US"/>
        </w:rPr>
        <w:t xml:space="preserve"> </w:t>
      </w:r>
    </w:p>
    <w:p w14:paraId="761B4E5A" w14:textId="3A2DE4DA"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We also wanted to evaluate how the spatial extent of the </w:t>
      </w:r>
      <w:r w:rsidR="005F5B9D" w:rsidRPr="0013754E">
        <w:rPr>
          <w:rFonts w:ascii="Times New Roman" w:eastAsia="Times New Roman" w:hAnsi="Times New Roman" w:cs="Times New Roman"/>
          <w:sz w:val="24"/>
          <w:szCs w:val="24"/>
        </w:rPr>
        <w:t xml:space="preserve">simulated </w:t>
      </w:r>
      <w:r w:rsidR="00545C37" w:rsidRPr="0013754E">
        <w:rPr>
          <w:rFonts w:ascii="Times New Roman" w:eastAsia="Times New Roman" w:hAnsi="Times New Roman" w:cs="Times New Roman"/>
          <w:sz w:val="24"/>
          <w:szCs w:val="24"/>
        </w:rPr>
        <w:t xml:space="preserve">immigration </w:t>
      </w:r>
      <w:r w:rsidRPr="0013754E">
        <w:rPr>
          <w:rFonts w:ascii="Times New Roman" w:eastAsia="Times New Roman" w:hAnsi="Times New Roman" w:cs="Times New Roman"/>
          <w:sz w:val="24"/>
          <w:szCs w:val="24"/>
        </w:rPr>
        <w:t xml:space="preserve">event affected the performance of our </w:t>
      </w:r>
      <w:r w:rsidR="009A5032" w:rsidRPr="0013754E">
        <w:rPr>
          <w:rFonts w:ascii="Times New Roman" w:eastAsia="Times New Roman" w:hAnsi="Times New Roman" w:cs="Times New Roman"/>
          <w:sz w:val="24"/>
          <w:szCs w:val="24"/>
        </w:rPr>
        <w:t xml:space="preserve">TGI </w:t>
      </w:r>
      <w:r w:rsidRPr="0013754E">
        <w:rPr>
          <w:rFonts w:ascii="Times New Roman" w:eastAsia="Times New Roman" w:hAnsi="Times New Roman" w:cs="Times New Roman"/>
          <w:sz w:val="24"/>
          <w:szCs w:val="24"/>
        </w:rPr>
        <w:t xml:space="preserve">method. To </w:t>
      </w:r>
      <w:r w:rsidR="009A5032" w:rsidRPr="0013754E">
        <w:rPr>
          <w:rFonts w:ascii="Times New Roman" w:eastAsia="Times New Roman" w:hAnsi="Times New Roman" w:cs="Times New Roman"/>
          <w:sz w:val="24"/>
          <w:szCs w:val="24"/>
        </w:rPr>
        <w:t xml:space="preserve">do </w:t>
      </w:r>
      <w:r w:rsidRPr="0013754E">
        <w:rPr>
          <w:rFonts w:ascii="Times New Roman" w:eastAsia="Times New Roman" w:hAnsi="Times New Roman" w:cs="Times New Roman"/>
          <w:sz w:val="24"/>
          <w:szCs w:val="24"/>
        </w:rPr>
        <w:t xml:space="preserve">this, we </w:t>
      </w:r>
      <w:r w:rsidR="005F5B9D" w:rsidRPr="0013754E">
        <w:rPr>
          <w:rFonts w:ascii="Times New Roman" w:eastAsia="Times New Roman" w:hAnsi="Times New Roman" w:cs="Times New Roman"/>
          <w:sz w:val="24"/>
          <w:szCs w:val="24"/>
        </w:rPr>
        <w:t xml:space="preserve">allowed individuals from population #26 to immigrate into </w:t>
      </w:r>
      <w:r w:rsidR="009A5032" w:rsidRPr="0013754E">
        <w:rPr>
          <w:rFonts w:ascii="Times New Roman" w:eastAsia="Times New Roman" w:hAnsi="Times New Roman" w:cs="Times New Roman"/>
          <w:sz w:val="24"/>
          <w:szCs w:val="24"/>
        </w:rPr>
        <w:t>one</w:t>
      </w:r>
      <w:r w:rsidR="005F5B9D" w:rsidRPr="0013754E">
        <w:rPr>
          <w:rFonts w:ascii="Times New Roman" w:eastAsia="Times New Roman" w:hAnsi="Times New Roman" w:cs="Times New Roman"/>
          <w:sz w:val="24"/>
          <w:szCs w:val="24"/>
        </w:rPr>
        <w:t>, two, or</w:t>
      </w:r>
      <w:r w:rsidRPr="0013754E">
        <w:rPr>
          <w:rFonts w:ascii="Times New Roman" w:eastAsia="Times New Roman" w:hAnsi="Times New Roman" w:cs="Times New Roman"/>
          <w:sz w:val="24"/>
          <w:szCs w:val="24"/>
        </w:rPr>
        <w:t xml:space="preserve"> </w:t>
      </w:r>
      <w:r w:rsidR="009A5032" w:rsidRPr="0013754E">
        <w:rPr>
          <w:rFonts w:ascii="Times New Roman" w:eastAsia="Times New Roman" w:hAnsi="Times New Roman" w:cs="Times New Roman"/>
          <w:sz w:val="24"/>
          <w:szCs w:val="24"/>
        </w:rPr>
        <w:t xml:space="preserve">three </w:t>
      </w:r>
      <w:r w:rsidRPr="0013754E">
        <w:rPr>
          <w:rFonts w:ascii="Times New Roman" w:eastAsia="Times New Roman" w:hAnsi="Times New Roman" w:cs="Times New Roman"/>
          <w:sz w:val="24"/>
          <w:szCs w:val="24"/>
        </w:rPr>
        <w:t xml:space="preserve">populations </w:t>
      </w:r>
      <w:r w:rsidR="009A5032" w:rsidRPr="0013754E">
        <w:rPr>
          <w:rFonts w:ascii="Times New Roman" w:eastAsia="Times New Roman" w:hAnsi="Times New Roman" w:cs="Times New Roman"/>
          <w:sz w:val="24"/>
          <w:szCs w:val="24"/>
        </w:rPr>
        <w:t xml:space="preserve">that were </w:t>
      </w:r>
      <w:r w:rsidRPr="0013754E">
        <w:rPr>
          <w:rFonts w:ascii="Times New Roman" w:eastAsia="Times New Roman" w:hAnsi="Times New Roman" w:cs="Times New Roman"/>
          <w:sz w:val="24"/>
          <w:szCs w:val="24"/>
        </w:rPr>
        <w:t xml:space="preserve">randomly selected </w:t>
      </w:r>
      <w:r w:rsidR="009A5032" w:rsidRPr="0013754E">
        <w:rPr>
          <w:rFonts w:ascii="Times New Roman" w:eastAsia="Times New Roman" w:hAnsi="Times New Roman" w:cs="Times New Roman"/>
          <w:sz w:val="24"/>
          <w:szCs w:val="24"/>
        </w:rPr>
        <w:t xml:space="preserve">from </w:t>
      </w:r>
      <w:r w:rsidRPr="0013754E">
        <w:rPr>
          <w:rFonts w:ascii="Times New Roman" w:eastAsia="Times New Roman" w:hAnsi="Times New Roman" w:cs="Times New Roman"/>
          <w:sz w:val="24"/>
          <w:szCs w:val="24"/>
        </w:rPr>
        <w:t xml:space="preserve">the </w:t>
      </w:r>
      <w:r w:rsidR="009A5032" w:rsidRPr="0013754E">
        <w:rPr>
          <w:rFonts w:ascii="Times New Roman" w:eastAsia="Times New Roman" w:hAnsi="Times New Roman" w:cs="Times New Roman"/>
          <w:sz w:val="24"/>
          <w:szCs w:val="24"/>
        </w:rPr>
        <w:t xml:space="preserve">original </w:t>
      </w:r>
      <w:r w:rsidRPr="0013754E">
        <w:rPr>
          <w:rFonts w:ascii="Times New Roman" w:eastAsia="Times New Roman" w:hAnsi="Times New Roman" w:cs="Times New Roman"/>
          <w:sz w:val="24"/>
          <w:szCs w:val="24"/>
        </w:rPr>
        <w:t xml:space="preserve">25. </w:t>
      </w:r>
      <w:r w:rsidR="00A2346E" w:rsidRPr="0013754E">
        <w:rPr>
          <w:rFonts w:ascii="Times New Roman" w:eastAsia="Times New Roman" w:hAnsi="Times New Roman" w:cs="Times New Roman"/>
          <w:sz w:val="24"/>
          <w:szCs w:val="24"/>
        </w:rPr>
        <w:t xml:space="preserve">We </w:t>
      </w:r>
      <w:r w:rsidR="000D5772" w:rsidRPr="0013754E">
        <w:rPr>
          <w:rFonts w:ascii="Times New Roman" w:eastAsia="Times New Roman" w:hAnsi="Times New Roman" w:cs="Times New Roman"/>
          <w:sz w:val="24"/>
          <w:szCs w:val="24"/>
        </w:rPr>
        <w:t xml:space="preserve">varied </w:t>
      </w:r>
      <w:r w:rsidR="00A2346E" w:rsidRPr="0013754E">
        <w:rPr>
          <w:rFonts w:ascii="Times New Roman" w:eastAsia="Times New Roman" w:hAnsi="Times New Roman" w:cs="Times New Roman"/>
          <w:sz w:val="24"/>
          <w:szCs w:val="24"/>
        </w:rPr>
        <w:t xml:space="preserve">the position of where the demographic event occurred in the landscape because deme topology may influence the outcomes of population genetic analyses </w:t>
      </w:r>
      <w:r w:rsidR="00A2346E"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J.","non-dropping-particle":"","parse-names":false,"suffix":""},{"dropping-particle":"","family":"Rousset","given":"François","non-dropping-particle":"","parse-names":false,"suffix":""}],"container-title":"Journal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fluctuations","type":"article-journal","volume":"23"},"uris":["http://www.mendeley.com/documents/?uuid=11b267fd-9ab9-4eed-ac4f-e04e776b6b41"]}],"mendeley":{"formattedCitation":"(Robledo-Arnuncio &amp; Rousset, 2010)","plainTextFormattedCitation":"(Robledo-Arnuncio &amp; Rousset, 2010)","previouslyFormattedCitation":"(Robledo-Arnuncio &amp; Rousset, 2010)"},"properties":{"noteIndex":0},"schema":"https://github.com/citation-style-language/schema/raw/master/csl-citation.json"}</w:instrText>
      </w:r>
      <w:r w:rsidR="00A2346E"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(Robledo-Arnuncio &amp; Rousset, 2010)</w:t>
      </w:r>
      <w:r w:rsidR="00A2346E" w:rsidRPr="0013754E">
        <w:rPr>
          <w:rFonts w:ascii="Times New Roman" w:eastAsia="Times New Roman" w:hAnsi="Times New Roman" w:cs="Times New Roman"/>
          <w:sz w:val="24"/>
          <w:szCs w:val="24"/>
        </w:rPr>
        <w:fldChar w:fldCharType="end"/>
      </w:r>
      <w:r w:rsidR="00A2346E" w:rsidRPr="0013754E">
        <w:rPr>
          <w:rFonts w:ascii="Times New Roman" w:eastAsia="Times New Roman" w:hAnsi="Times New Roman" w:cs="Times New Roman"/>
          <w:sz w:val="24"/>
          <w:szCs w:val="24"/>
        </w:rPr>
        <w:t xml:space="preserve">. </w:t>
      </w:r>
      <w:r w:rsidR="005F5B9D" w:rsidRPr="0013754E">
        <w:rPr>
          <w:rFonts w:ascii="Times New Roman" w:eastAsia="Times New Roman" w:hAnsi="Times New Roman" w:cs="Times New Roman"/>
          <w:sz w:val="24"/>
          <w:szCs w:val="24"/>
        </w:rPr>
        <w:t xml:space="preserve">For scenarios in which </w:t>
      </w:r>
      <w:r w:rsidRPr="0013754E">
        <w:rPr>
          <w:rFonts w:ascii="Times New Roman" w:eastAsia="Times New Roman" w:hAnsi="Times New Roman" w:cs="Times New Roman"/>
          <w:sz w:val="24"/>
          <w:szCs w:val="24"/>
        </w:rPr>
        <w:t xml:space="preserve">only </w:t>
      </w:r>
      <w:r w:rsidR="00FD4CF4" w:rsidRPr="0013754E">
        <w:rPr>
          <w:rFonts w:ascii="Times New Roman" w:eastAsia="Times New Roman" w:hAnsi="Times New Roman" w:cs="Times New Roman"/>
          <w:sz w:val="24"/>
          <w:szCs w:val="24"/>
        </w:rPr>
        <w:t xml:space="preserve">one </w:t>
      </w:r>
      <w:r w:rsidRPr="0013754E">
        <w:rPr>
          <w:rFonts w:ascii="Times New Roman" w:eastAsia="Times New Roman" w:hAnsi="Times New Roman" w:cs="Times New Roman"/>
          <w:sz w:val="24"/>
          <w:szCs w:val="24"/>
        </w:rPr>
        <w:t xml:space="preserve">population was affected, we partitioned the 180 </w:t>
      </w:r>
      <w:r w:rsidR="005F5B9D" w:rsidRPr="0013754E">
        <w:rPr>
          <w:rFonts w:ascii="Times New Roman" w:eastAsia="Times New Roman" w:hAnsi="Times New Roman" w:cs="Times New Roman"/>
          <w:sz w:val="24"/>
          <w:szCs w:val="24"/>
        </w:rPr>
        <w:t xml:space="preserve">simulations </w:t>
      </w:r>
      <w:r w:rsidRPr="0013754E">
        <w:rPr>
          <w:rFonts w:ascii="Times New Roman" w:eastAsia="Times New Roman" w:hAnsi="Times New Roman" w:cs="Times New Roman"/>
          <w:sz w:val="24"/>
          <w:szCs w:val="24"/>
        </w:rPr>
        <w:t xml:space="preserve">equally among six populations in the landscape. </w:t>
      </w:r>
      <w:r w:rsidR="00661D0F" w:rsidRPr="0013754E">
        <w:rPr>
          <w:rFonts w:ascii="Times New Roman" w:eastAsia="Times New Roman" w:hAnsi="Times New Roman" w:cs="Times New Roman"/>
          <w:sz w:val="24"/>
          <w:szCs w:val="24"/>
        </w:rPr>
        <w:t>B</w:t>
      </w:r>
      <w:r w:rsidRPr="0013754E">
        <w:rPr>
          <w:rFonts w:ascii="Times New Roman" w:eastAsia="Times New Roman" w:hAnsi="Times New Roman" w:cs="Times New Roman"/>
          <w:sz w:val="24"/>
          <w:szCs w:val="24"/>
        </w:rPr>
        <w:t xml:space="preserve">ecause our landscape is square and homogeneously resistant to movement, </w:t>
      </w:r>
      <w:r w:rsidR="00661D0F" w:rsidRPr="0013754E">
        <w:rPr>
          <w:rFonts w:ascii="Times New Roman" w:eastAsia="Times New Roman" w:hAnsi="Times New Roman" w:cs="Times New Roman"/>
          <w:sz w:val="24"/>
          <w:szCs w:val="24"/>
        </w:rPr>
        <w:t>it is symmetric and there are only six unique positions. Systematically choosing those six positions</w:t>
      </w:r>
      <w:r w:rsidR="00B90E47" w:rsidRPr="0013754E">
        <w:rPr>
          <w:rFonts w:ascii="Times New Roman" w:eastAsia="Times New Roman" w:hAnsi="Times New Roman" w:cs="Times New Roman"/>
          <w:sz w:val="24"/>
          <w:szCs w:val="24"/>
        </w:rPr>
        <w:t xml:space="preserve"> as a pool of potential targets for our demographic event</w:t>
      </w:r>
      <w:r w:rsidR="00661D0F" w:rsidRPr="0013754E">
        <w:rPr>
          <w:rFonts w:ascii="Times New Roman" w:eastAsia="Times New Roman" w:hAnsi="Times New Roman" w:cs="Times New Roman"/>
          <w:sz w:val="24"/>
          <w:szCs w:val="24"/>
        </w:rPr>
        <w:t xml:space="preserve"> therefore covered all possible spatial patterns in our simulations</w:t>
      </w:r>
      <w:r w:rsidRPr="0013754E">
        <w:rPr>
          <w:rFonts w:ascii="Times New Roman" w:eastAsia="Times New Roman" w:hAnsi="Times New Roman" w:cs="Times New Roman"/>
          <w:sz w:val="24"/>
          <w:szCs w:val="24"/>
        </w:rPr>
        <w:t xml:space="preserve">. </w:t>
      </w:r>
      <w:r w:rsidR="00661D0F" w:rsidRPr="0013754E">
        <w:rPr>
          <w:rFonts w:ascii="Times New Roman" w:eastAsia="Times New Roman" w:hAnsi="Times New Roman" w:cs="Times New Roman"/>
          <w:sz w:val="24"/>
          <w:szCs w:val="24"/>
        </w:rPr>
        <w:t xml:space="preserve"> </w:t>
      </w:r>
      <w:r w:rsidR="00EC4F00" w:rsidRPr="0013754E">
        <w:rPr>
          <w:rFonts w:ascii="Times New Roman" w:eastAsia="Times New Roman" w:hAnsi="Times New Roman" w:cs="Times New Roman"/>
          <w:sz w:val="24"/>
          <w:szCs w:val="24"/>
        </w:rPr>
        <w:t>One or more populations among these</w:t>
      </w:r>
      <w:r w:rsidR="00661D0F" w:rsidRPr="0013754E">
        <w:rPr>
          <w:rFonts w:ascii="Times New Roman" w:eastAsia="Times New Roman" w:hAnsi="Times New Roman" w:cs="Times New Roman"/>
          <w:sz w:val="24"/>
          <w:szCs w:val="24"/>
        </w:rPr>
        <w:t xml:space="preserve"> six populations were randomly selected once</w:t>
      </w:r>
      <w:r w:rsidR="009A3FF7" w:rsidRPr="0013754E">
        <w:rPr>
          <w:rFonts w:ascii="Times New Roman" w:eastAsia="Times New Roman" w:hAnsi="Times New Roman" w:cs="Times New Roman"/>
          <w:sz w:val="24"/>
          <w:szCs w:val="24"/>
        </w:rPr>
        <w:t>,</w:t>
      </w:r>
      <w:r w:rsidR="00661D0F" w:rsidRPr="0013754E">
        <w:rPr>
          <w:rFonts w:ascii="Times New Roman" w:eastAsia="Times New Roman" w:hAnsi="Times New Roman" w:cs="Times New Roman"/>
          <w:sz w:val="24"/>
          <w:szCs w:val="24"/>
        </w:rPr>
        <w:t xml:space="preserve"> and were identical across runs. </w:t>
      </w:r>
      <w:r w:rsidRPr="0013754E">
        <w:rPr>
          <w:rFonts w:ascii="Times New Roman" w:eastAsia="Times New Roman" w:hAnsi="Times New Roman" w:cs="Times New Roman"/>
          <w:sz w:val="24"/>
          <w:szCs w:val="24"/>
        </w:rPr>
        <w:t xml:space="preserve">When </w:t>
      </w:r>
      <w:r w:rsidR="005F5B9D" w:rsidRPr="0013754E">
        <w:rPr>
          <w:rFonts w:ascii="Times New Roman" w:eastAsia="Times New Roman" w:hAnsi="Times New Roman" w:cs="Times New Roman"/>
          <w:sz w:val="24"/>
          <w:szCs w:val="24"/>
        </w:rPr>
        <w:t xml:space="preserve">multiple </w:t>
      </w:r>
      <w:r w:rsidRPr="0013754E">
        <w:rPr>
          <w:rFonts w:ascii="Times New Roman" w:eastAsia="Times New Roman" w:hAnsi="Times New Roman" w:cs="Times New Roman"/>
          <w:sz w:val="24"/>
          <w:szCs w:val="24"/>
        </w:rPr>
        <w:t>(</w:t>
      </w:r>
      <w:r w:rsidR="005F5B9D" w:rsidRPr="0013754E">
        <w:rPr>
          <w:rFonts w:ascii="Times New Roman" w:eastAsia="Times New Roman" w:hAnsi="Times New Roman" w:cs="Times New Roman"/>
          <w:sz w:val="24"/>
          <w:szCs w:val="24"/>
        </w:rPr>
        <w:t xml:space="preserve">two </w:t>
      </w:r>
      <w:r w:rsidRPr="0013754E">
        <w:rPr>
          <w:rFonts w:ascii="Times New Roman" w:eastAsia="Times New Roman" w:hAnsi="Times New Roman" w:cs="Times New Roman"/>
          <w:sz w:val="24"/>
          <w:szCs w:val="24"/>
        </w:rPr>
        <w:t xml:space="preserve">or </w:t>
      </w:r>
      <w:r w:rsidR="005F5B9D" w:rsidRPr="0013754E">
        <w:rPr>
          <w:rFonts w:ascii="Times New Roman" w:eastAsia="Times New Roman" w:hAnsi="Times New Roman" w:cs="Times New Roman"/>
          <w:sz w:val="24"/>
          <w:szCs w:val="24"/>
        </w:rPr>
        <w:t>three</w:t>
      </w:r>
      <w:r w:rsidRPr="0013754E">
        <w:rPr>
          <w:rFonts w:ascii="Times New Roman" w:eastAsia="Times New Roman" w:hAnsi="Times New Roman" w:cs="Times New Roman"/>
          <w:sz w:val="24"/>
          <w:szCs w:val="24"/>
        </w:rPr>
        <w:t xml:space="preserve">) populations underwent a demographic event, we randomly </w:t>
      </w:r>
      <w:r w:rsidR="00EA200B" w:rsidRPr="0013754E">
        <w:rPr>
          <w:rFonts w:ascii="Times New Roman" w:eastAsia="Times New Roman" w:hAnsi="Times New Roman" w:cs="Times New Roman"/>
          <w:sz w:val="24"/>
          <w:szCs w:val="24"/>
        </w:rPr>
        <w:t xml:space="preserve">chose </w:t>
      </w:r>
      <w:r w:rsidR="005F5B9D" w:rsidRPr="0013754E">
        <w:rPr>
          <w:rFonts w:ascii="Times New Roman" w:eastAsia="Times New Roman" w:hAnsi="Times New Roman" w:cs="Times New Roman"/>
          <w:sz w:val="24"/>
          <w:szCs w:val="24"/>
        </w:rPr>
        <w:t xml:space="preserve">one </w:t>
      </w:r>
      <w:r w:rsidR="00EA200B" w:rsidRPr="0013754E">
        <w:rPr>
          <w:rFonts w:ascii="Times New Roman" w:eastAsia="Times New Roman" w:hAnsi="Times New Roman" w:cs="Times New Roman"/>
          <w:sz w:val="24"/>
          <w:szCs w:val="24"/>
        </w:rPr>
        <w:t>of</w:t>
      </w:r>
      <w:r w:rsidRPr="0013754E">
        <w:rPr>
          <w:rFonts w:ascii="Times New Roman" w:eastAsia="Times New Roman" w:hAnsi="Times New Roman" w:cs="Times New Roman"/>
          <w:sz w:val="24"/>
          <w:szCs w:val="24"/>
        </w:rPr>
        <w:t xml:space="preserve"> the</w:t>
      </w:r>
      <w:r w:rsidR="00EA200B" w:rsidRPr="0013754E">
        <w:rPr>
          <w:rFonts w:ascii="Times New Roman" w:eastAsia="Times New Roman" w:hAnsi="Times New Roman" w:cs="Times New Roman"/>
          <w:sz w:val="24"/>
          <w:szCs w:val="24"/>
        </w:rPr>
        <w:t>se</w:t>
      </w:r>
      <w:r w:rsidRPr="0013754E">
        <w:rPr>
          <w:rFonts w:ascii="Times New Roman" w:eastAsia="Times New Roman" w:hAnsi="Times New Roman" w:cs="Times New Roman"/>
          <w:sz w:val="24"/>
          <w:szCs w:val="24"/>
        </w:rPr>
        <w:t xml:space="preserve"> six </w:t>
      </w:r>
      <w:r w:rsidR="00EA200B" w:rsidRPr="0013754E">
        <w:rPr>
          <w:rFonts w:ascii="Times New Roman" w:eastAsia="Times New Roman" w:hAnsi="Times New Roman" w:cs="Times New Roman"/>
          <w:sz w:val="24"/>
          <w:szCs w:val="24"/>
        </w:rPr>
        <w:t>geographically unique populations</w:t>
      </w:r>
      <w:r w:rsidRPr="0013754E">
        <w:rPr>
          <w:rFonts w:ascii="Times New Roman" w:eastAsia="Times New Roman" w:hAnsi="Times New Roman" w:cs="Times New Roman"/>
          <w:sz w:val="24"/>
          <w:szCs w:val="24"/>
        </w:rPr>
        <w:t xml:space="preserve"> and randomly picked </w:t>
      </w:r>
      <w:r w:rsidR="005F5B9D" w:rsidRPr="0013754E">
        <w:rPr>
          <w:rFonts w:ascii="Times New Roman" w:eastAsia="Times New Roman" w:hAnsi="Times New Roman" w:cs="Times New Roman"/>
          <w:sz w:val="24"/>
          <w:szCs w:val="24"/>
        </w:rPr>
        <w:t xml:space="preserve">one </w:t>
      </w:r>
      <w:r w:rsidRPr="0013754E">
        <w:rPr>
          <w:rFonts w:ascii="Times New Roman" w:eastAsia="Times New Roman" w:hAnsi="Times New Roman" w:cs="Times New Roman"/>
          <w:sz w:val="24"/>
          <w:szCs w:val="24"/>
        </w:rPr>
        <w:t xml:space="preserve">or </w:t>
      </w:r>
      <w:r w:rsidR="005F5B9D" w:rsidRPr="0013754E">
        <w:rPr>
          <w:rFonts w:ascii="Times New Roman" w:eastAsia="Times New Roman" w:hAnsi="Times New Roman" w:cs="Times New Roman"/>
          <w:sz w:val="24"/>
          <w:szCs w:val="24"/>
        </w:rPr>
        <w:t xml:space="preserve">two </w:t>
      </w:r>
      <w:r w:rsidRPr="0013754E">
        <w:rPr>
          <w:rFonts w:ascii="Times New Roman" w:eastAsia="Times New Roman" w:hAnsi="Times New Roman" w:cs="Times New Roman"/>
          <w:sz w:val="24"/>
          <w:szCs w:val="24"/>
        </w:rPr>
        <w:t xml:space="preserve">additional populations directly adjacent to it. </w:t>
      </w:r>
      <w:r w:rsidR="00A2346E" w:rsidRPr="0013754E">
        <w:rPr>
          <w:rFonts w:ascii="Times New Roman" w:eastAsia="Times New Roman" w:hAnsi="Times New Roman" w:cs="Times New Roman"/>
          <w:sz w:val="24"/>
          <w:szCs w:val="24"/>
        </w:rPr>
        <w:t xml:space="preserve">We chose to pick adjacent populations to respect the spatial autocorrelation often exhibited in demographic events. </w:t>
      </w:r>
      <w:r w:rsidR="00330557" w:rsidRPr="0013754E">
        <w:rPr>
          <w:rFonts w:ascii="Times New Roman" w:eastAsia="Times New Roman" w:hAnsi="Times New Roman" w:cs="Times New Roman"/>
          <w:sz w:val="24"/>
          <w:szCs w:val="24"/>
        </w:rPr>
        <w:t xml:space="preserve">For each of the two- and three-population </w:t>
      </w:r>
      <w:r w:rsidR="00330557" w:rsidRPr="0013754E">
        <w:rPr>
          <w:rFonts w:ascii="Times New Roman" w:eastAsia="Times New Roman" w:hAnsi="Times New Roman" w:cs="Times New Roman"/>
          <w:sz w:val="24"/>
          <w:szCs w:val="24"/>
        </w:rPr>
        <w:lastRenderedPageBreak/>
        <w:t xml:space="preserve">simulations, we </w:t>
      </w:r>
      <w:r w:rsidR="00EA200B" w:rsidRPr="0013754E">
        <w:rPr>
          <w:rFonts w:ascii="Times New Roman" w:eastAsia="Times New Roman" w:hAnsi="Times New Roman" w:cs="Times New Roman"/>
          <w:sz w:val="24"/>
          <w:szCs w:val="24"/>
        </w:rPr>
        <w:t xml:space="preserve">repeated </w:t>
      </w:r>
      <w:r w:rsidRPr="0013754E">
        <w:rPr>
          <w:rFonts w:ascii="Times New Roman" w:eastAsia="Times New Roman" w:hAnsi="Times New Roman" w:cs="Times New Roman"/>
          <w:sz w:val="24"/>
          <w:szCs w:val="24"/>
        </w:rPr>
        <w:t xml:space="preserve">this </w:t>
      </w:r>
      <w:r w:rsidR="00EA200B" w:rsidRPr="0013754E">
        <w:rPr>
          <w:rFonts w:ascii="Times New Roman" w:eastAsia="Times New Roman" w:hAnsi="Times New Roman" w:cs="Times New Roman"/>
          <w:sz w:val="24"/>
          <w:szCs w:val="24"/>
        </w:rPr>
        <w:t xml:space="preserve">population selection procedure </w:t>
      </w:r>
      <w:r w:rsidRPr="0013754E">
        <w:rPr>
          <w:rFonts w:ascii="Times New Roman" w:eastAsia="Times New Roman" w:hAnsi="Times New Roman" w:cs="Times New Roman"/>
          <w:sz w:val="24"/>
          <w:szCs w:val="24"/>
        </w:rPr>
        <w:t xml:space="preserve">six times </w:t>
      </w:r>
      <w:r w:rsidR="00EA200B" w:rsidRPr="0013754E">
        <w:rPr>
          <w:rFonts w:ascii="Times New Roman" w:eastAsia="Times New Roman" w:hAnsi="Times New Roman" w:cs="Times New Roman"/>
          <w:sz w:val="24"/>
          <w:szCs w:val="24"/>
        </w:rPr>
        <w:t xml:space="preserve">and ran </w:t>
      </w:r>
      <w:r w:rsidRPr="0013754E">
        <w:rPr>
          <w:rFonts w:ascii="Times New Roman" w:eastAsia="Times New Roman" w:hAnsi="Times New Roman" w:cs="Times New Roman"/>
          <w:sz w:val="24"/>
          <w:szCs w:val="24"/>
        </w:rPr>
        <w:t>30 replicate</w:t>
      </w:r>
      <w:r w:rsidR="00EA200B" w:rsidRPr="0013754E">
        <w:rPr>
          <w:rFonts w:ascii="Times New Roman" w:eastAsia="Times New Roman" w:hAnsi="Times New Roman" w:cs="Times New Roman"/>
          <w:sz w:val="24"/>
          <w:szCs w:val="24"/>
        </w:rPr>
        <w:t xml:space="preserve"> simulations</w:t>
      </w:r>
      <w:r w:rsidRPr="0013754E">
        <w:rPr>
          <w:rFonts w:ascii="Times New Roman" w:eastAsia="Times New Roman" w:hAnsi="Times New Roman" w:cs="Times New Roman"/>
          <w:sz w:val="24"/>
          <w:szCs w:val="24"/>
        </w:rPr>
        <w:t xml:space="preserve"> for each set of populations. </w:t>
      </w:r>
    </w:p>
    <w:p w14:paraId="69F1420C" w14:textId="77777777" w:rsidR="00760250" w:rsidRPr="0013754E" w:rsidRDefault="00760250" w:rsidP="00901297">
      <w:pPr>
        <w:pStyle w:val="Heading2"/>
        <w:spacing w:after="240" w:line="360" w:lineRule="auto"/>
        <w:rPr>
          <w:lang w:val="en-US"/>
        </w:rPr>
      </w:pPr>
      <w:r w:rsidRPr="0013754E">
        <w:rPr>
          <w:lang w:val="en-US"/>
        </w:rPr>
        <w:t>Statistical performance</w:t>
      </w:r>
    </w:p>
    <w:p w14:paraId="1AA3B59C" w14:textId="2DD1FA95" w:rsidR="009A5032" w:rsidRPr="0013754E" w:rsidRDefault="00760250" w:rsidP="00901297">
      <w:pPr>
        <w:spacing w:after="240" w:line="360" w:lineRule="auto"/>
        <w:rPr>
          <w:rFonts w:ascii="Times New Roman" w:eastAsia="Times New Roman" w:hAnsi="Times New Roman" w:cs="Times New Roman"/>
          <w:iCs/>
          <w:sz w:val="24"/>
          <w:szCs w:val="24"/>
        </w:rPr>
      </w:pPr>
      <w:r w:rsidRPr="0013754E">
        <w:rPr>
          <w:rFonts w:ascii="Times New Roman" w:eastAsia="Times New Roman" w:hAnsi="Times New Roman" w:cs="Times New Roman"/>
          <w:iCs/>
          <w:sz w:val="24"/>
          <w:szCs w:val="24"/>
        </w:rPr>
        <w:t xml:space="preserve">We </w:t>
      </w:r>
      <w:r w:rsidR="0093724D" w:rsidRPr="0013754E">
        <w:rPr>
          <w:rFonts w:ascii="Times New Roman" w:eastAsia="Times New Roman" w:hAnsi="Times New Roman" w:cs="Times New Roman"/>
          <w:iCs/>
          <w:sz w:val="24"/>
          <w:szCs w:val="24"/>
        </w:rPr>
        <w:t>assess</w:t>
      </w:r>
      <w:r w:rsidR="00330557" w:rsidRPr="0013754E">
        <w:rPr>
          <w:rFonts w:ascii="Times New Roman" w:eastAsia="Times New Roman" w:hAnsi="Times New Roman" w:cs="Times New Roman"/>
          <w:iCs/>
          <w:sz w:val="24"/>
          <w:szCs w:val="24"/>
        </w:rPr>
        <w:t>ed</w:t>
      </w:r>
      <w:r w:rsidR="0093724D" w:rsidRPr="0013754E">
        <w:rPr>
          <w:rFonts w:ascii="Times New Roman" w:eastAsia="Times New Roman" w:hAnsi="Times New Roman" w:cs="Times New Roman"/>
          <w:iCs/>
          <w:sz w:val="24"/>
          <w:szCs w:val="24"/>
        </w:rPr>
        <w:t xml:space="preserve"> the statistical performance of our TGI testing procedure using </w:t>
      </w:r>
      <w:r w:rsidRPr="0013754E">
        <w:rPr>
          <w:rFonts w:ascii="Times New Roman" w:eastAsia="Times New Roman" w:hAnsi="Times New Roman" w:cs="Times New Roman"/>
          <w:iCs/>
          <w:sz w:val="24"/>
          <w:szCs w:val="24"/>
        </w:rPr>
        <w:t xml:space="preserve">the </w:t>
      </w:r>
      <w:r w:rsidR="00545C37" w:rsidRPr="0013754E">
        <w:rPr>
          <w:rFonts w:ascii="Times New Roman" w:eastAsia="Times New Roman" w:hAnsi="Times New Roman" w:cs="Times New Roman"/>
          <w:iCs/>
          <w:sz w:val="24"/>
          <w:szCs w:val="24"/>
        </w:rPr>
        <w:t xml:space="preserve">false positive rate </w:t>
      </w:r>
      <w:r w:rsidRPr="0013754E">
        <w:rPr>
          <w:rFonts w:ascii="Times New Roman" w:eastAsia="Times New Roman" w:hAnsi="Times New Roman" w:cs="Times New Roman"/>
          <w:iCs/>
          <w:sz w:val="24"/>
          <w:szCs w:val="24"/>
        </w:rPr>
        <w:t xml:space="preserve">(FPR) and </w:t>
      </w:r>
      <w:r w:rsidR="00545C37" w:rsidRPr="0013754E">
        <w:rPr>
          <w:rFonts w:ascii="Times New Roman" w:eastAsia="Times New Roman" w:hAnsi="Times New Roman" w:cs="Times New Roman"/>
          <w:iCs/>
          <w:sz w:val="24"/>
          <w:szCs w:val="24"/>
        </w:rPr>
        <w:t xml:space="preserve">false negative rate </w:t>
      </w:r>
      <w:r w:rsidRPr="0013754E">
        <w:rPr>
          <w:rFonts w:ascii="Times New Roman" w:eastAsia="Times New Roman" w:hAnsi="Times New Roman" w:cs="Times New Roman"/>
          <w:iCs/>
          <w:sz w:val="24"/>
          <w:szCs w:val="24"/>
        </w:rPr>
        <w:t xml:space="preserve">(FNR). </w:t>
      </w:r>
      <w:r w:rsidR="009A5032" w:rsidRPr="0013754E">
        <w:rPr>
          <w:rFonts w:ascii="Times New Roman" w:eastAsia="Times New Roman" w:hAnsi="Times New Roman" w:cs="Times New Roman"/>
          <w:iCs/>
          <w:sz w:val="24"/>
          <w:szCs w:val="24"/>
        </w:rPr>
        <w:t xml:space="preserve">In our study, a </w:t>
      </w:r>
      <w:r w:rsidRPr="0013754E">
        <w:rPr>
          <w:rFonts w:ascii="Times New Roman" w:eastAsia="Times New Roman" w:hAnsi="Times New Roman" w:cs="Times New Roman"/>
          <w:iCs/>
          <w:sz w:val="24"/>
          <w:szCs w:val="24"/>
        </w:rPr>
        <w:t xml:space="preserve">false positive </w:t>
      </w:r>
      <w:r w:rsidR="009A5032" w:rsidRPr="0013754E">
        <w:rPr>
          <w:rFonts w:ascii="Times New Roman" w:eastAsia="Times New Roman" w:hAnsi="Times New Roman" w:cs="Times New Roman"/>
          <w:iCs/>
          <w:sz w:val="24"/>
          <w:szCs w:val="24"/>
        </w:rPr>
        <w:t xml:space="preserve">was </w:t>
      </w:r>
      <w:r w:rsidRPr="0013754E">
        <w:rPr>
          <w:rFonts w:ascii="Times New Roman" w:eastAsia="Times New Roman" w:hAnsi="Times New Roman" w:cs="Times New Roman"/>
          <w:iCs/>
          <w:sz w:val="24"/>
          <w:szCs w:val="24"/>
        </w:rPr>
        <w:t xml:space="preserve">a population that we </w:t>
      </w:r>
      <w:r w:rsidR="009A5032" w:rsidRPr="0013754E">
        <w:rPr>
          <w:rFonts w:ascii="Times New Roman" w:eastAsia="Times New Roman" w:hAnsi="Times New Roman" w:cs="Times New Roman"/>
          <w:iCs/>
          <w:sz w:val="24"/>
          <w:szCs w:val="24"/>
        </w:rPr>
        <w:t xml:space="preserve">knew </w:t>
      </w:r>
      <w:r w:rsidRPr="0013754E">
        <w:rPr>
          <w:rFonts w:ascii="Times New Roman" w:eastAsia="Times New Roman" w:hAnsi="Times New Roman" w:cs="Times New Roman"/>
          <w:iCs/>
          <w:sz w:val="24"/>
          <w:szCs w:val="24"/>
        </w:rPr>
        <w:t xml:space="preserve">did not undergo the demographic change we imposed but </w:t>
      </w:r>
      <w:r w:rsidR="009A5032" w:rsidRPr="0013754E">
        <w:rPr>
          <w:rFonts w:ascii="Times New Roman" w:eastAsia="Times New Roman" w:hAnsi="Times New Roman" w:cs="Times New Roman"/>
          <w:iCs/>
          <w:sz w:val="24"/>
          <w:szCs w:val="24"/>
        </w:rPr>
        <w:t xml:space="preserve">was </w:t>
      </w:r>
      <w:r w:rsidRPr="0013754E">
        <w:rPr>
          <w:rFonts w:ascii="Times New Roman" w:eastAsia="Times New Roman" w:hAnsi="Times New Roman" w:cs="Times New Roman"/>
          <w:iCs/>
          <w:sz w:val="24"/>
          <w:szCs w:val="24"/>
        </w:rPr>
        <w:t xml:space="preserve">found to have done so </w:t>
      </w:r>
      <w:r w:rsidR="009A5032" w:rsidRPr="0013754E">
        <w:rPr>
          <w:rFonts w:ascii="Times New Roman" w:eastAsia="Times New Roman" w:hAnsi="Times New Roman" w:cs="Times New Roman"/>
          <w:iCs/>
          <w:sz w:val="24"/>
          <w:szCs w:val="24"/>
        </w:rPr>
        <w:t xml:space="preserve">using </w:t>
      </w:r>
      <w:r w:rsidRPr="0013754E">
        <w:rPr>
          <w:rFonts w:ascii="Times New Roman" w:eastAsia="Times New Roman" w:hAnsi="Times New Roman" w:cs="Times New Roman"/>
          <w:iCs/>
          <w:sz w:val="24"/>
          <w:szCs w:val="24"/>
        </w:rPr>
        <w:t>the TGI test</w:t>
      </w:r>
      <w:r w:rsidR="00330557" w:rsidRPr="0013754E">
        <w:rPr>
          <w:rFonts w:ascii="Times New Roman" w:eastAsia="Times New Roman" w:hAnsi="Times New Roman" w:cs="Times New Roman"/>
          <w:iCs/>
          <w:sz w:val="24"/>
          <w:szCs w:val="24"/>
        </w:rPr>
        <w:t xml:space="preserve">, whereas a </w:t>
      </w:r>
      <w:r w:rsidRPr="0013754E">
        <w:rPr>
          <w:rFonts w:ascii="Times New Roman" w:eastAsia="Times New Roman" w:hAnsi="Times New Roman" w:cs="Times New Roman"/>
          <w:iCs/>
          <w:sz w:val="24"/>
          <w:szCs w:val="24"/>
        </w:rPr>
        <w:t xml:space="preserve">false negative </w:t>
      </w:r>
      <w:r w:rsidR="00545C37" w:rsidRPr="0013754E">
        <w:rPr>
          <w:rFonts w:ascii="Times New Roman" w:eastAsia="Times New Roman" w:hAnsi="Times New Roman" w:cs="Times New Roman"/>
          <w:iCs/>
          <w:sz w:val="24"/>
          <w:szCs w:val="24"/>
        </w:rPr>
        <w:t xml:space="preserve">was </w:t>
      </w:r>
      <w:r w:rsidRPr="0013754E">
        <w:rPr>
          <w:rFonts w:ascii="Times New Roman" w:eastAsia="Times New Roman" w:hAnsi="Times New Roman" w:cs="Times New Roman"/>
          <w:iCs/>
          <w:sz w:val="24"/>
          <w:szCs w:val="24"/>
        </w:rPr>
        <w:t>a population that experience</w:t>
      </w:r>
      <w:r w:rsidR="009A5032" w:rsidRPr="0013754E">
        <w:rPr>
          <w:rFonts w:ascii="Times New Roman" w:eastAsia="Times New Roman" w:hAnsi="Times New Roman" w:cs="Times New Roman"/>
          <w:iCs/>
          <w:sz w:val="24"/>
          <w:szCs w:val="24"/>
        </w:rPr>
        <w:t>d</w:t>
      </w:r>
      <w:r w:rsidRPr="0013754E">
        <w:rPr>
          <w:rFonts w:ascii="Times New Roman" w:eastAsia="Times New Roman" w:hAnsi="Times New Roman" w:cs="Times New Roman"/>
          <w:iCs/>
          <w:sz w:val="24"/>
          <w:szCs w:val="24"/>
        </w:rPr>
        <w:t xml:space="preserve"> </w:t>
      </w:r>
      <w:r w:rsidR="00545C37" w:rsidRPr="0013754E">
        <w:rPr>
          <w:rFonts w:ascii="Times New Roman" w:eastAsia="Times New Roman" w:hAnsi="Times New Roman" w:cs="Times New Roman"/>
          <w:iCs/>
          <w:sz w:val="24"/>
          <w:szCs w:val="24"/>
        </w:rPr>
        <w:t xml:space="preserve">the </w:t>
      </w:r>
      <w:r w:rsidRPr="0013754E">
        <w:rPr>
          <w:rFonts w:ascii="Times New Roman" w:eastAsia="Times New Roman" w:hAnsi="Times New Roman" w:cs="Times New Roman"/>
          <w:iCs/>
          <w:sz w:val="24"/>
          <w:szCs w:val="24"/>
        </w:rPr>
        <w:t xml:space="preserve">demographic event </w:t>
      </w:r>
      <w:r w:rsidR="00330557" w:rsidRPr="0013754E">
        <w:rPr>
          <w:rFonts w:ascii="Times New Roman" w:eastAsia="Times New Roman" w:hAnsi="Times New Roman" w:cs="Times New Roman"/>
          <w:iCs/>
          <w:sz w:val="24"/>
          <w:szCs w:val="24"/>
        </w:rPr>
        <w:t>but exhibited no significant change</w:t>
      </w:r>
      <w:r w:rsidR="009A5032" w:rsidRPr="0013754E">
        <w:rPr>
          <w:rFonts w:ascii="Times New Roman" w:eastAsia="Times New Roman" w:hAnsi="Times New Roman" w:cs="Times New Roman"/>
          <w:iCs/>
          <w:sz w:val="24"/>
          <w:szCs w:val="24"/>
        </w:rPr>
        <w:t xml:space="preserve"> </w:t>
      </w:r>
      <w:r w:rsidR="00330557" w:rsidRPr="0013754E">
        <w:rPr>
          <w:rFonts w:ascii="Times New Roman" w:eastAsia="Times New Roman" w:hAnsi="Times New Roman" w:cs="Times New Roman"/>
          <w:iCs/>
          <w:sz w:val="24"/>
          <w:szCs w:val="24"/>
        </w:rPr>
        <w:t>in</w:t>
      </w:r>
      <w:r w:rsidR="009A5032" w:rsidRPr="0013754E">
        <w:rPr>
          <w:rFonts w:ascii="Times New Roman" w:eastAsia="Times New Roman" w:hAnsi="Times New Roman" w:cs="Times New Roman"/>
          <w:iCs/>
          <w:sz w:val="24"/>
          <w:szCs w:val="24"/>
        </w:rPr>
        <w:t xml:space="preserve"> the TGI test</w:t>
      </w:r>
      <w:r w:rsidRPr="0013754E">
        <w:rPr>
          <w:rFonts w:ascii="Times New Roman" w:eastAsia="Times New Roman" w:hAnsi="Times New Roman" w:cs="Times New Roman"/>
          <w:iCs/>
          <w:sz w:val="24"/>
          <w:szCs w:val="24"/>
        </w:rPr>
        <w:t xml:space="preserve">. </w:t>
      </w:r>
      <w:r w:rsidR="009A5032" w:rsidRPr="0013754E">
        <w:rPr>
          <w:rFonts w:ascii="Times New Roman" w:eastAsia="Times New Roman" w:hAnsi="Times New Roman" w:cs="Times New Roman"/>
          <w:iCs/>
          <w:sz w:val="24"/>
          <w:szCs w:val="24"/>
        </w:rPr>
        <w:t xml:space="preserve">The </w:t>
      </w:r>
      <w:r w:rsidRPr="0013754E">
        <w:rPr>
          <w:rFonts w:ascii="Times New Roman" w:eastAsia="Times New Roman" w:hAnsi="Times New Roman" w:cs="Times New Roman"/>
          <w:iCs/>
          <w:sz w:val="24"/>
          <w:szCs w:val="24"/>
        </w:rPr>
        <w:t xml:space="preserve">FPR </w:t>
      </w:r>
      <w:r w:rsidR="009A5032" w:rsidRPr="0013754E">
        <w:rPr>
          <w:rFonts w:ascii="Times New Roman" w:eastAsia="Times New Roman" w:hAnsi="Times New Roman" w:cs="Times New Roman"/>
          <w:iCs/>
          <w:sz w:val="24"/>
          <w:szCs w:val="24"/>
        </w:rPr>
        <w:t xml:space="preserve">is expressed as the ratio of </w:t>
      </w:r>
      <w:r w:rsidRPr="0013754E">
        <w:rPr>
          <w:rFonts w:ascii="Times New Roman" w:eastAsia="Times New Roman" w:hAnsi="Times New Roman" w:cs="Times New Roman"/>
          <w:iCs/>
          <w:sz w:val="24"/>
          <w:szCs w:val="24"/>
        </w:rPr>
        <w:t xml:space="preserve">false positives </w:t>
      </w:r>
      <w:r w:rsidR="009A5032" w:rsidRPr="0013754E">
        <w:rPr>
          <w:rFonts w:ascii="Times New Roman" w:eastAsia="Times New Roman" w:hAnsi="Times New Roman" w:cs="Times New Roman"/>
          <w:iCs/>
          <w:sz w:val="24"/>
          <w:szCs w:val="24"/>
        </w:rPr>
        <w:t xml:space="preserve">to </w:t>
      </w:r>
      <w:r w:rsidRPr="0013754E">
        <w:rPr>
          <w:rFonts w:ascii="Times New Roman" w:eastAsia="Times New Roman" w:hAnsi="Times New Roman" w:cs="Times New Roman"/>
          <w:iCs/>
          <w:sz w:val="24"/>
          <w:szCs w:val="24"/>
        </w:rPr>
        <w:t>the total number of negative tests (i.e., true negatives and false positives</w:t>
      </w:r>
      <w:r w:rsidR="009A5032" w:rsidRPr="0013754E">
        <w:rPr>
          <w:rFonts w:ascii="Times New Roman" w:eastAsia="Times New Roman" w:hAnsi="Times New Roman" w:cs="Times New Roman"/>
          <w:iCs/>
          <w:sz w:val="24"/>
          <w:szCs w:val="24"/>
        </w:rPr>
        <w:t xml:space="preserve">), and the </w:t>
      </w:r>
      <w:r w:rsidRPr="0013754E">
        <w:rPr>
          <w:rFonts w:ascii="Times New Roman" w:eastAsia="Times New Roman" w:hAnsi="Times New Roman" w:cs="Times New Roman"/>
          <w:iCs/>
          <w:sz w:val="24"/>
          <w:szCs w:val="24"/>
        </w:rPr>
        <w:t xml:space="preserve">FNR </w:t>
      </w:r>
      <w:r w:rsidR="009A5032" w:rsidRPr="0013754E">
        <w:rPr>
          <w:rFonts w:ascii="Times New Roman" w:eastAsia="Times New Roman" w:hAnsi="Times New Roman" w:cs="Times New Roman"/>
          <w:iCs/>
          <w:sz w:val="24"/>
          <w:szCs w:val="24"/>
        </w:rPr>
        <w:t xml:space="preserve">is expressed as the ratio of </w:t>
      </w:r>
      <w:r w:rsidRPr="0013754E">
        <w:rPr>
          <w:rFonts w:ascii="Times New Roman" w:eastAsia="Times New Roman" w:hAnsi="Times New Roman" w:cs="Times New Roman"/>
          <w:iCs/>
          <w:sz w:val="24"/>
          <w:szCs w:val="24"/>
        </w:rPr>
        <w:t xml:space="preserve">false negatives </w:t>
      </w:r>
      <w:r w:rsidR="009A5032" w:rsidRPr="0013754E">
        <w:rPr>
          <w:rFonts w:ascii="Times New Roman" w:eastAsia="Times New Roman" w:hAnsi="Times New Roman" w:cs="Times New Roman"/>
          <w:iCs/>
          <w:sz w:val="24"/>
          <w:szCs w:val="24"/>
        </w:rPr>
        <w:t xml:space="preserve">to </w:t>
      </w:r>
      <w:r w:rsidRPr="0013754E">
        <w:rPr>
          <w:rFonts w:ascii="Times New Roman" w:eastAsia="Times New Roman" w:hAnsi="Times New Roman" w:cs="Times New Roman"/>
          <w:iCs/>
          <w:sz w:val="24"/>
          <w:szCs w:val="24"/>
        </w:rPr>
        <w:t>the total number of positive tests (i.e., true positives and</w:t>
      </w:r>
      <w:r w:rsidR="003237FC" w:rsidRPr="0013754E">
        <w:rPr>
          <w:rFonts w:ascii="Times New Roman" w:eastAsia="Times New Roman" w:hAnsi="Times New Roman" w:cs="Times New Roman"/>
          <w:iCs/>
          <w:sz w:val="24"/>
          <w:szCs w:val="24"/>
        </w:rPr>
        <w:t xml:space="preserve"> false negatives).</w:t>
      </w:r>
    </w:p>
    <w:p w14:paraId="677FB088" w14:textId="2B838BB2"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iCs/>
          <w:sz w:val="24"/>
          <w:szCs w:val="24"/>
        </w:rPr>
        <w:t xml:space="preserve">A high FPR </w:t>
      </w:r>
      <w:r w:rsidR="00BD0358" w:rsidRPr="0013754E">
        <w:rPr>
          <w:rFonts w:ascii="Times New Roman" w:eastAsia="Times New Roman" w:hAnsi="Times New Roman" w:cs="Times New Roman"/>
          <w:iCs/>
          <w:sz w:val="24"/>
          <w:szCs w:val="24"/>
        </w:rPr>
        <w:t xml:space="preserve">would </w:t>
      </w:r>
      <w:r w:rsidR="009A5032" w:rsidRPr="0013754E">
        <w:rPr>
          <w:rFonts w:ascii="Times New Roman" w:eastAsia="Times New Roman" w:hAnsi="Times New Roman" w:cs="Times New Roman"/>
          <w:iCs/>
          <w:sz w:val="24"/>
          <w:szCs w:val="24"/>
        </w:rPr>
        <w:t xml:space="preserve">indicate that our TGI measure </w:t>
      </w:r>
      <w:r w:rsidRPr="0013754E">
        <w:rPr>
          <w:rFonts w:ascii="Times New Roman" w:eastAsia="Times New Roman" w:hAnsi="Times New Roman" w:cs="Times New Roman"/>
          <w:iCs/>
          <w:sz w:val="24"/>
          <w:szCs w:val="24"/>
        </w:rPr>
        <w:t>often select</w:t>
      </w:r>
      <w:r w:rsidR="002C09F6" w:rsidRPr="0013754E">
        <w:rPr>
          <w:rFonts w:ascii="Times New Roman" w:eastAsia="Times New Roman" w:hAnsi="Times New Roman" w:cs="Times New Roman"/>
          <w:iCs/>
          <w:sz w:val="24"/>
          <w:szCs w:val="24"/>
        </w:rPr>
        <w:t>ed</w:t>
      </w:r>
      <w:r w:rsidRPr="0013754E">
        <w:rPr>
          <w:rFonts w:ascii="Times New Roman" w:eastAsia="Times New Roman" w:hAnsi="Times New Roman" w:cs="Times New Roman"/>
          <w:iCs/>
          <w:sz w:val="24"/>
          <w:szCs w:val="24"/>
        </w:rPr>
        <w:t xml:space="preserve"> the wrong population(s) as having changed substantially </w:t>
      </w:r>
      <w:r w:rsidR="00BD0358" w:rsidRPr="0013754E">
        <w:rPr>
          <w:rFonts w:ascii="Times New Roman" w:eastAsia="Times New Roman" w:hAnsi="Times New Roman" w:cs="Times New Roman"/>
          <w:iCs/>
          <w:sz w:val="24"/>
          <w:szCs w:val="24"/>
        </w:rPr>
        <w:t xml:space="preserve">and that our testing procedure </w:t>
      </w:r>
      <w:r w:rsidR="002C09F6" w:rsidRPr="0013754E">
        <w:rPr>
          <w:rFonts w:ascii="Times New Roman" w:eastAsia="Times New Roman" w:hAnsi="Times New Roman" w:cs="Times New Roman"/>
          <w:iCs/>
          <w:sz w:val="24"/>
          <w:szCs w:val="24"/>
        </w:rPr>
        <w:t>was</w:t>
      </w:r>
      <w:r w:rsidR="00BD0358" w:rsidRPr="0013754E">
        <w:rPr>
          <w:rFonts w:ascii="Times New Roman" w:eastAsia="Times New Roman" w:hAnsi="Times New Roman" w:cs="Times New Roman"/>
          <w:iCs/>
          <w:sz w:val="24"/>
          <w:szCs w:val="24"/>
        </w:rPr>
        <w:t xml:space="preserve"> less selective. Researchers generally want to minimize the FPR when there are, for example, limited resources available for conservation efforts. In contrast, a high FNR would mean that we often fail</w:t>
      </w:r>
      <w:r w:rsidR="002C09F6" w:rsidRPr="0013754E">
        <w:rPr>
          <w:rFonts w:ascii="Times New Roman" w:eastAsia="Times New Roman" w:hAnsi="Times New Roman" w:cs="Times New Roman"/>
          <w:iCs/>
          <w:sz w:val="24"/>
          <w:szCs w:val="24"/>
        </w:rPr>
        <w:t>ed</w:t>
      </w:r>
      <w:r w:rsidR="00BD0358" w:rsidRPr="0013754E">
        <w:rPr>
          <w:rFonts w:ascii="Times New Roman" w:eastAsia="Times New Roman" w:hAnsi="Times New Roman" w:cs="Times New Roman"/>
          <w:iCs/>
          <w:sz w:val="24"/>
          <w:szCs w:val="24"/>
        </w:rPr>
        <w:t xml:space="preserve"> to identify the population(s) that were </w:t>
      </w:r>
      <w:proofErr w:type="gramStart"/>
      <w:r w:rsidR="00BD0358" w:rsidRPr="0013754E">
        <w:rPr>
          <w:rFonts w:ascii="Times New Roman" w:eastAsia="Times New Roman" w:hAnsi="Times New Roman" w:cs="Times New Roman"/>
          <w:iCs/>
          <w:sz w:val="24"/>
          <w:szCs w:val="24"/>
        </w:rPr>
        <w:t>actually affected</w:t>
      </w:r>
      <w:proofErr w:type="gramEnd"/>
      <w:r w:rsidR="00BD0358" w:rsidRPr="0013754E">
        <w:rPr>
          <w:rFonts w:ascii="Times New Roman" w:eastAsia="Times New Roman" w:hAnsi="Times New Roman" w:cs="Times New Roman"/>
          <w:iCs/>
          <w:sz w:val="24"/>
          <w:szCs w:val="24"/>
        </w:rPr>
        <w:t xml:space="preserve"> and that our testing procedure ha</w:t>
      </w:r>
      <w:r w:rsidR="002C09F6" w:rsidRPr="0013754E">
        <w:rPr>
          <w:rFonts w:ascii="Times New Roman" w:eastAsia="Times New Roman" w:hAnsi="Times New Roman" w:cs="Times New Roman"/>
          <w:iCs/>
          <w:sz w:val="24"/>
          <w:szCs w:val="24"/>
        </w:rPr>
        <w:t>d</w:t>
      </w:r>
      <w:r w:rsidR="00BD0358" w:rsidRPr="0013754E">
        <w:rPr>
          <w:rFonts w:ascii="Times New Roman" w:eastAsia="Times New Roman" w:hAnsi="Times New Roman" w:cs="Times New Roman"/>
          <w:iCs/>
          <w:sz w:val="24"/>
          <w:szCs w:val="24"/>
        </w:rPr>
        <w:t xml:space="preserve"> </w:t>
      </w:r>
      <w:r w:rsidR="00D80A7F" w:rsidRPr="0013754E">
        <w:rPr>
          <w:rFonts w:ascii="Times New Roman" w:eastAsia="Times New Roman" w:hAnsi="Times New Roman" w:cs="Times New Roman"/>
          <w:iCs/>
          <w:sz w:val="24"/>
          <w:szCs w:val="24"/>
        </w:rPr>
        <w:t xml:space="preserve">low </w:t>
      </w:r>
      <w:r w:rsidR="00BD0358" w:rsidRPr="0013754E">
        <w:rPr>
          <w:rFonts w:ascii="Times New Roman" w:eastAsia="Times New Roman" w:hAnsi="Times New Roman" w:cs="Times New Roman"/>
          <w:iCs/>
          <w:sz w:val="24"/>
          <w:szCs w:val="24"/>
        </w:rPr>
        <w:t xml:space="preserve">discriminatory power. </w:t>
      </w:r>
      <w:r w:rsidRPr="0013754E">
        <w:rPr>
          <w:rFonts w:ascii="Times New Roman" w:eastAsia="Times New Roman" w:hAnsi="Times New Roman" w:cs="Times New Roman"/>
          <w:iCs/>
          <w:sz w:val="24"/>
          <w:szCs w:val="24"/>
        </w:rPr>
        <w:t xml:space="preserve">Researchers may want to minimize the FNR in situations where finding </w:t>
      </w:r>
      <w:r w:rsidR="0042387A" w:rsidRPr="0013754E">
        <w:rPr>
          <w:rFonts w:ascii="Times New Roman" w:eastAsia="Times New Roman" w:hAnsi="Times New Roman" w:cs="Times New Roman"/>
          <w:iCs/>
          <w:sz w:val="24"/>
          <w:szCs w:val="24"/>
        </w:rPr>
        <w:t>all affected</w:t>
      </w:r>
      <w:r w:rsidRPr="0013754E">
        <w:rPr>
          <w:rFonts w:ascii="Times New Roman" w:eastAsia="Times New Roman" w:hAnsi="Times New Roman" w:cs="Times New Roman"/>
          <w:iCs/>
          <w:sz w:val="24"/>
          <w:szCs w:val="24"/>
        </w:rPr>
        <w:t xml:space="preserve"> population</w:t>
      </w:r>
      <w:r w:rsidR="00EA50A6" w:rsidRPr="0013754E">
        <w:rPr>
          <w:rFonts w:ascii="Times New Roman" w:eastAsia="Times New Roman" w:hAnsi="Times New Roman" w:cs="Times New Roman"/>
          <w:iCs/>
          <w:sz w:val="24"/>
          <w:szCs w:val="24"/>
        </w:rPr>
        <w:t>s</w:t>
      </w:r>
      <w:r w:rsidRPr="0013754E">
        <w:rPr>
          <w:rFonts w:ascii="Times New Roman" w:eastAsia="Times New Roman" w:hAnsi="Times New Roman" w:cs="Times New Roman"/>
          <w:iCs/>
          <w:sz w:val="24"/>
          <w:szCs w:val="24"/>
        </w:rPr>
        <w:t xml:space="preserve"> is the most important aspect, for example, if there is limited time to take conservation action. </w:t>
      </w:r>
      <w:r w:rsidR="000D5772" w:rsidRPr="0013754E">
        <w:rPr>
          <w:rFonts w:ascii="Times New Roman" w:eastAsia="Times New Roman" w:hAnsi="Times New Roman" w:cs="Times New Roman"/>
          <w:iCs/>
          <w:sz w:val="24"/>
          <w:szCs w:val="24"/>
        </w:rPr>
        <w:t>S</w:t>
      </w:r>
      <w:r w:rsidR="00E244CD" w:rsidRPr="0013754E">
        <w:rPr>
          <w:rFonts w:ascii="Times New Roman" w:eastAsia="Times New Roman" w:hAnsi="Times New Roman" w:cs="Times New Roman"/>
          <w:sz w:val="24"/>
          <w:szCs w:val="24"/>
        </w:rPr>
        <w:t xml:space="preserve">electing </w:t>
      </w:r>
      <w:r w:rsidRPr="0013754E">
        <w:rPr>
          <w:rFonts w:ascii="Times New Roman" w:eastAsia="Times New Roman" w:hAnsi="Times New Roman" w:cs="Times New Roman"/>
          <w:sz w:val="24"/>
          <w:szCs w:val="24"/>
        </w:rPr>
        <w:t xml:space="preserve">a proper </w:t>
      </w:r>
      <w:r w:rsidR="00E244CD" w:rsidRPr="0013754E">
        <w:rPr>
          <w:rFonts w:ascii="Times New Roman" w:eastAsia="Times New Roman" w:hAnsi="Times New Roman" w:cs="Times New Roman"/>
          <w:sz w:val="24"/>
          <w:szCs w:val="24"/>
        </w:rPr>
        <w:t xml:space="preserve">significance </w:t>
      </w:r>
      <w:r w:rsidRPr="0013754E">
        <w:rPr>
          <w:rFonts w:ascii="Times New Roman" w:eastAsia="Times New Roman" w:hAnsi="Times New Roman" w:cs="Times New Roman"/>
          <w:sz w:val="24"/>
          <w:szCs w:val="24"/>
        </w:rPr>
        <w:t xml:space="preserve">threshold </w:t>
      </w:r>
      <w:r w:rsidR="00E244CD" w:rsidRPr="0013754E">
        <w:rPr>
          <w:rFonts w:ascii="Times New Roman" w:eastAsia="Times New Roman" w:hAnsi="Times New Roman" w:cs="Times New Roman"/>
          <w:sz w:val="24"/>
          <w:szCs w:val="24"/>
        </w:rPr>
        <w:t>for</w:t>
      </w:r>
      <w:r w:rsidRPr="0013754E">
        <w:rPr>
          <w:rFonts w:ascii="Times New Roman" w:eastAsia="Times New Roman" w:hAnsi="Times New Roman" w:cs="Times New Roman"/>
          <w:sz w:val="24"/>
          <w:szCs w:val="24"/>
        </w:rPr>
        <w:t xml:space="preserve"> the p-value calculated </w:t>
      </w:r>
      <w:r w:rsidR="00E244CD" w:rsidRPr="0013754E">
        <w:rPr>
          <w:rFonts w:ascii="Times New Roman" w:eastAsia="Times New Roman" w:hAnsi="Times New Roman" w:cs="Times New Roman"/>
          <w:sz w:val="24"/>
          <w:szCs w:val="24"/>
        </w:rPr>
        <w:t xml:space="preserve">from </w:t>
      </w:r>
      <w:r w:rsidRPr="0013754E">
        <w:rPr>
          <w:rFonts w:ascii="Times New Roman" w:eastAsia="Times New Roman" w:hAnsi="Times New Roman" w:cs="Times New Roman"/>
          <w:sz w:val="24"/>
          <w:szCs w:val="24"/>
        </w:rPr>
        <w:t xml:space="preserve">the TGI test permutations, and therefore defining </w:t>
      </w:r>
      <w:r w:rsidR="00E244CD" w:rsidRPr="0013754E">
        <w:rPr>
          <w:rFonts w:ascii="Times New Roman" w:eastAsia="Times New Roman" w:hAnsi="Times New Roman" w:cs="Times New Roman"/>
          <w:sz w:val="24"/>
          <w:szCs w:val="24"/>
        </w:rPr>
        <w:t>which changes in genetic diversity are significant or not</w:t>
      </w:r>
      <w:r w:rsidRPr="0013754E">
        <w:rPr>
          <w:rFonts w:ascii="Times New Roman" w:eastAsia="Times New Roman" w:hAnsi="Times New Roman" w:cs="Times New Roman"/>
          <w:sz w:val="24"/>
          <w:szCs w:val="24"/>
        </w:rPr>
        <w:t xml:space="preserve">, is important </w:t>
      </w:r>
      <w:r w:rsidR="00E244CD" w:rsidRPr="0013754E">
        <w:rPr>
          <w:rFonts w:ascii="Times New Roman" w:eastAsia="Times New Roman" w:hAnsi="Times New Roman" w:cs="Times New Roman"/>
          <w:sz w:val="24"/>
          <w:szCs w:val="24"/>
        </w:rPr>
        <w:t>for balancing</w:t>
      </w:r>
      <w:r w:rsidRPr="0013754E">
        <w:rPr>
          <w:rFonts w:ascii="Times New Roman" w:eastAsia="Times New Roman" w:hAnsi="Times New Roman" w:cs="Times New Roman"/>
          <w:sz w:val="24"/>
          <w:szCs w:val="24"/>
        </w:rPr>
        <w:t xml:space="preserve"> </w:t>
      </w:r>
      <w:r w:rsidR="00BD0358" w:rsidRPr="0013754E">
        <w:rPr>
          <w:rFonts w:ascii="Times New Roman" w:eastAsia="Times New Roman" w:hAnsi="Times New Roman" w:cs="Times New Roman"/>
          <w:sz w:val="24"/>
          <w:szCs w:val="24"/>
        </w:rPr>
        <w:t xml:space="preserve">selectivity (1 – FPR) and </w:t>
      </w:r>
      <w:r w:rsidRPr="0013754E">
        <w:rPr>
          <w:rFonts w:ascii="Times New Roman" w:eastAsia="Times New Roman" w:hAnsi="Times New Roman" w:cs="Times New Roman"/>
          <w:sz w:val="24"/>
          <w:szCs w:val="24"/>
        </w:rPr>
        <w:t>power (1 – FNR). To characteri</w:t>
      </w:r>
      <w:r w:rsidR="00E244CD" w:rsidRPr="0013754E">
        <w:rPr>
          <w:rFonts w:ascii="Times New Roman" w:eastAsia="Times New Roman" w:hAnsi="Times New Roman" w:cs="Times New Roman"/>
          <w:sz w:val="24"/>
          <w:szCs w:val="24"/>
        </w:rPr>
        <w:t>z</w:t>
      </w:r>
      <w:r w:rsidRPr="0013754E">
        <w:rPr>
          <w:rFonts w:ascii="Times New Roman" w:eastAsia="Times New Roman" w:hAnsi="Times New Roman" w:cs="Times New Roman"/>
          <w:sz w:val="24"/>
          <w:szCs w:val="24"/>
        </w:rPr>
        <w:t xml:space="preserve">e this compromise, we evaluated the statistical performance of TGI using a range of </w:t>
      </w:r>
      <w:r w:rsidR="00E244CD" w:rsidRPr="0013754E">
        <w:rPr>
          <w:rFonts w:ascii="Times New Roman" w:eastAsia="Times New Roman" w:hAnsi="Times New Roman" w:cs="Times New Roman"/>
          <w:sz w:val="24"/>
          <w:szCs w:val="24"/>
        </w:rPr>
        <w:t xml:space="preserve">significance </w:t>
      </w:r>
      <w:r w:rsidRPr="0013754E">
        <w:rPr>
          <w:rFonts w:ascii="Times New Roman" w:eastAsia="Times New Roman" w:hAnsi="Times New Roman" w:cs="Times New Roman"/>
          <w:sz w:val="24"/>
          <w:szCs w:val="24"/>
        </w:rPr>
        <w:t xml:space="preserve">thresholds for </w:t>
      </w:r>
      <w:r w:rsidR="00E244CD" w:rsidRPr="0013754E">
        <w:rPr>
          <w:rFonts w:ascii="Times New Roman" w:eastAsia="Times New Roman" w:hAnsi="Times New Roman" w:cs="Times New Roman"/>
          <w:sz w:val="24"/>
          <w:szCs w:val="24"/>
        </w:rPr>
        <w:t xml:space="preserve">calculating </w:t>
      </w:r>
      <w:r w:rsidRPr="0013754E">
        <w:rPr>
          <w:rFonts w:ascii="Times New Roman" w:eastAsia="Times New Roman" w:hAnsi="Times New Roman" w:cs="Times New Roman"/>
          <w:sz w:val="24"/>
          <w:szCs w:val="24"/>
        </w:rPr>
        <w:t>FPR and FNR: 0.0001, 0.001, 0.005, 0.01, 0.015, 0.020, 0.025, 0.030, 0.035, 0.040, 0.045, 0.050, 0.055, 0.060, 0.065, 0.070, 0.075, 0.080, 0.085, 0.090, 0.095, and 0.1</w:t>
      </w:r>
      <w:r w:rsidR="000D5772" w:rsidRPr="0013754E">
        <w:rPr>
          <w:rFonts w:ascii="Times New Roman" w:eastAsia="Times New Roman" w:hAnsi="Times New Roman" w:cs="Times New Roman"/>
          <w:sz w:val="24"/>
          <w:szCs w:val="24"/>
        </w:rPr>
        <w:t>.</w:t>
      </w:r>
    </w:p>
    <w:p w14:paraId="74F5A1F3" w14:textId="77777777" w:rsidR="00D50D33" w:rsidRPr="0013754E" w:rsidRDefault="00D50D33" w:rsidP="00901297">
      <w:pPr>
        <w:pStyle w:val="Heading2"/>
        <w:spacing w:after="240" w:line="360" w:lineRule="auto"/>
        <w:rPr>
          <w:lang w:val="en-US"/>
        </w:rPr>
      </w:pPr>
      <w:r w:rsidRPr="0013754E">
        <w:rPr>
          <w:lang w:val="en-US"/>
        </w:rPr>
        <w:t>Time</w:t>
      </w:r>
    </w:p>
    <w:p w14:paraId="0E52D5A6" w14:textId="391D616C" w:rsidR="00D50D33" w:rsidRPr="0013754E" w:rsidRDefault="00D50D33" w:rsidP="00901297">
      <w:pPr>
        <w:spacing w:after="240" w:line="360" w:lineRule="auto"/>
        <w:rPr>
          <w:rFonts w:ascii="Times New Roman" w:eastAsia="Times New Roman" w:hAnsi="Times New Roman" w:cs="Times New Roman"/>
          <w:i/>
          <w:iCs/>
          <w:sz w:val="24"/>
          <w:szCs w:val="24"/>
        </w:rPr>
      </w:pPr>
      <w:r w:rsidRPr="0013754E">
        <w:rPr>
          <w:rFonts w:ascii="Times New Roman" w:eastAsia="Times New Roman" w:hAnsi="Times New Roman" w:cs="Times New Roman"/>
          <w:iCs/>
          <w:sz w:val="24"/>
          <w:szCs w:val="24"/>
        </w:rPr>
        <w:t xml:space="preserve">To assess how the time since the simulated demographic event affected our ability to detect genetic changes in each </w:t>
      </w:r>
      <w:r w:rsidR="00E244CD" w:rsidRPr="0013754E">
        <w:rPr>
          <w:rFonts w:ascii="Times New Roman" w:eastAsia="Times New Roman" w:hAnsi="Times New Roman" w:cs="Times New Roman"/>
          <w:iCs/>
          <w:sz w:val="24"/>
          <w:szCs w:val="24"/>
        </w:rPr>
        <w:t xml:space="preserve">of the nine </w:t>
      </w:r>
      <w:r w:rsidRPr="0013754E">
        <w:rPr>
          <w:rFonts w:ascii="Times New Roman" w:eastAsia="Times New Roman" w:hAnsi="Times New Roman" w:cs="Times New Roman"/>
          <w:iCs/>
          <w:sz w:val="24"/>
          <w:szCs w:val="24"/>
        </w:rPr>
        <w:t>dispersal/spatial extent scenario</w:t>
      </w:r>
      <w:r w:rsidR="00E244CD" w:rsidRPr="0013754E">
        <w:rPr>
          <w:rFonts w:ascii="Times New Roman" w:eastAsia="Times New Roman" w:hAnsi="Times New Roman" w:cs="Times New Roman"/>
          <w:iCs/>
          <w:sz w:val="24"/>
          <w:szCs w:val="24"/>
        </w:rPr>
        <w:t>s</w:t>
      </w:r>
      <w:r w:rsidRPr="0013754E">
        <w:rPr>
          <w:rFonts w:ascii="Times New Roman" w:eastAsia="Times New Roman" w:hAnsi="Times New Roman" w:cs="Times New Roman"/>
          <w:iCs/>
          <w:sz w:val="24"/>
          <w:szCs w:val="24"/>
        </w:rPr>
        <w:t>, we calculated the TGI for simu</w:t>
      </w:r>
      <w:r w:rsidR="00CB44DC" w:rsidRPr="0013754E">
        <w:rPr>
          <w:rFonts w:ascii="Times New Roman" w:eastAsia="Times New Roman" w:hAnsi="Times New Roman" w:cs="Times New Roman"/>
          <w:iCs/>
          <w:sz w:val="24"/>
          <w:szCs w:val="24"/>
        </w:rPr>
        <w:t>lated data collected up to nine generations</w:t>
      </w:r>
      <w:r w:rsidRPr="0013754E">
        <w:rPr>
          <w:rFonts w:ascii="Times New Roman" w:eastAsia="Times New Roman" w:hAnsi="Times New Roman" w:cs="Times New Roman"/>
          <w:iCs/>
          <w:sz w:val="24"/>
          <w:szCs w:val="24"/>
        </w:rPr>
        <w:t xml:space="preserve"> before and after the event and compared it to the </w:t>
      </w:r>
      <w:r w:rsidRPr="0013754E">
        <w:rPr>
          <w:rFonts w:ascii="Times New Roman" w:eastAsia="Times New Roman" w:hAnsi="Times New Roman" w:cs="Times New Roman"/>
          <w:iCs/>
          <w:sz w:val="24"/>
          <w:szCs w:val="24"/>
        </w:rPr>
        <w:lastRenderedPageBreak/>
        <w:t xml:space="preserve">TGI calculated from data collected immediately before and after the event year. We chose nine years as the maximum time between samplings </w:t>
      </w:r>
      <w:r w:rsidR="00790332" w:rsidRPr="0013754E">
        <w:rPr>
          <w:rFonts w:ascii="Times New Roman" w:eastAsia="Times New Roman" w:hAnsi="Times New Roman" w:cs="Times New Roman"/>
          <w:iCs/>
          <w:sz w:val="24"/>
          <w:szCs w:val="24"/>
        </w:rPr>
        <w:t>(nine years before the event,</w:t>
      </w:r>
      <w:r w:rsidR="004C6358" w:rsidRPr="0013754E">
        <w:rPr>
          <w:rFonts w:ascii="Times New Roman" w:eastAsia="Times New Roman" w:hAnsi="Times New Roman" w:cs="Times New Roman"/>
          <w:iCs/>
          <w:sz w:val="24"/>
          <w:szCs w:val="24"/>
        </w:rPr>
        <w:t xml:space="preserve"> </w:t>
      </w:r>
      <w:r w:rsidR="00790332" w:rsidRPr="0013754E">
        <w:rPr>
          <w:rFonts w:ascii="Times New Roman" w:eastAsia="Times New Roman" w:hAnsi="Times New Roman" w:cs="Times New Roman"/>
          <w:iCs/>
          <w:sz w:val="24"/>
          <w:szCs w:val="24"/>
        </w:rPr>
        <w:t xml:space="preserve">or nine years after the event) </w:t>
      </w:r>
      <w:r w:rsidRPr="0013754E">
        <w:rPr>
          <w:rFonts w:ascii="Times New Roman" w:eastAsia="Times New Roman" w:hAnsi="Times New Roman" w:cs="Times New Roman"/>
          <w:iCs/>
          <w:sz w:val="24"/>
          <w:szCs w:val="24"/>
        </w:rPr>
        <w:t xml:space="preserve">because this timeline is longer than most “before/after” population genetic studies in the literature and most long-term ecological research programs monitor at a shorter time interval. Comparisons </w:t>
      </w:r>
      <w:r w:rsidR="00E244CD" w:rsidRPr="0013754E">
        <w:rPr>
          <w:rFonts w:ascii="Times New Roman" w:eastAsia="Times New Roman" w:hAnsi="Times New Roman" w:cs="Times New Roman"/>
          <w:iCs/>
          <w:sz w:val="24"/>
          <w:szCs w:val="24"/>
        </w:rPr>
        <w:t xml:space="preserve">between TGI results </w:t>
      </w:r>
      <w:r w:rsidRPr="0013754E">
        <w:rPr>
          <w:rFonts w:ascii="Times New Roman" w:eastAsia="Times New Roman" w:hAnsi="Times New Roman" w:cs="Times New Roman"/>
          <w:iCs/>
          <w:sz w:val="24"/>
          <w:szCs w:val="24"/>
        </w:rPr>
        <w:t xml:space="preserve">were based on the </w:t>
      </w:r>
      <w:r w:rsidR="00E244CD" w:rsidRPr="0013754E">
        <w:rPr>
          <w:rFonts w:ascii="Times New Roman" w:eastAsia="Times New Roman" w:hAnsi="Times New Roman" w:cs="Times New Roman"/>
          <w:iCs/>
          <w:sz w:val="24"/>
          <w:szCs w:val="24"/>
        </w:rPr>
        <w:t>FPR</w:t>
      </w:r>
      <w:r w:rsidRPr="0013754E">
        <w:rPr>
          <w:rFonts w:ascii="Times New Roman" w:eastAsia="Times New Roman" w:hAnsi="Times New Roman" w:cs="Times New Roman"/>
          <w:iCs/>
          <w:sz w:val="24"/>
          <w:szCs w:val="24"/>
        </w:rPr>
        <w:t xml:space="preserve"> and </w:t>
      </w:r>
      <w:r w:rsidR="00E244CD" w:rsidRPr="0013754E">
        <w:rPr>
          <w:rFonts w:ascii="Times New Roman" w:eastAsia="Times New Roman" w:hAnsi="Times New Roman" w:cs="Times New Roman"/>
          <w:iCs/>
          <w:sz w:val="24"/>
          <w:szCs w:val="24"/>
        </w:rPr>
        <w:t>FNR</w:t>
      </w:r>
      <w:r w:rsidRPr="0013754E">
        <w:rPr>
          <w:rFonts w:ascii="Times New Roman" w:eastAsia="Times New Roman" w:hAnsi="Times New Roman" w:cs="Times New Roman"/>
          <w:iCs/>
          <w:sz w:val="24"/>
          <w:szCs w:val="24"/>
        </w:rPr>
        <w:t xml:space="preserve"> calculated </w:t>
      </w:r>
      <w:r w:rsidR="00E244CD" w:rsidRPr="0013754E">
        <w:rPr>
          <w:rFonts w:ascii="Times New Roman" w:eastAsia="Times New Roman" w:hAnsi="Times New Roman" w:cs="Times New Roman"/>
          <w:iCs/>
          <w:sz w:val="24"/>
          <w:szCs w:val="24"/>
        </w:rPr>
        <w:t>at a</w:t>
      </w:r>
      <w:r w:rsidRPr="0013754E">
        <w:rPr>
          <w:rFonts w:ascii="Times New Roman" w:eastAsia="Times New Roman" w:hAnsi="Times New Roman" w:cs="Times New Roman"/>
          <w:iCs/>
          <w:sz w:val="24"/>
          <w:szCs w:val="24"/>
        </w:rPr>
        <w:t xml:space="preserve"> significance threshold of p </w:t>
      </w:r>
      <w:r w:rsidR="004F4B95" w:rsidRPr="0013754E">
        <w:rPr>
          <w:rFonts w:ascii="Times New Roman" w:eastAsia="Times New Roman" w:hAnsi="Times New Roman" w:cs="Times New Roman"/>
          <w:iCs/>
          <w:sz w:val="24"/>
          <w:szCs w:val="24"/>
        </w:rPr>
        <w:t>≤</w:t>
      </w:r>
      <w:r w:rsidRPr="0013754E">
        <w:rPr>
          <w:rFonts w:ascii="Times New Roman" w:eastAsia="Times New Roman" w:hAnsi="Times New Roman" w:cs="Times New Roman"/>
          <w:iCs/>
          <w:sz w:val="24"/>
          <w:szCs w:val="24"/>
        </w:rPr>
        <w:t xml:space="preserve"> 0.05, as this threshold was a good compromise between different performance metrics in our earlier results.</w:t>
      </w:r>
    </w:p>
    <w:p w14:paraId="3F522815" w14:textId="28DEBE89" w:rsidR="00760250" w:rsidRPr="0013754E" w:rsidRDefault="00760250" w:rsidP="00901297">
      <w:pPr>
        <w:pStyle w:val="Heading2"/>
        <w:spacing w:after="240" w:line="360" w:lineRule="auto"/>
        <w:rPr>
          <w:lang w:val="en-US"/>
        </w:rPr>
      </w:pPr>
      <w:r w:rsidRPr="0013754E">
        <w:rPr>
          <w:lang w:val="en-US"/>
        </w:rPr>
        <w:t>Controls</w:t>
      </w:r>
      <w:r w:rsidR="00606D80" w:rsidRPr="0013754E">
        <w:rPr>
          <w:lang w:val="en-US"/>
        </w:rPr>
        <w:t xml:space="preserve"> </w:t>
      </w:r>
    </w:p>
    <w:p w14:paraId="4DD880CC" w14:textId="6153C3B7" w:rsidR="00760250" w:rsidRPr="0013754E" w:rsidRDefault="002C09F6"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We additionally ran control </w:t>
      </w:r>
      <w:r w:rsidR="00760250" w:rsidRPr="0013754E">
        <w:rPr>
          <w:rFonts w:ascii="Times New Roman" w:eastAsia="Times New Roman" w:hAnsi="Times New Roman" w:cs="Times New Roman"/>
          <w:sz w:val="24"/>
          <w:szCs w:val="24"/>
        </w:rPr>
        <w:t xml:space="preserve">simulations in which populations were </w:t>
      </w:r>
      <w:r w:rsidRPr="0013754E">
        <w:rPr>
          <w:rFonts w:ascii="Times New Roman" w:eastAsia="Times New Roman" w:hAnsi="Times New Roman" w:cs="Times New Roman"/>
          <w:sz w:val="24"/>
          <w:szCs w:val="24"/>
        </w:rPr>
        <w:t xml:space="preserve">not </w:t>
      </w:r>
      <w:r w:rsidR="00760250" w:rsidRPr="0013754E">
        <w:rPr>
          <w:rFonts w:ascii="Times New Roman" w:eastAsia="Times New Roman" w:hAnsi="Times New Roman" w:cs="Times New Roman"/>
          <w:sz w:val="24"/>
          <w:szCs w:val="24"/>
        </w:rPr>
        <w:t xml:space="preserve">affected by demographic events and were therefore only subject to the processes of gene flow, drift, and mutation. Dispersal was the only parameter that varied among the control simulations, resulting in three control scenarios (Table 1). We </w:t>
      </w:r>
      <w:r w:rsidR="0075022C" w:rsidRPr="0013754E">
        <w:rPr>
          <w:rFonts w:ascii="Times New Roman" w:eastAsia="Times New Roman" w:hAnsi="Times New Roman" w:cs="Times New Roman"/>
          <w:sz w:val="24"/>
          <w:szCs w:val="24"/>
        </w:rPr>
        <w:t xml:space="preserve">only </w:t>
      </w:r>
      <w:r w:rsidR="00760250" w:rsidRPr="0013754E">
        <w:rPr>
          <w:rFonts w:ascii="Times New Roman" w:eastAsia="Times New Roman" w:hAnsi="Times New Roman" w:cs="Times New Roman"/>
          <w:sz w:val="24"/>
          <w:szCs w:val="24"/>
        </w:rPr>
        <w:t xml:space="preserve">evaluated the </w:t>
      </w:r>
      <w:r w:rsidR="00760250" w:rsidRPr="0013754E">
        <w:rPr>
          <w:rFonts w:ascii="Times New Roman" w:eastAsia="Times New Roman" w:hAnsi="Times New Roman" w:cs="Times New Roman"/>
          <w:iCs/>
          <w:sz w:val="24"/>
          <w:szCs w:val="24"/>
        </w:rPr>
        <w:t>FPR</w:t>
      </w:r>
      <w:r w:rsidR="00760250" w:rsidRPr="0013754E">
        <w:rPr>
          <w:rFonts w:ascii="Times New Roman" w:eastAsia="Times New Roman" w:hAnsi="Times New Roman" w:cs="Times New Roman"/>
          <w:sz w:val="24"/>
          <w:szCs w:val="24"/>
        </w:rPr>
        <w:t xml:space="preserve"> of these control scenarios</w:t>
      </w:r>
      <w:r w:rsidR="00B75611" w:rsidRPr="0013754E">
        <w:rPr>
          <w:rFonts w:ascii="Times New Roman" w:eastAsia="Times New Roman" w:hAnsi="Times New Roman" w:cs="Times New Roman"/>
          <w:sz w:val="24"/>
          <w:szCs w:val="24"/>
        </w:rPr>
        <w:t>;</w:t>
      </w:r>
      <w:r w:rsidR="0075022C" w:rsidRPr="0013754E">
        <w:rPr>
          <w:rFonts w:ascii="Times New Roman" w:eastAsia="Times New Roman" w:hAnsi="Times New Roman" w:cs="Times New Roman"/>
          <w:sz w:val="24"/>
          <w:szCs w:val="24"/>
        </w:rPr>
        <w:t xml:space="preserve"> </w:t>
      </w:r>
      <w:r w:rsidR="00B75611" w:rsidRPr="0013754E">
        <w:rPr>
          <w:rFonts w:ascii="Times New Roman" w:eastAsia="Times New Roman" w:hAnsi="Times New Roman" w:cs="Times New Roman"/>
          <w:sz w:val="24"/>
          <w:szCs w:val="24"/>
        </w:rPr>
        <w:t xml:space="preserve">because there were no true positives or false negatives for populations affected by the demographic event, </w:t>
      </w:r>
      <w:r w:rsidR="0075022C" w:rsidRPr="0013754E">
        <w:rPr>
          <w:rFonts w:ascii="Times New Roman" w:eastAsia="Times New Roman" w:hAnsi="Times New Roman" w:cs="Times New Roman"/>
          <w:sz w:val="24"/>
          <w:szCs w:val="24"/>
        </w:rPr>
        <w:t xml:space="preserve">the </w:t>
      </w:r>
      <w:r w:rsidR="00760250" w:rsidRPr="0013754E">
        <w:rPr>
          <w:rFonts w:ascii="Times New Roman" w:eastAsia="Times New Roman" w:hAnsi="Times New Roman" w:cs="Times New Roman"/>
          <w:sz w:val="24"/>
          <w:szCs w:val="24"/>
        </w:rPr>
        <w:t xml:space="preserve">FNR </w:t>
      </w:r>
      <w:r w:rsidR="0075022C" w:rsidRPr="0013754E">
        <w:rPr>
          <w:rFonts w:ascii="Times New Roman" w:eastAsia="Times New Roman" w:hAnsi="Times New Roman" w:cs="Times New Roman"/>
          <w:sz w:val="24"/>
          <w:szCs w:val="24"/>
        </w:rPr>
        <w:t>was always equal to 0</w:t>
      </w:r>
      <w:r w:rsidR="00760250" w:rsidRPr="0013754E">
        <w:rPr>
          <w:rFonts w:ascii="Times New Roman" w:eastAsia="Times New Roman" w:hAnsi="Times New Roman" w:cs="Times New Roman"/>
          <w:sz w:val="24"/>
          <w:szCs w:val="24"/>
        </w:rPr>
        <w:t xml:space="preserve">. </w:t>
      </w:r>
      <w:r w:rsidR="0075022C" w:rsidRPr="0013754E">
        <w:rPr>
          <w:rFonts w:ascii="Times New Roman" w:eastAsia="Times New Roman" w:hAnsi="Times New Roman" w:cs="Times New Roman"/>
          <w:sz w:val="24"/>
          <w:szCs w:val="24"/>
        </w:rPr>
        <w:t>T</w:t>
      </w:r>
      <w:r w:rsidR="00760250" w:rsidRPr="0013754E">
        <w:rPr>
          <w:rFonts w:ascii="Times New Roman" w:eastAsia="Times New Roman" w:hAnsi="Times New Roman" w:cs="Times New Roman"/>
          <w:sz w:val="24"/>
          <w:szCs w:val="24"/>
        </w:rPr>
        <w:t xml:space="preserve">he performance of </w:t>
      </w:r>
      <w:r w:rsidR="00B75611" w:rsidRPr="0013754E">
        <w:rPr>
          <w:rFonts w:ascii="Times New Roman" w:eastAsia="Times New Roman" w:hAnsi="Times New Roman" w:cs="Times New Roman"/>
          <w:sz w:val="24"/>
          <w:szCs w:val="24"/>
        </w:rPr>
        <w:t xml:space="preserve">experimental </w:t>
      </w:r>
      <w:r w:rsidR="00760250" w:rsidRPr="0013754E">
        <w:rPr>
          <w:rFonts w:ascii="Times New Roman" w:eastAsia="Times New Roman" w:hAnsi="Times New Roman" w:cs="Times New Roman"/>
          <w:sz w:val="24"/>
          <w:szCs w:val="24"/>
        </w:rPr>
        <w:t xml:space="preserve">scenarios </w:t>
      </w:r>
      <w:r w:rsidR="00B75611" w:rsidRPr="0013754E">
        <w:rPr>
          <w:rFonts w:ascii="Times New Roman" w:eastAsia="Times New Roman" w:hAnsi="Times New Roman" w:cs="Times New Roman"/>
          <w:sz w:val="24"/>
          <w:szCs w:val="24"/>
        </w:rPr>
        <w:t>was</w:t>
      </w:r>
      <w:r w:rsidR="00760250" w:rsidRPr="0013754E">
        <w:rPr>
          <w:rFonts w:ascii="Times New Roman" w:eastAsia="Times New Roman" w:hAnsi="Times New Roman" w:cs="Times New Roman"/>
          <w:sz w:val="24"/>
          <w:szCs w:val="24"/>
        </w:rPr>
        <w:t xml:space="preserve"> always </w:t>
      </w:r>
      <w:r w:rsidR="0075022C" w:rsidRPr="0013754E">
        <w:rPr>
          <w:rFonts w:ascii="Times New Roman" w:eastAsia="Times New Roman" w:hAnsi="Times New Roman" w:cs="Times New Roman"/>
          <w:sz w:val="24"/>
          <w:szCs w:val="24"/>
        </w:rPr>
        <w:t xml:space="preserve">compared to </w:t>
      </w:r>
      <w:r w:rsidR="00760250" w:rsidRPr="0013754E">
        <w:rPr>
          <w:rFonts w:ascii="Times New Roman" w:eastAsia="Times New Roman" w:hAnsi="Times New Roman" w:cs="Times New Roman"/>
          <w:sz w:val="24"/>
          <w:szCs w:val="24"/>
        </w:rPr>
        <w:t xml:space="preserve">the control </w:t>
      </w:r>
      <w:r w:rsidR="00B75611" w:rsidRPr="0013754E">
        <w:rPr>
          <w:rFonts w:ascii="Times New Roman" w:eastAsia="Times New Roman" w:hAnsi="Times New Roman" w:cs="Times New Roman"/>
          <w:sz w:val="24"/>
          <w:szCs w:val="24"/>
        </w:rPr>
        <w:t>scenario with the same dispersal capacity</w:t>
      </w:r>
      <w:r w:rsidR="00760250" w:rsidRPr="0013754E">
        <w:rPr>
          <w:rFonts w:ascii="Times New Roman" w:eastAsia="Times New Roman" w:hAnsi="Times New Roman" w:cs="Times New Roman"/>
          <w:sz w:val="24"/>
          <w:szCs w:val="24"/>
        </w:rPr>
        <w:t>.</w:t>
      </w:r>
    </w:p>
    <w:p w14:paraId="5C2ECABF" w14:textId="40107FBB" w:rsidR="001C7C1F" w:rsidRPr="0013754E" w:rsidRDefault="00760250" w:rsidP="00901297">
      <w:pPr>
        <w:pStyle w:val="Heading2"/>
        <w:spacing w:after="240" w:line="360" w:lineRule="auto"/>
        <w:rPr>
          <w:lang w:val="en-US"/>
        </w:rPr>
      </w:pPr>
      <w:r w:rsidRPr="0013754E">
        <w:rPr>
          <w:lang w:val="en-US"/>
        </w:rPr>
        <w:t>Software</w:t>
      </w:r>
    </w:p>
    <w:p w14:paraId="64E7B1D2" w14:textId="231E4E7D" w:rsidR="00760250" w:rsidRPr="004E5259" w:rsidRDefault="00760250" w:rsidP="00901297">
      <w:pPr>
        <w:spacing w:after="240" w:line="360" w:lineRule="auto"/>
        <w:rPr>
          <w:rFonts w:ascii="Times New Roman" w:eastAsia="Times New Roman" w:hAnsi="Times New Roman" w:cs="Times New Roman"/>
          <w:sz w:val="24"/>
          <w:szCs w:val="24"/>
        </w:rPr>
      </w:pPr>
      <w:proofErr w:type="spellStart"/>
      <w:r w:rsidRPr="0013754E">
        <w:rPr>
          <w:rFonts w:ascii="Times New Roman" w:eastAsia="Times New Roman" w:hAnsi="Times New Roman" w:cs="Times New Roman"/>
          <w:i/>
          <w:sz w:val="24"/>
          <w:szCs w:val="24"/>
        </w:rPr>
        <w:t>CDMetaPOP</w:t>
      </w:r>
      <w:proofErr w:type="spellEnd"/>
      <w:r w:rsidRPr="0013754E">
        <w:rPr>
          <w:rFonts w:ascii="Times New Roman" w:eastAsia="Times New Roman" w:hAnsi="Times New Roman" w:cs="Times New Roman"/>
          <w:sz w:val="24"/>
          <w:szCs w:val="24"/>
        </w:rPr>
        <w:t xml:space="preserve"> runs on </w:t>
      </w:r>
      <w:r w:rsidRPr="0013754E">
        <w:rPr>
          <w:rFonts w:ascii="Times New Roman" w:eastAsia="Times New Roman" w:hAnsi="Times New Roman" w:cs="Times New Roman"/>
          <w:i/>
          <w:sz w:val="24"/>
          <w:szCs w:val="24"/>
        </w:rPr>
        <w:t>Python 2.7</w:t>
      </w:r>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(Landguth, Bearlin, et al., 2017)</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We used the </w:t>
      </w:r>
      <w:r w:rsidRPr="0013754E">
        <w:rPr>
          <w:rFonts w:ascii="Times New Roman" w:eastAsia="Times New Roman" w:hAnsi="Times New Roman" w:cs="Times New Roman"/>
          <w:i/>
          <w:sz w:val="24"/>
          <w:szCs w:val="24"/>
        </w:rPr>
        <w:t>R</w:t>
      </w:r>
      <w:r w:rsidRPr="0013754E">
        <w:rPr>
          <w:rFonts w:ascii="Times New Roman" w:eastAsia="Times New Roman" w:hAnsi="Times New Roman" w:cs="Times New Roman"/>
          <w:sz w:val="24"/>
          <w:szCs w:val="24"/>
        </w:rPr>
        <w:t xml:space="preserve"> software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(R Core Team, 2019)</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in the </w:t>
      </w:r>
      <w:r w:rsidRPr="0013754E">
        <w:rPr>
          <w:rFonts w:ascii="Times New Roman" w:eastAsia="Times New Roman" w:hAnsi="Times New Roman" w:cs="Times New Roman"/>
          <w:i/>
          <w:sz w:val="24"/>
          <w:szCs w:val="24"/>
        </w:rPr>
        <w:t>RStudio</w:t>
      </w:r>
      <w:r w:rsidRPr="0013754E">
        <w:rPr>
          <w:rFonts w:ascii="Times New Roman" w:eastAsia="Times New Roman" w:hAnsi="Times New Roman" w:cs="Times New Roman"/>
          <w:sz w:val="24"/>
          <w:szCs w:val="24"/>
        </w:rPr>
        <w:t xml:space="preserve"> IDE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(RStudio Team, 2018)</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for all analyses and illustration</w:t>
      </w:r>
      <w:r w:rsidR="0075022C"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We used the </w:t>
      </w:r>
      <w:proofErr w:type="spellStart"/>
      <w:r w:rsidRPr="0013754E">
        <w:rPr>
          <w:rFonts w:ascii="Times New Roman" w:eastAsia="Times New Roman" w:hAnsi="Times New Roman" w:cs="Times New Roman"/>
          <w:i/>
          <w:sz w:val="24"/>
          <w:szCs w:val="24"/>
        </w:rPr>
        <w:t>adegenet</w:t>
      </w:r>
      <w:proofErr w:type="spellEnd"/>
      <w:r w:rsidRPr="0013754E">
        <w:rPr>
          <w:rFonts w:ascii="Times New Roman" w:eastAsia="Times New Roman" w:hAnsi="Times New Roman" w:cs="Times New Roman"/>
          <w:i/>
          <w:sz w:val="24"/>
          <w:szCs w:val="24"/>
        </w:rPr>
        <w:t xml:space="preserve"> </w:t>
      </w:r>
      <w:r w:rsidRPr="0013754E">
        <w:rPr>
          <w:rFonts w:ascii="Times New Roman" w:eastAsia="Times New Roman" w:hAnsi="Times New Roman" w:cs="Times New Roman"/>
          <w:i/>
          <w:sz w:val="24"/>
          <w:szCs w:val="24"/>
        </w:rPr>
        <w:fldChar w:fldCharType="begin" w:fldLock="1"/>
      </w:r>
      <w:r w:rsidR="0062227C" w:rsidRPr="0013754E">
        <w:rPr>
          <w:rFonts w:ascii="Times New Roman" w:eastAsia="Times New Roman" w:hAnsi="Times New Roman" w:cs="Times New Roman"/>
          <w:i/>
          <w:sz w:val="24"/>
          <w:szCs w:val="24"/>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Pr="0013754E">
        <w:rPr>
          <w:rFonts w:ascii="Times New Roman" w:eastAsia="Times New Roman" w:hAnsi="Times New Roman" w:cs="Times New Roman"/>
          <w:i/>
          <w:sz w:val="24"/>
          <w:szCs w:val="24"/>
        </w:rPr>
        <w:fldChar w:fldCharType="separate"/>
      </w:r>
      <w:r w:rsidR="0062227C" w:rsidRPr="0013754E">
        <w:rPr>
          <w:rFonts w:ascii="Times New Roman" w:eastAsia="Times New Roman" w:hAnsi="Times New Roman" w:cs="Times New Roman"/>
          <w:noProof/>
          <w:sz w:val="24"/>
          <w:szCs w:val="24"/>
        </w:rPr>
        <w:t>(Jombart, 2008; Jombart &amp; Ahmed, 2011)</w:t>
      </w:r>
      <w:r w:rsidRPr="0013754E">
        <w:rPr>
          <w:rFonts w:ascii="Times New Roman" w:eastAsia="Times New Roman" w:hAnsi="Times New Roman" w:cs="Times New Roman"/>
          <w:i/>
          <w:sz w:val="24"/>
          <w:szCs w:val="24"/>
        </w:rPr>
        <w:fldChar w:fldCharType="end"/>
      </w:r>
      <w:r w:rsidRPr="0013754E">
        <w:rPr>
          <w:rFonts w:ascii="Times New Roman" w:eastAsia="Times New Roman" w:hAnsi="Times New Roman" w:cs="Times New Roman"/>
          <w:sz w:val="24"/>
          <w:szCs w:val="24"/>
        </w:rPr>
        <w:t xml:space="preserve">, </w:t>
      </w:r>
      <w:proofErr w:type="spellStart"/>
      <w:r w:rsidRPr="0013754E">
        <w:rPr>
          <w:rFonts w:ascii="Times New Roman" w:eastAsia="Times New Roman" w:hAnsi="Times New Roman" w:cs="Times New Roman"/>
          <w:i/>
          <w:sz w:val="24"/>
          <w:szCs w:val="24"/>
        </w:rPr>
        <w:t>pegas</w:t>
      </w:r>
      <w:proofErr w:type="spellEnd"/>
      <w:r w:rsidRPr="0013754E">
        <w:rPr>
          <w:rFonts w:ascii="Times New Roman" w:eastAsia="Times New Roman" w:hAnsi="Times New Roman" w:cs="Times New Roman"/>
          <w:i/>
          <w:sz w:val="24"/>
          <w:szCs w:val="24"/>
        </w:rPr>
        <w:t xml:space="preserve"> </w:t>
      </w:r>
      <w:r w:rsidRPr="0013754E">
        <w:rPr>
          <w:rFonts w:ascii="Times New Roman" w:eastAsia="Times New Roman" w:hAnsi="Times New Roman" w:cs="Times New Roman"/>
          <w:i/>
          <w:sz w:val="24"/>
          <w:szCs w:val="24"/>
        </w:rPr>
        <w:fldChar w:fldCharType="begin" w:fldLock="1"/>
      </w:r>
      <w:r w:rsidR="0062227C" w:rsidRPr="0013754E">
        <w:rPr>
          <w:rFonts w:ascii="Times New Roman" w:eastAsia="Times New Roman" w:hAnsi="Times New Roman" w:cs="Times New Roman"/>
          <w:i/>
          <w:sz w:val="24"/>
          <w:szCs w:val="24"/>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Pr="0013754E">
        <w:rPr>
          <w:rFonts w:ascii="Times New Roman" w:eastAsia="Times New Roman" w:hAnsi="Times New Roman" w:cs="Times New Roman"/>
          <w:i/>
          <w:sz w:val="24"/>
          <w:szCs w:val="24"/>
        </w:rPr>
        <w:fldChar w:fldCharType="separate"/>
      </w:r>
      <w:r w:rsidR="0062227C" w:rsidRPr="0013754E">
        <w:rPr>
          <w:rFonts w:ascii="Times New Roman" w:eastAsia="Times New Roman" w:hAnsi="Times New Roman" w:cs="Times New Roman"/>
          <w:noProof/>
          <w:sz w:val="24"/>
          <w:szCs w:val="24"/>
        </w:rPr>
        <w:t>(Paradis, 2010)</w:t>
      </w:r>
      <w:r w:rsidRPr="0013754E">
        <w:rPr>
          <w:rFonts w:ascii="Times New Roman" w:eastAsia="Times New Roman" w:hAnsi="Times New Roman" w:cs="Times New Roman"/>
          <w:i/>
          <w:sz w:val="24"/>
          <w:szCs w:val="24"/>
        </w:rPr>
        <w:fldChar w:fldCharType="end"/>
      </w:r>
      <w:r w:rsidRPr="0013754E">
        <w:rPr>
          <w:rFonts w:ascii="Times New Roman" w:eastAsia="Times New Roman" w:hAnsi="Times New Roman" w:cs="Times New Roman"/>
          <w:sz w:val="24"/>
          <w:szCs w:val="24"/>
        </w:rPr>
        <w:t xml:space="preserve">, </w:t>
      </w:r>
      <w:proofErr w:type="spellStart"/>
      <w:r w:rsidRPr="0013754E">
        <w:rPr>
          <w:rFonts w:ascii="Times New Roman" w:eastAsia="Times New Roman" w:hAnsi="Times New Roman" w:cs="Times New Roman"/>
          <w:i/>
          <w:sz w:val="24"/>
          <w:szCs w:val="24"/>
        </w:rPr>
        <w:t>poppr</w:t>
      </w:r>
      <w:proofErr w:type="spellEnd"/>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clonality","type":"article-journal","volume":"6"},"uris":["http://www.mendeley.com/documents/?uuid=b8c0397a-7640-4639-8d1d-3e032ec6fbd0"]}],"mendeley":{"formattedCitation":"(Kamvar, Brooks, &amp; Grünwald, 2015; Kamvar, Tabima, &amp; Gr̈unwald, 2014)","plainTextFormattedCitation":"(Kamvar, Brooks, &amp; Grünwald, 2015; Kamvar, Tabima, &amp; Gr̈unwald, 2014)","previouslyFormattedCitation":"(Kamvar, Brooks, &amp; Grünwald, 2015; Kamvar, Tabima, &amp; Gr̈unwald, 2014)"},"properties":{"noteIndex":0},"schema":"https://github.com/citation-style-language/schema/raw/master/csl-citation.json"}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(Kamvar, Brooks, &amp; Grünwald, 2015; Kamvar, Tabima, &amp; Gr̈unwald, 2014)</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and </w:t>
      </w:r>
      <w:proofErr w:type="spellStart"/>
      <w:r w:rsidRPr="0013754E">
        <w:rPr>
          <w:rFonts w:ascii="Times New Roman" w:eastAsia="Times New Roman" w:hAnsi="Times New Roman" w:cs="Times New Roman"/>
          <w:i/>
          <w:sz w:val="24"/>
          <w:szCs w:val="24"/>
        </w:rPr>
        <w:t>adespatial</w:t>
      </w:r>
      <w:proofErr w:type="spellEnd"/>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(Dray et al., 2019)</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i/>
          <w:sz w:val="24"/>
          <w:szCs w:val="24"/>
        </w:rPr>
        <w:t>R</w:t>
      </w:r>
      <w:r w:rsidRPr="0013754E">
        <w:rPr>
          <w:rFonts w:ascii="Times New Roman" w:eastAsia="Times New Roman" w:hAnsi="Times New Roman" w:cs="Times New Roman"/>
          <w:sz w:val="24"/>
          <w:szCs w:val="24"/>
        </w:rPr>
        <w:t xml:space="preserve"> packages for calculations. Our </w:t>
      </w:r>
      <w:r w:rsidRPr="0013754E">
        <w:rPr>
          <w:rFonts w:ascii="Times New Roman" w:eastAsia="Times New Roman" w:hAnsi="Times New Roman" w:cs="Times New Roman"/>
          <w:i/>
          <w:sz w:val="24"/>
          <w:szCs w:val="24"/>
        </w:rPr>
        <w:t xml:space="preserve">TGI </w:t>
      </w:r>
      <w:r w:rsidRPr="0013754E">
        <w:rPr>
          <w:rFonts w:ascii="Times New Roman" w:eastAsia="Times New Roman" w:hAnsi="Times New Roman" w:cs="Times New Roman"/>
          <w:sz w:val="24"/>
          <w:szCs w:val="24"/>
        </w:rPr>
        <w:t>function is available in the appendix</w:t>
      </w:r>
      <w:r w:rsidR="0075022C" w:rsidRPr="0013754E">
        <w:rPr>
          <w:rFonts w:ascii="Times New Roman" w:eastAsia="Times New Roman" w:hAnsi="Times New Roman" w:cs="Times New Roman"/>
          <w:sz w:val="24"/>
          <w:szCs w:val="24"/>
        </w:rPr>
        <w:t xml:space="preserve"> as an </w:t>
      </w:r>
      <w:r w:rsidR="0075022C" w:rsidRPr="0013754E">
        <w:rPr>
          <w:rFonts w:ascii="Times New Roman" w:eastAsia="Times New Roman" w:hAnsi="Times New Roman" w:cs="Times New Roman"/>
          <w:i/>
          <w:iCs/>
          <w:sz w:val="24"/>
          <w:szCs w:val="24"/>
        </w:rPr>
        <w:t xml:space="preserve">R </w:t>
      </w:r>
      <w:r w:rsidR="00B75611" w:rsidRPr="0013754E">
        <w:rPr>
          <w:rFonts w:ascii="Times New Roman" w:eastAsia="Times New Roman" w:hAnsi="Times New Roman" w:cs="Times New Roman"/>
          <w:sz w:val="24"/>
          <w:szCs w:val="24"/>
        </w:rPr>
        <w:t>script</w:t>
      </w:r>
      <w:r w:rsidRPr="0013754E">
        <w:rPr>
          <w:rFonts w:ascii="Times New Roman" w:eastAsia="Times New Roman" w:hAnsi="Times New Roman" w:cs="Times New Roman"/>
          <w:sz w:val="24"/>
          <w:szCs w:val="24"/>
        </w:rPr>
        <w:t>.</w:t>
      </w:r>
      <w:r w:rsidR="004E5259">
        <w:rPr>
          <w:rFonts w:ascii="Times New Roman" w:eastAsia="Times New Roman" w:hAnsi="Times New Roman" w:cs="Times New Roman"/>
          <w:sz w:val="24"/>
          <w:szCs w:val="24"/>
        </w:rPr>
        <w:t xml:space="preserve"> </w:t>
      </w:r>
      <w:r w:rsidR="00B759D8">
        <w:rPr>
          <w:rFonts w:ascii="Times New Roman" w:eastAsia="Times New Roman" w:hAnsi="Times New Roman" w:cs="Times New Roman"/>
          <w:sz w:val="24"/>
          <w:szCs w:val="24"/>
        </w:rPr>
        <w:t>The function</w:t>
      </w:r>
      <w:r w:rsidR="004E5259" w:rsidRPr="004E5259">
        <w:rPr>
          <w:rFonts w:ascii="Times New Roman" w:eastAsia="Times New Roman" w:hAnsi="Times New Roman" w:cs="Times New Roman"/>
          <w:sz w:val="24"/>
          <w:szCs w:val="24"/>
        </w:rPr>
        <w:t xml:space="preserve"> enables th</w:t>
      </w:r>
      <w:r w:rsidR="004E5259">
        <w:rPr>
          <w:rFonts w:ascii="Times New Roman" w:eastAsia="Times New Roman" w:hAnsi="Times New Roman" w:cs="Times New Roman"/>
          <w:sz w:val="24"/>
          <w:szCs w:val="24"/>
        </w:rPr>
        <w:t>e user to choose among five</w:t>
      </w:r>
      <w:r w:rsidR="004E5259" w:rsidRPr="004E5259">
        <w:rPr>
          <w:rFonts w:ascii="Times New Roman" w:eastAsia="Times New Roman" w:hAnsi="Times New Roman" w:cs="Times New Roman"/>
          <w:sz w:val="24"/>
          <w:szCs w:val="24"/>
        </w:rPr>
        <w:t xml:space="preserve"> different genetic distance</w:t>
      </w:r>
      <w:r w:rsidR="004E5259">
        <w:rPr>
          <w:rFonts w:ascii="Times New Roman" w:eastAsia="Times New Roman" w:hAnsi="Times New Roman" w:cs="Times New Roman"/>
          <w:sz w:val="24"/>
          <w:szCs w:val="24"/>
        </w:rPr>
        <w:t xml:space="preserve"> metrics for the calculations of TGI indices via the “</w:t>
      </w:r>
      <w:r w:rsidR="004E5259">
        <w:rPr>
          <w:rFonts w:ascii="Times New Roman" w:eastAsia="Times New Roman" w:hAnsi="Times New Roman" w:cs="Times New Roman"/>
          <w:i/>
          <w:iCs/>
          <w:sz w:val="24"/>
          <w:szCs w:val="24"/>
        </w:rPr>
        <w:t xml:space="preserve">method” </w:t>
      </w:r>
      <w:r w:rsidR="004E5259">
        <w:rPr>
          <w:rFonts w:ascii="Times New Roman" w:eastAsia="Times New Roman" w:hAnsi="Times New Roman" w:cs="Times New Roman"/>
          <w:sz w:val="24"/>
          <w:szCs w:val="24"/>
        </w:rPr>
        <w:t>argument.</w:t>
      </w:r>
    </w:p>
    <w:p w14:paraId="69B14FD3" w14:textId="3A98AC0F" w:rsidR="00760250" w:rsidRPr="0013754E" w:rsidRDefault="00372E64" w:rsidP="00901297">
      <w:pPr>
        <w:pStyle w:val="Heading2"/>
        <w:spacing w:after="240" w:line="360" w:lineRule="auto"/>
        <w:rPr>
          <w:lang w:val="en-US"/>
        </w:rPr>
      </w:pPr>
      <w:r w:rsidRPr="0013754E">
        <w:rPr>
          <w:lang w:val="en-US"/>
        </w:rPr>
        <w:t xml:space="preserve">Applied </w:t>
      </w:r>
      <w:r w:rsidR="00760250" w:rsidRPr="0013754E">
        <w:rPr>
          <w:lang w:val="en-US"/>
        </w:rPr>
        <w:t>example</w:t>
      </w:r>
      <w:r w:rsidR="00372656" w:rsidRPr="0013754E">
        <w:rPr>
          <w:lang w:val="en-US"/>
        </w:rPr>
        <w:t>: an endangered fish</w:t>
      </w:r>
    </w:p>
    <w:p w14:paraId="52503C6D" w14:textId="3633C38A"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To </w:t>
      </w:r>
      <w:r w:rsidR="0075022C" w:rsidRPr="0013754E">
        <w:rPr>
          <w:rFonts w:ascii="Times New Roman" w:eastAsia="Times New Roman" w:hAnsi="Times New Roman" w:cs="Times New Roman"/>
          <w:sz w:val="24"/>
          <w:szCs w:val="24"/>
        </w:rPr>
        <w:t xml:space="preserve">demonstrate that our TGI measure </w:t>
      </w:r>
      <w:r w:rsidRPr="0013754E">
        <w:rPr>
          <w:rFonts w:ascii="Times New Roman" w:eastAsia="Times New Roman" w:hAnsi="Times New Roman" w:cs="Times New Roman"/>
          <w:sz w:val="24"/>
          <w:szCs w:val="24"/>
        </w:rPr>
        <w:t>provide</w:t>
      </w:r>
      <w:r w:rsidR="0093724D"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w:t>
      </w:r>
      <w:r w:rsidR="0093724D" w:rsidRPr="0013754E">
        <w:rPr>
          <w:rFonts w:ascii="Times New Roman" w:eastAsia="Times New Roman" w:hAnsi="Times New Roman" w:cs="Times New Roman"/>
          <w:sz w:val="24"/>
          <w:szCs w:val="24"/>
        </w:rPr>
        <w:t xml:space="preserve">valuable </w:t>
      </w:r>
      <w:r w:rsidRPr="0013754E">
        <w:rPr>
          <w:rFonts w:ascii="Times New Roman" w:eastAsia="Times New Roman" w:hAnsi="Times New Roman" w:cs="Times New Roman"/>
          <w:sz w:val="24"/>
          <w:szCs w:val="24"/>
        </w:rPr>
        <w:t>information about temporal change in a real system with conservation implications, we appl</w:t>
      </w:r>
      <w:r w:rsidR="0075022C" w:rsidRPr="0013754E">
        <w:rPr>
          <w:rFonts w:ascii="Times New Roman" w:eastAsia="Times New Roman" w:hAnsi="Times New Roman" w:cs="Times New Roman"/>
          <w:sz w:val="24"/>
          <w:szCs w:val="24"/>
        </w:rPr>
        <w:t>ied</w:t>
      </w:r>
      <w:r w:rsidRPr="0013754E">
        <w:rPr>
          <w:rFonts w:ascii="Times New Roman" w:eastAsia="Times New Roman" w:hAnsi="Times New Roman" w:cs="Times New Roman"/>
          <w:sz w:val="24"/>
          <w:szCs w:val="24"/>
        </w:rPr>
        <w:t xml:space="preserve"> it to </w:t>
      </w:r>
      <w:r w:rsidR="0093724D" w:rsidRPr="0013754E">
        <w:rPr>
          <w:rFonts w:ascii="Times New Roman" w:eastAsia="Times New Roman" w:hAnsi="Times New Roman" w:cs="Times New Roman"/>
          <w:sz w:val="24"/>
          <w:szCs w:val="24"/>
        </w:rPr>
        <w:t xml:space="preserve">real </w:t>
      </w:r>
      <w:r w:rsidR="0075022C" w:rsidRPr="0013754E">
        <w:rPr>
          <w:rFonts w:ascii="Times New Roman" w:eastAsia="Times New Roman" w:hAnsi="Times New Roman" w:cs="Times New Roman"/>
          <w:sz w:val="24"/>
          <w:szCs w:val="24"/>
        </w:rPr>
        <w:t xml:space="preserve">genetic data from a study of a </w:t>
      </w:r>
      <w:r w:rsidRPr="0013754E">
        <w:rPr>
          <w:rFonts w:ascii="Times New Roman" w:eastAsia="Times New Roman" w:hAnsi="Times New Roman" w:cs="Times New Roman"/>
          <w:sz w:val="24"/>
          <w:szCs w:val="24"/>
        </w:rPr>
        <w:t>threatened vertebrate</w:t>
      </w:r>
      <w:r w:rsidR="0075022C"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the Northern tidewater goby</w:t>
      </w:r>
      <w:r w:rsidR="00B751B5" w:rsidRPr="0013754E">
        <w:rPr>
          <w:rFonts w:ascii="Times New Roman" w:eastAsia="Times New Roman" w:hAnsi="Times New Roman" w:cs="Times New Roman"/>
          <w:sz w:val="24"/>
          <w:szCs w:val="24"/>
        </w:rPr>
        <w:t xml:space="preserve"> </w:t>
      </w:r>
      <w:r w:rsidR="00B751B5"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Hellmair, McCraney, Jacobs, &amp; Goldsmith, 2015)","plainTextFormattedCitation":"(Kinziger, Hellmair, McCraney, Jacobs, &amp; Goldsmith, 2015)","previouslyFormattedCitation":"(Kinziger, Hellmair, McCraney, Jacobs, &amp; Goldsmith, 2015)"},"properties":{"noteIndex":0},"schema":"https://github.com/citation-style-language/schema/raw/master/csl-citation.json"}</w:instrText>
      </w:r>
      <w:r w:rsidR="00B751B5"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(Kinziger, Hellmair, McCraney, Jacobs, &amp; Goldsmith, 2015)</w:t>
      </w:r>
      <w:r w:rsidR="00B751B5"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We chose this example because it uses a different </w:t>
      </w:r>
      <w:r w:rsidR="0075022C" w:rsidRPr="0013754E">
        <w:rPr>
          <w:rFonts w:ascii="Times New Roman" w:eastAsia="Times New Roman" w:hAnsi="Times New Roman" w:cs="Times New Roman"/>
          <w:sz w:val="24"/>
          <w:szCs w:val="24"/>
        </w:rPr>
        <w:t xml:space="preserve">type of </w:t>
      </w:r>
      <w:r w:rsidRPr="0013754E">
        <w:rPr>
          <w:rFonts w:ascii="Times New Roman" w:eastAsia="Times New Roman" w:hAnsi="Times New Roman" w:cs="Times New Roman"/>
          <w:sz w:val="24"/>
          <w:szCs w:val="24"/>
        </w:rPr>
        <w:t xml:space="preserve">genetic data than we </w:t>
      </w:r>
      <w:r w:rsidR="0075022C" w:rsidRPr="0013754E">
        <w:rPr>
          <w:rFonts w:ascii="Times New Roman" w:eastAsia="Times New Roman" w:hAnsi="Times New Roman" w:cs="Times New Roman"/>
          <w:sz w:val="24"/>
          <w:szCs w:val="24"/>
        </w:rPr>
        <w:lastRenderedPageBreak/>
        <w:t>used for our</w:t>
      </w:r>
      <w:r w:rsidRPr="0013754E">
        <w:rPr>
          <w:rFonts w:ascii="Times New Roman" w:eastAsia="Times New Roman" w:hAnsi="Times New Roman" w:cs="Times New Roman"/>
          <w:sz w:val="24"/>
          <w:szCs w:val="24"/>
        </w:rPr>
        <w:t xml:space="preserve"> </w:t>
      </w:r>
      <w:r w:rsidR="0075022C" w:rsidRPr="0013754E">
        <w:rPr>
          <w:rFonts w:ascii="Times New Roman" w:eastAsia="Times New Roman" w:hAnsi="Times New Roman" w:cs="Times New Roman"/>
          <w:sz w:val="24"/>
          <w:szCs w:val="24"/>
        </w:rPr>
        <w:t>simulations</w:t>
      </w:r>
      <w:r w:rsidRPr="0013754E">
        <w:rPr>
          <w:rFonts w:ascii="Times New Roman" w:eastAsia="Times New Roman" w:hAnsi="Times New Roman" w:cs="Times New Roman"/>
          <w:sz w:val="24"/>
          <w:szCs w:val="24"/>
        </w:rPr>
        <w:t xml:space="preserve">, </w:t>
      </w:r>
      <w:r w:rsidR="0075022C" w:rsidRPr="0013754E">
        <w:rPr>
          <w:rFonts w:ascii="Times New Roman" w:eastAsia="Times New Roman" w:hAnsi="Times New Roman" w:cs="Times New Roman"/>
          <w:sz w:val="24"/>
          <w:szCs w:val="24"/>
        </w:rPr>
        <w:t>thus demonstrating that</w:t>
      </w:r>
      <w:r w:rsidRPr="0013754E">
        <w:rPr>
          <w:rFonts w:ascii="Times New Roman" w:eastAsia="Times New Roman" w:hAnsi="Times New Roman" w:cs="Times New Roman"/>
          <w:sz w:val="24"/>
          <w:szCs w:val="24"/>
        </w:rPr>
        <w:t xml:space="preserve"> TGI is </w:t>
      </w:r>
      <w:r w:rsidR="0075022C" w:rsidRPr="0013754E">
        <w:rPr>
          <w:rFonts w:ascii="Times New Roman" w:eastAsia="Times New Roman" w:hAnsi="Times New Roman" w:cs="Times New Roman"/>
          <w:sz w:val="24"/>
          <w:szCs w:val="24"/>
        </w:rPr>
        <w:t>applicable to</w:t>
      </w:r>
      <w:r w:rsidRPr="0013754E">
        <w:rPr>
          <w:rFonts w:ascii="Times New Roman" w:eastAsia="Times New Roman" w:hAnsi="Times New Roman" w:cs="Times New Roman"/>
          <w:sz w:val="24"/>
          <w:szCs w:val="24"/>
        </w:rPr>
        <w:t xml:space="preserve"> a </w:t>
      </w:r>
      <w:r w:rsidR="0075022C" w:rsidRPr="0013754E">
        <w:rPr>
          <w:rFonts w:ascii="Times New Roman" w:eastAsia="Times New Roman" w:hAnsi="Times New Roman" w:cs="Times New Roman"/>
          <w:sz w:val="24"/>
          <w:szCs w:val="24"/>
        </w:rPr>
        <w:t xml:space="preserve">variety </w:t>
      </w:r>
      <w:r w:rsidRPr="0013754E">
        <w:rPr>
          <w:rFonts w:ascii="Times New Roman" w:eastAsia="Times New Roman" w:hAnsi="Times New Roman" w:cs="Times New Roman"/>
          <w:sz w:val="24"/>
          <w:szCs w:val="24"/>
        </w:rPr>
        <w:t xml:space="preserve">of </w:t>
      </w:r>
      <w:r w:rsidR="0075022C" w:rsidRPr="0013754E">
        <w:rPr>
          <w:rFonts w:ascii="Times New Roman" w:eastAsia="Times New Roman" w:hAnsi="Times New Roman" w:cs="Times New Roman"/>
          <w:sz w:val="24"/>
          <w:szCs w:val="24"/>
        </w:rPr>
        <w:t xml:space="preserve">genetic </w:t>
      </w:r>
      <w:r w:rsidRPr="0013754E">
        <w:rPr>
          <w:rFonts w:ascii="Times New Roman" w:eastAsia="Times New Roman" w:hAnsi="Times New Roman" w:cs="Times New Roman"/>
          <w:sz w:val="24"/>
          <w:szCs w:val="24"/>
        </w:rPr>
        <w:t>markers</w:t>
      </w:r>
      <w:r w:rsidR="0093724D"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93724D" w:rsidRPr="0013754E">
        <w:rPr>
          <w:rFonts w:ascii="Times New Roman" w:eastAsia="Times New Roman" w:hAnsi="Times New Roman" w:cs="Times New Roman"/>
          <w:sz w:val="24"/>
          <w:szCs w:val="24"/>
        </w:rPr>
        <w:t xml:space="preserve">In addition, </w:t>
      </w:r>
      <w:r w:rsidRPr="0013754E">
        <w:rPr>
          <w:rFonts w:ascii="Times New Roman" w:eastAsia="Times New Roman" w:hAnsi="Times New Roman" w:cs="Times New Roman"/>
          <w:sz w:val="24"/>
          <w:szCs w:val="24"/>
        </w:rPr>
        <w:t xml:space="preserve">the </w:t>
      </w:r>
      <w:r w:rsidR="0093724D" w:rsidRPr="0013754E">
        <w:rPr>
          <w:rFonts w:ascii="Times New Roman" w:eastAsia="Times New Roman" w:hAnsi="Times New Roman" w:cs="Times New Roman"/>
          <w:sz w:val="24"/>
          <w:szCs w:val="24"/>
        </w:rPr>
        <w:t xml:space="preserve">study </w:t>
      </w:r>
      <w:r w:rsidRPr="0013754E">
        <w:rPr>
          <w:rFonts w:ascii="Times New Roman" w:eastAsia="Times New Roman" w:hAnsi="Times New Roman" w:cs="Times New Roman"/>
          <w:sz w:val="24"/>
          <w:szCs w:val="24"/>
        </w:rPr>
        <w:t xml:space="preserve">authors suggested that one </w:t>
      </w:r>
      <w:r w:rsidR="0093724D" w:rsidRPr="0013754E">
        <w:rPr>
          <w:rFonts w:ascii="Times New Roman" w:eastAsia="Times New Roman" w:hAnsi="Times New Roman" w:cs="Times New Roman"/>
          <w:sz w:val="24"/>
          <w:szCs w:val="24"/>
        </w:rPr>
        <w:t xml:space="preserve">goby </w:t>
      </w:r>
      <w:r w:rsidRPr="0013754E">
        <w:rPr>
          <w:rFonts w:ascii="Times New Roman" w:eastAsia="Times New Roman" w:hAnsi="Times New Roman" w:cs="Times New Roman"/>
          <w:sz w:val="24"/>
          <w:szCs w:val="24"/>
        </w:rPr>
        <w:t xml:space="preserve">population had undergone </w:t>
      </w:r>
      <w:r w:rsidR="0093724D" w:rsidRPr="0013754E">
        <w:rPr>
          <w:rFonts w:ascii="Times New Roman" w:eastAsia="Times New Roman" w:hAnsi="Times New Roman" w:cs="Times New Roman"/>
          <w:sz w:val="24"/>
          <w:szCs w:val="24"/>
        </w:rPr>
        <w:t xml:space="preserve">more genetic </w:t>
      </w:r>
      <w:r w:rsidRPr="0013754E">
        <w:rPr>
          <w:rFonts w:ascii="Times New Roman" w:eastAsia="Times New Roman" w:hAnsi="Times New Roman" w:cs="Times New Roman"/>
          <w:sz w:val="24"/>
          <w:szCs w:val="24"/>
        </w:rPr>
        <w:t xml:space="preserve">change </w:t>
      </w:r>
      <w:r w:rsidR="0093724D" w:rsidRPr="0013754E">
        <w:rPr>
          <w:rFonts w:ascii="Times New Roman" w:eastAsia="Times New Roman" w:hAnsi="Times New Roman" w:cs="Times New Roman"/>
          <w:sz w:val="24"/>
          <w:szCs w:val="24"/>
        </w:rPr>
        <w:t>than</w:t>
      </w:r>
      <w:r w:rsidR="0075022C" w:rsidRPr="0013754E">
        <w:rPr>
          <w:rFonts w:ascii="Times New Roman" w:eastAsia="Times New Roman" w:hAnsi="Times New Roman" w:cs="Times New Roman"/>
          <w:sz w:val="24"/>
          <w:szCs w:val="24"/>
        </w:rPr>
        <w:t xml:space="preserve"> </w:t>
      </w:r>
      <w:r w:rsidR="002C09F6"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other</w:t>
      </w:r>
      <w:r w:rsidR="0093724D"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more stable local populations, allow</w:t>
      </w:r>
      <w:r w:rsidR="0075022C" w:rsidRPr="0013754E">
        <w:rPr>
          <w:rFonts w:ascii="Times New Roman" w:eastAsia="Times New Roman" w:hAnsi="Times New Roman" w:cs="Times New Roman"/>
          <w:sz w:val="24"/>
          <w:szCs w:val="24"/>
        </w:rPr>
        <w:t>ing us</w:t>
      </w:r>
      <w:r w:rsidRPr="0013754E">
        <w:rPr>
          <w:rFonts w:ascii="Times New Roman" w:eastAsia="Times New Roman" w:hAnsi="Times New Roman" w:cs="Times New Roman"/>
          <w:sz w:val="24"/>
          <w:szCs w:val="24"/>
        </w:rPr>
        <w:t xml:space="preserve"> to test a real hypothesis and go beyond a simple illustration of our method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(Kinziger et al., 2015)</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The dataset was </w:t>
      </w:r>
      <w:r w:rsidR="0093724D" w:rsidRPr="0013754E">
        <w:rPr>
          <w:rFonts w:ascii="Times New Roman" w:eastAsia="Times New Roman" w:hAnsi="Times New Roman" w:cs="Times New Roman"/>
          <w:sz w:val="24"/>
          <w:szCs w:val="24"/>
        </w:rPr>
        <w:t>downloaded from</w:t>
      </w:r>
      <w:r w:rsidRPr="0013754E">
        <w:rPr>
          <w:rFonts w:ascii="Times New Roman" w:eastAsia="Times New Roman" w:hAnsi="Times New Roman" w:cs="Times New Roman"/>
          <w:sz w:val="24"/>
          <w:szCs w:val="24"/>
        </w:rPr>
        <w:t xml:space="preserve"> DRYAD (</w:t>
      </w:r>
      <w:proofErr w:type="spellStart"/>
      <w:r w:rsidRPr="0013754E">
        <w:rPr>
          <w:rFonts w:ascii="Times New Roman" w:eastAsia="Times New Roman" w:hAnsi="Times New Roman" w:cs="Times New Roman"/>
          <w:sz w:val="24"/>
          <w:szCs w:val="24"/>
        </w:rPr>
        <w:t>doi</w:t>
      </w:r>
      <w:proofErr w:type="spellEnd"/>
      <w:r w:rsidRPr="0013754E">
        <w:rPr>
          <w:rFonts w:ascii="Times New Roman" w:eastAsia="Times New Roman" w:hAnsi="Times New Roman" w:cs="Times New Roman"/>
          <w:sz w:val="24"/>
          <w:szCs w:val="24"/>
        </w:rPr>
        <w:t>:</w:t>
      </w:r>
      <w:r w:rsidR="002C09F6"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10.5061/dryad.871db)</w:t>
      </w:r>
      <w:r w:rsidR="0093724D" w:rsidRPr="0013754E">
        <w:rPr>
          <w:rFonts w:ascii="Times New Roman" w:eastAsia="Times New Roman" w:hAnsi="Times New Roman" w:cs="Times New Roman"/>
          <w:sz w:val="24"/>
          <w:szCs w:val="24"/>
        </w:rPr>
        <w:t>, and</w:t>
      </w:r>
      <w:r w:rsidRPr="0013754E">
        <w:rPr>
          <w:rFonts w:ascii="Times New Roman" w:eastAsia="Times New Roman" w:hAnsi="Times New Roman" w:cs="Times New Roman"/>
          <w:sz w:val="24"/>
          <w:szCs w:val="24"/>
        </w:rPr>
        <w:t xml:space="preserve"> </w:t>
      </w:r>
      <w:r w:rsidR="0093724D" w:rsidRPr="0013754E">
        <w:rPr>
          <w:rFonts w:ascii="Times New Roman" w:eastAsia="Times New Roman" w:hAnsi="Times New Roman" w:cs="Times New Roman"/>
          <w:sz w:val="24"/>
          <w:szCs w:val="24"/>
        </w:rPr>
        <w:t xml:space="preserve">we </w:t>
      </w:r>
      <w:r w:rsidRPr="0013754E">
        <w:rPr>
          <w:rFonts w:ascii="Times New Roman" w:eastAsia="Times New Roman" w:hAnsi="Times New Roman" w:cs="Times New Roman"/>
          <w:sz w:val="24"/>
          <w:szCs w:val="24"/>
        </w:rPr>
        <w:t>used 9</w:t>
      </w:r>
      <w:r w:rsidR="002C09F6"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999 permutations for this </w:t>
      </w:r>
      <w:r w:rsidR="002C09F6" w:rsidRPr="0013754E">
        <w:rPr>
          <w:rFonts w:ascii="Times New Roman" w:eastAsia="Times New Roman" w:hAnsi="Times New Roman" w:cs="Times New Roman"/>
          <w:sz w:val="24"/>
          <w:szCs w:val="24"/>
        </w:rPr>
        <w:t>analysis</w:t>
      </w:r>
      <w:r w:rsidRPr="0013754E">
        <w:rPr>
          <w:rFonts w:ascii="Times New Roman" w:eastAsia="Times New Roman" w:hAnsi="Times New Roman" w:cs="Times New Roman"/>
          <w:sz w:val="24"/>
          <w:szCs w:val="24"/>
        </w:rPr>
        <w:t>.</w:t>
      </w:r>
    </w:p>
    <w:p w14:paraId="45E33CFF" w14:textId="14F95019" w:rsidR="00FF1AA4" w:rsidRPr="0013754E" w:rsidRDefault="00760250" w:rsidP="00901297">
      <w:pPr>
        <w:pStyle w:val="Heading1"/>
        <w:spacing w:after="240" w:line="360" w:lineRule="auto"/>
      </w:pPr>
      <w:r w:rsidRPr="0013754E">
        <w:t>RESULTS</w:t>
      </w:r>
    </w:p>
    <w:p w14:paraId="01C765C4" w14:textId="2EDF7DE5" w:rsidR="009421F4"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We were able to translate the TBI framework to TGI by </w:t>
      </w:r>
      <w:r w:rsidR="0075022C" w:rsidRPr="0013754E">
        <w:rPr>
          <w:rFonts w:ascii="Times New Roman" w:eastAsia="Times New Roman" w:hAnsi="Times New Roman" w:cs="Times New Roman"/>
          <w:sz w:val="24"/>
          <w:szCs w:val="24"/>
        </w:rPr>
        <w:t xml:space="preserve">adapting </w:t>
      </w:r>
      <w:r w:rsidRPr="0013754E">
        <w:rPr>
          <w:rFonts w:ascii="Times New Roman" w:eastAsia="Times New Roman" w:hAnsi="Times New Roman" w:cs="Times New Roman"/>
          <w:sz w:val="24"/>
          <w:szCs w:val="24"/>
        </w:rPr>
        <w:t xml:space="preserve">it to the specific structure of genetic data. Although </w:t>
      </w:r>
      <w:r w:rsidR="00766D58" w:rsidRPr="0013754E">
        <w:rPr>
          <w:rFonts w:ascii="Times New Roman" w:eastAsia="Times New Roman" w:hAnsi="Times New Roman" w:cs="Times New Roman"/>
          <w:sz w:val="24"/>
          <w:szCs w:val="24"/>
        </w:rPr>
        <w:t xml:space="preserve">our </w:t>
      </w:r>
      <w:r w:rsidRPr="0013754E">
        <w:rPr>
          <w:rFonts w:ascii="Times New Roman" w:eastAsia="Times New Roman" w:hAnsi="Times New Roman" w:cs="Times New Roman"/>
          <w:sz w:val="24"/>
          <w:szCs w:val="24"/>
        </w:rPr>
        <w:t xml:space="preserve">results </w:t>
      </w:r>
      <w:r w:rsidR="001437EC" w:rsidRPr="0013754E">
        <w:rPr>
          <w:rFonts w:ascii="Times New Roman" w:eastAsia="Times New Roman" w:hAnsi="Times New Roman" w:cs="Times New Roman"/>
          <w:sz w:val="24"/>
          <w:szCs w:val="24"/>
        </w:rPr>
        <w:t xml:space="preserve">in the present section </w:t>
      </w:r>
      <w:r w:rsidRPr="0013754E">
        <w:rPr>
          <w:rFonts w:ascii="Times New Roman" w:eastAsia="Times New Roman" w:hAnsi="Times New Roman" w:cs="Times New Roman"/>
          <w:sz w:val="24"/>
          <w:szCs w:val="24"/>
        </w:rPr>
        <w:t xml:space="preserve">support </w:t>
      </w:r>
      <w:r w:rsidR="002826FE" w:rsidRPr="0013754E">
        <w:rPr>
          <w:rFonts w:ascii="Times New Roman" w:eastAsia="Times New Roman" w:hAnsi="Times New Roman" w:cs="Times New Roman"/>
          <w:sz w:val="24"/>
          <w:szCs w:val="24"/>
        </w:rPr>
        <w:t xml:space="preserve">the general </w:t>
      </w:r>
      <w:r w:rsidRPr="0013754E">
        <w:rPr>
          <w:rFonts w:ascii="Times New Roman" w:eastAsia="Times New Roman" w:hAnsi="Times New Roman" w:cs="Times New Roman"/>
          <w:sz w:val="24"/>
          <w:szCs w:val="24"/>
        </w:rPr>
        <w:t xml:space="preserve">efficacy </w:t>
      </w:r>
      <w:r w:rsidR="002826FE" w:rsidRPr="0013754E">
        <w:rPr>
          <w:rFonts w:ascii="Times New Roman" w:eastAsia="Times New Roman" w:hAnsi="Times New Roman" w:cs="Times New Roman"/>
          <w:sz w:val="24"/>
          <w:szCs w:val="24"/>
        </w:rPr>
        <w:t xml:space="preserve">of TGI </w:t>
      </w:r>
      <w:r w:rsidRPr="0013754E">
        <w:rPr>
          <w:rFonts w:ascii="Times New Roman" w:eastAsia="Times New Roman" w:hAnsi="Times New Roman" w:cs="Times New Roman"/>
          <w:sz w:val="24"/>
          <w:szCs w:val="24"/>
        </w:rPr>
        <w:t xml:space="preserve">and warrant </w:t>
      </w:r>
      <w:r w:rsidR="002826FE" w:rsidRPr="0013754E">
        <w:rPr>
          <w:rFonts w:ascii="Times New Roman" w:eastAsia="Times New Roman" w:hAnsi="Times New Roman" w:cs="Times New Roman"/>
          <w:sz w:val="24"/>
          <w:szCs w:val="24"/>
        </w:rPr>
        <w:t xml:space="preserve">its </w:t>
      </w:r>
      <w:r w:rsidRPr="0013754E">
        <w:rPr>
          <w:rFonts w:ascii="Times New Roman" w:eastAsia="Times New Roman" w:hAnsi="Times New Roman" w:cs="Times New Roman"/>
          <w:sz w:val="24"/>
          <w:szCs w:val="24"/>
        </w:rPr>
        <w:t>use on empirical datasets</w:t>
      </w:r>
      <w:r w:rsidR="009421F4" w:rsidRPr="0013754E">
        <w:rPr>
          <w:rFonts w:ascii="Times New Roman" w:eastAsia="Times New Roman" w:hAnsi="Times New Roman" w:cs="Times New Roman"/>
          <w:sz w:val="24"/>
          <w:szCs w:val="24"/>
        </w:rPr>
        <w:t xml:space="preserve">, </w:t>
      </w:r>
      <w:r w:rsidR="00E073E3" w:rsidRPr="0013754E">
        <w:rPr>
          <w:rFonts w:ascii="Times New Roman" w:eastAsia="Times New Roman" w:hAnsi="Times New Roman" w:cs="Times New Roman"/>
          <w:sz w:val="24"/>
          <w:szCs w:val="24"/>
        </w:rPr>
        <w:t xml:space="preserve">the </w:t>
      </w:r>
      <w:r w:rsidR="000D5772" w:rsidRPr="0013754E">
        <w:rPr>
          <w:rFonts w:ascii="Times New Roman" w:eastAsia="Times New Roman" w:hAnsi="Times New Roman" w:cs="Times New Roman"/>
          <w:sz w:val="24"/>
          <w:szCs w:val="24"/>
        </w:rPr>
        <w:t xml:space="preserve">performance </w:t>
      </w:r>
      <w:r w:rsidR="00E073E3" w:rsidRPr="0013754E">
        <w:rPr>
          <w:rFonts w:ascii="Times New Roman" w:eastAsia="Times New Roman" w:hAnsi="Times New Roman" w:cs="Times New Roman"/>
          <w:sz w:val="24"/>
          <w:szCs w:val="24"/>
        </w:rPr>
        <w:t xml:space="preserve">of </w:t>
      </w:r>
      <w:r w:rsidR="000D5772" w:rsidRPr="0013754E">
        <w:rPr>
          <w:rFonts w:ascii="Times New Roman" w:eastAsia="Times New Roman" w:hAnsi="Times New Roman" w:cs="Times New Roman"/>
          <w:sz w:val="24"/>
          <w:szCs w:val="24"/>
        </w:rPr>
        <w:t xml:space="preserve">the </w:t>
      </w:r>
      <w:r w:rsidR="00E073E3" w:rsidRPr="0013754E">
        <w:rPr>
          <w:rFonts w:ascii="Times New Roman" w:eastAsia="Times New Roman" w:hAnsi="Times New Roman" w:cs="Times New Roman"/>
          <w:sz w:val="24"/>
          <w:szCs w:val="24"/>
        </w:rPr>
        <w:t>TGI</w:t>
      </w:r>
      <w:r w:rsidRPr="0013754E">
        <w:rPr>
          <w:rFonts w:ascii="Times New Roman" w:eastAsia="Times New Roman" w:hAnsi="Times New Roman" w:cs="Times New Roman"/>
          <w:sz w:val="24"/>
          <w:szCs w:val="24"/>
        </w:rPr>
        <w:t xml:space="preserve"> </w:t>
      </w:r>
      <w:r w:rsidR="000D5772" w:rsidRPr="0013754E">
        <w:rPr>
          <w:rFonts w:ascii="Times New Roman" w:eastAsia="Times New Roman" w:hAnsi="Times New Roman" w:cs="Times New Roman"/>
          <w:sz w:val="24"/>
          <w:szCs w:val="24"/>
        </w:rPr>
        <w:t xml:space="preserve">approach was sensitive to </w:t>
      </w:r>
      <w:r w:rsidRPr="0013754E">
        <w:rPr>
          <w:rFonts w:ascii="Times New Roman" w:eastAsia="Times New Roman" w:hAnsi="Times New Roman" w:cs="Times New Roman"/>
          <w:sz w:val="24"/>
          <w:szCs w:val="24"/>
        </w:rPr>
        <w:t>dispersal</w:t>
      </w:r>
      <w:r w:rsidR="005D1254" w:rsidRPr="0013754E">
        <w:rPr>
          <w:rFonts w:ascii="Times New Roman" w:eastAsia="Times New Roman" w:hAnsi="Times New Roman" w:cs="Times New Roman"/>
          <w:sz w:val="24"/>
          <w:szCs w:val="24"/>
        </w:rPr>
        <w:t xml:space="preserve"> capacity</w:t>
      </w:r>
      <w:r w:rsidRPr="0013754E">
        <w:rPr>
          <w:rFonts w:ascii="Times New Roman" w:eastAsia="Times New Roman" w:hAnsi="Times New Roman" w:cs="Times New Roman"/>
          <w:sz w:val="24"/>
          <w:szCs w:val="24"/>
        </w:rPr>
        <w:t xml:space="preserve">, spatial extent of the demographic event producing the genetic change, and </w:t>
      </w:r>
      <w:r w:rsidR="00E073E3"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 xml:space="preserve">time </w:t>
      </w:r>
      <w:r w:rsidR="00E073E3" w:rsidRPr="0013754E">
        <w:rPr>
          <w:rFonts w:ascii="Times New Roman" w:eastAsia="Times New Roman" w:hAnsi="Times New Roman" w:cs="Times New Roman"/>
          <w:sz w:val="24"/>
          <w:szCs w:val="24"/>
        </w:rPr>
        <w:t xml:space="preserve">difference </w:t>
      </w:r>
      <w:r w:rsidRPr="0013754E">
        <w:rPr>
          <w:rFonts w:ascii="Times New Roman" w:eastAsia="Times New Roman" w:hAnsi="Times New Roman" w:cs="Times New Roman"/>
          <w:sz w:val="24"/>
          <w:szCs w:val="24"/>
        </w:rPr>
        <w:t xml:space="preserve">between sampling and </w:t>
      </w:r>
      <w:r w:rsidR="00E073E3" w:rsidRPr="0013754E">
        <w:rPr>
          <w:rFonts w:ascii="Times New Roman" w:eastAsia="Times New Roman" w:hAnsi="Times New Roman" w:cs="Times New Roman"/>
          <w:sz w:val="24"/>
          <w:szCs w:val="24"/>
        </w:rPr>
        <w:t xml:space="preserve">the demographic </w:t>
      </w:r>
      <w:r w:rsidRPr="0013754E">
        <w:rPr>
          <w:rFonts w:ascii="Times New Roman" w:eastAsia="Times New Roman" w:hAnsi="Times New Roman" w:cs="Times New Roman"/>
          <w:sz w:val="24"/>
          <w:szCs w:val="24"/>
        </w:rPr>
        <w:t>event</w:t>
      </w:r>
      <w:r w:rsidR="00E073E3" w:rsidRPr="0013754E">
        <w:rPr>
          <w:rFonts w:ascii="Times New Roman" w:eastAsia="Times New Roman" w:hAnsi="Times New Roman" w:cs="Times New Roman"/>
          <w:sz w:val="24"/>
          <w:szCs w:val="24"/>
        </w:rPr>
        <w:t>.</w:t>
      </w:r>
      <w:r w:rsidR="001437EC" w:rsidRPr="0013754E">
        <w:rPr>
          <w:rFonts w:ascii="Times New Roman" w:eastAsia="Times New Roman" w:hAnsi="Times New Roman" w:cs="Times New Roman"/>
          <w:sz w:val="24"/>
          <w:szCs w:val="24"/>
        </w:rPr>
        <w:t xml:space="preserve"> We will thus structure the presentation of our results along these lines.</w:t>
      </w:r>
    </w:p>
    <w:p w14:paraId="57B63B66" w14:textId="5B555B1D" w:rsidR="00760250" w:rsidRPr="0013754E" w:rsidRDefault="000D5772"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E</w:t>
      </w:r>
      <w:r w:rsidR="009421F4" w:rsidRPr="0013754E">
        <w:rPr>
          <w:rFonts w:ascii="Times New Roman" w:eastAsia="Times New Roman" w:hAnsi="Times New Roman" w:cs="Times New Roman"/>
          <w:sz w:val="24"/>
          <w:szCs w:val="24"/>
        </w:rPr>
        <w:t xml:space="preserve">xperimental FPR values were consistently lower than control FPR values, regardless of dispersal parameters </w:t>
      </w:r>
      <w:commentRangeStart w:id="6"/>
      <w:r w:rsidR="009421F4" w:rsidRPr="0013754E">
        <w:rPr>
          <w:rFonts w:ascii="Times New Roman" w:eastAsia="Times New Roman" w:hAnsi="Times New Roman" w:cs="Times New Roman"/>
          <w:sz w:val="24"/>
          <w:szCs w:val="24"/>
        </w:rPr>
        <w:t xml:space="preserve">(Fig. 4). </w:t>
      </w:r>
      <w:commentRangeEnd w:id="6"/>
      <w:r w:rsidR="001437EC" w:rsidRPr="0013754E">
        <w:rPr>
          <w:rStyle w:val="CommentReference"/>
        </w:rPr>
        <w:commentReference w:id="6"/>
      </w:r>
      <w:r w:rsidR="009421F4" w:rsidRPr="0013754E">
        <w:rPr>
          <w:rFonts w:ascii="Times New Roman" w:eastAsia="Times New Roman" w:hAnsi="Times New Roman" w:cs="Times New Roman"/>
          <w:sz w:val="24"/>
          <w:szCs w:val="24"/>
        </w:rPr>
        <w:t xml:space="preserve">This suggests that, following an atypical demographic event, </w:t>
      </w:r>
      <w:r w:rsidRPr="0013754E">
        <w:rPr>
          <w:rFonts w:ascii="Times New Roman" w:eastAsia="Times New Roman" w:hAnsi="Times New Roman" w:cs="Times New Roman"/>
          <w:sz w:val="24"/>
          <w:szCs w:val="24"/>
        </w:rPr>
        <w:t xml:space="preserve">using TGI, </w:t>
      </w:r>
      <w:r w:rsidR="009421F4" w:rsidRPr="0013754E">
        <w:rPr>
          <w:rFonts w:ascii="Times New Roman" w:eastAsia="Times New Roman" w:hAnsi="Times New Roman" w:cs="Times New Roman"/>
          <w:sz w:val="24"/>
          <w:szCs w:val="24"/>
        </w:rPr>
        <w:t xml:space="preserve">we were always more likely to correctly identify a population as having been affected. Among the control simulations, </w:t>
      </w:r>
      <w:r w:rsidR="001437EC" w:rsidRPr="0013754E">
        <w:rPr>
          <w:rFonts w:ascii="Times New Roman" w:eastAsia="Times New Roman" w:hAnsi="Times New Roman" w:cs="Times New Roman"/>
          <w:sz w:val="24"/>
          <w:szCs w:val="24"/>
        </w:rPr>
        <w:t xml:space="preserve">runs </w:t>
      </w:r>
      <w:r w:rsidR="009421F4" w:rsidRPr="0013754E">
        <w:rPr>
          <w:rFonts w:ascii="Times New Roman" w:eastAsia="Times New Roman" w:hAnsi="Times New Roman" w:cs="Times New Roman"/>
          <w:sz w:val="24"/>
          <w:szCs w:val="24"/>
        </w:rPr>
        <w:t xml:space="preserve">with higher dispersal capacity had a lower FPR (Fig. 4). Control FPR values were generally at least twice as high as the maximum experimental FPR values </w:t>
      </w:r>
      <w:r w:rsidR="001437EC" w:rsidRPr="0013754E">
        <w:rPr>
          <w:rFonts w:ascii="Times New Roman" w:eastAsia="Times New Roman" w:hAnsi="Times New Roman" w:cs="Times New Roman"/>
          <w:sz w:val="24"/>
          <w:szCs w:val="24"/>
        </w:rPr>
        <w:t xml:space="preserve">encountered </w:t>
      </w:r>
      <w:r w:rsidR="009421F4" w:rsidRPr="0013754E">
        <w:rPr>
          <w:rFonts w:ascii="Times New Roman" w:eastAsia="Times New Roman" w:hAnsi="Times New Roman" w:cs="Times New Roman"/>
          <w:sz w:val="24"/>
          <w:szCs w:val="24"/>
        </w:rPr>
        <w:t>(L1, M1), regardless of the significance threshold used. This means that, even for the lowest-performing scenarios in our simulations, TGI was much more effective at avoiding false positives in the presence of an event than in the absence of one.</w:t>
      </w:r>
    </w:p>
    <w:p w14:paraId="05119ABD" w14:textId="77777777" w:rsidR="00760250" w:rsidRPr="0013754E" w:rsidRDefault="00760250" w:rsidP="00901297">
      <w:pPr>
        <w:pStyle w:val="Heading2"/>
        <w:spacing w:after="240" w:line="360" w:lineRule="auto"/>
        <w:rPr>
          <w:lang w:val="en-US"/>
        </w:rPr>
      </w:pPr>
      <w:r w:rsidRPr="0013754E">
        <w:rPr>
          <w:lang w:val="en-US"/>
        </w:rPr>
        <w:t xml:space="preserve">Dispersal </w:t>
      </w:r>
    </w:p>
    <w:p w14:paraId="0F6A009B" w14:textId="68D64C32" w:rsidR="00760250" w:rsidRPr="0013754E" w:rsidRDefault="00766D58"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D</w:t>
      </w:r>
      <w:r w:rsidR="00760250" w:rsidRPr="0013754E">
        <w:rPr>
          <w:rFonts w:ascii="Times New Roman" w:eastAsia="Times New Roman" w:hAnsi="Times New Roman" w:cs="Times New Roman"/>
          <w:sz w:val="24"/>
          <w:szCs w:val="24"/>
        </w:rPr>
        <w:t>ispersal capacity influenced our ability to detect temporal changes in genetic diversity</w:t>
      </w:r>
      <w:r w:rsidRPr="0013754E">
        <w:rPr>
          <w:rFonts w:ascii="Times New Roman" w:eastAsia="Times New Roman" w:hAnsi="Times New Roman" w:cs="Times New Roman"/>
          <w:sz w:val="24"/>
          <w:szCs w:val="24"/>
        </w:rPr>
        <w:t xml:space="preserve">, as the </w:t>
      </w:r>
      <w:r w:rsidR="00760250" w:rsidRPr="0013754E">
        <w:rPr>
          <w:rFonts w:ascii="Times New Roman" w:eastAsia="Times New Roman" w:hAnsi="Times New Roman" w:cs="Times New Roman"/>
          <w:sz w:val="24"/>
          <w:szCs w:val="24"/>
        </w:rPr>
        <w:t xml:space="preserve">FNR generally increased with dispersal </w:t>
      </w:r>
      <w:r w:rsidR="000D5772" w:rsidRPr="0013754E">
        <w:rPr>
          <w:rFonts w:ascii="Times New Roman" w:eastAsia="Times New Roman" w:hAnsi="Times New Roman" w:cs="Times New Roman"/>
          <w:sz w:val="24"/>
          <w:szCs w:val="24"/>
        </w:rPr>
        <w:t xml:space="preserve">capacity </w:t>
      </w:r>
      <w:r w:rsidR="00760250" w:rsidRPr="0013754E">
        <w:rPr>
          <w:rFonts w:ascii="Times New Roman" w:eastAsia="Times New Roman" w:hAnsi="Times New Roman" w:cs="Times New Roman"/>
          <w:sz w:val="24"/>
          <w:szCs w:val="24"/>
        </w:rPr>
        <w:t xml:space="preserve">(Fig. 3). </w:t>
      </w:r>
      <w:r w:rsidR="002826FE" w:rsidRPr="0013754E">
        <w:rPr>
          <w:rFonts w:ascii="Times New Roman" w:eastAsia="Times New Roman" w:hAnsi="Times New Roman" w:cs="Times New Roman"/>
          <w:sz w:val="24"/>
          <w:szCs w:val="24"/>
        </w:rPr>
        <w:t xml:space="preserve">However, </w:t>
      </w:r>
      <w:r w:rsidR="00760250" w:rsidRPr="0013754E">
        <w:rPr>
          <w:rFonts w:ascii="Times New Roman" w:eastAsia="Times New Roman" w:hAnsi="Times New Roman" w:cs="Times New Roman"/>
          <w:sz w:val="24"/>
          <w:szCs w:val="24"/>
        </w:rPr>
        <w:t xml:space="preserve">only one scenario (H3; Table 1) exhibited </w:t>
      </w:r>
      <w:r w:rsidR="002826FE" w:rsidRPr="0013754E">
        <w:rPr>
          <w:rFonts w:ascii="Times New Roman" w:eastAsia="Times New Roman" w:hAnsi="Times New Roman" w:cs="Times New Roman"/>
          <w:sz w:val="24"/>
          <w:szCs w:val="24"/>
        </w:rPr>
        <w:t xml:space="preserve">FNR </w:t>
      </w:r>
      <w:r w:rsidR="00760250" w:rsidRPr="0013754E">
        <w:rPr>
          <w:rFonts w:ascii="Times New Roman" w:eastAsia="Times New Roman" w:hAnsi="Times New Roman" w:cs="Times New Roman"/>
          <w:sz w:val="24"/>
          <w:szCs w:val="24"/>
        </w:rPr>
        <w:t>values above a very conservative limit of 1%, regardless of the p-value threshold used (Fig. 3</w:t>
      </w:r>
      <w:r w:rsidR="002826FE"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Of </w:t>
      </w:r>
      <w:r w:rsidR="00760250" w:rsidRPr="0013754E">
        <w:rPr>
          <w:rFonts w:ascii="Times New Roman" w:eastAsia="Times New Roman" w:hAnsi="Times New Roman" w:cs="Times New Roman"/>
          <w:sz w:val="24"/>
          <w:szCs w:val="24"/>
        </w:rPr>
        <w:t xml:space="preserve">the four scenarios </w:t>
      </w:r>
      <w:r w:rsidRPr="0013754E">
        <w:rPr>
          <w:rFonts w:ascii="Times New Roman" w:eastAsia="Times New Roman" w:hAnsi="Times New Roman" w:cs="Times New Roman"/>
          <w:sz w:val="24"/>
          <w:szCs w:val="24"/>
        </w:rPr>
        <w:t>that did not achieve an</w:t>
      </w:r>
      <w:r w:rsidR="00760250" w:rsidRPr="0013754E">
        <w:rPr>
          <w:rFonts w:ascii="Times New Roman" w:eastAsia="Times New Roman" w:hAnsi="Times New Roman" w:cs="Times New Roman"/>
          <w:sz w:val="24"/>
          <w:szCs w:val="24"/>
        </w:rPr>
        <w:t xml:space="preserve"> average FNR of 0 (L3, M3, H2, </w:t>
      </w:r>
      <w:r w:rsidR="002826FE" w:rsidRPr="0013754E">
        <w:rPr>
          <w:rFonts w:ascii="Times New Roman" w:eastAsia="Times New Roman" w:hAnsi="Times New Roman" w:cs="Times New Roman"/>
          <w:sz w:val="24"/>
          <w:szCs w:val="24"/>
        </w:rPr>
        <w:t xml:space="preserve">and </w:t>
      </w:r>
      <w:r w:rsidR="00760250" w:rsidRPr="0013754E">
        <w:rPr>
          <w:rFonts w:ascii="Times New Roman" w:eastAsia="Times New Roman" w:hAnsi="Times New Roman" w:cs="Times New Roman"/>
          <w:sz w:val="24"/>
          <w:szCs w:val="24"/>
        </w:rPr>
        <w:t xml:space="preserve">H3), two involved high dispersal. </w:t>
      </w:r>
      <w:r w:rsidR="002826FE" w:rsidRPr="0013754E">
        <w:rPr>
          <w:rFonts w:ascii="Times New Roman" w:eastAsia="Times New Roman" w:hAnsi="Times New Roman" w:cs="Times New Roman"/>
          <w:sz w:val="24"/>
          <w:szCs w:val="24"/>
        </w:rPr>
        <w:t>When we</w:t>
      </w:r>
      <w:r w:rsidR="00760250" w:rsidRPr="0013754E">
        <w:rPr>
          <w:rFonts w:ascii="Times New Roman" w:eastAsia="Times New Roman" w:hAnsi="Times New Roman" w:cs="Times New Roman"/>
          <w:sz w:val="24"/>
          <w:szCs w:val="24"/>
        </w:rPr>
        <w:t xml:space="preserve"> average</w:t>
      </w:r>
      <w:r w:rsidR="002826FE" w:rsidRPr="0013754E">
        <w:rPr>
          <w:rFonts w:ascii="Times New Roman" w:eastAsia="Times New Roman" w:hAnsi="Times New Roman" w:cs="Times New Roman"/>
          <w:sz w:val="24"/>
          <w:szCs w:val="24"/>
        </w:rPr>
        <w:t>d the FNR values</w:t>
      </w:r>
      <w:r w:rsidR="00760250" w:rsidRPr="0013754E">
        <w:rPr>
          <w:rFonts w:ascii="Times New Roman" w:eastAsia="Times New Roman" w:hAnsi="Times New Roman" w:cs="Times New Roman"/>
          <w:sz w:val="24"/>
          <w:szCs w:val="24"/>
        </w:rPr>
        <w:t xml:space="preserve"> </w:t>
      </w:r>
      <w:r w:rsidR="002826FE" w:rsidRPr="0013754E">
        <w:rPr>
          <w:rFonts w:ascii="Times New Roman" w:eastAsia="Times New Roman" w:hAnsi="Times New Roman" w:cs="Times New Roman"/>
          <w:sz w:val="24"/>
          <w:szCs w:val="24"/>
        </w:rPr>
        <w:t xml:space="preserve">calculated at the traditional p </w:t>
      </w:r>
      <w:r w:rsidR="003F0443" w:rsidRPr="003F0443">
        <w:rPr>
          <w:rFonts w:ascii="Times New Roman" w:eastAsia="Times New Roman" w:hAnsi="Times New Roman" w:cs="Times New Roman"/>
          <w:sz w:val="24"/>
          <w:szCs w:val="24"/>
        </w:rPr>
        <w:t xml:space="preserve">≤ </w:t>
      </w:r>
      <w:r w:rsidR="002826FE" w:rsidRPr="0013754E">
        <w:rPr>
          <w:rFonts w:ascii="Times New Roman" w:eastAsia="Times New Roman" w:hAnsi="Times New Roman" w:cs="Times New Roman"/>
          <w:sz w:val="24"/>
          <w:szCs w:val="24"/>
        </w:rPr>
        <w:t xml:space="preserve">0.05 threshold across </w:t>
      </w:r>
      <w:r w:rsidR="00760250" w:rsidRPr="0013754E">
        <w:rPr>
          <w:rFonts w:ascii="Times New Roman" w:eastAsia="Times New Roman" w:hAnsi="Times New Roman" w:cs="Times New Roman"/>
          <w:sz w:val="24"/>
          <w:szCs w:val="24"/>
        </w:rPr>
        <w:t>scenarios sharing the same dispersal parameters (e.g.</w:t>
      </w:r>
      <w:r w:rsidR="00760250" w:rsidRPr="0013754E">
        <w:rPr>
          <w:rFonts w:ascii="Times New Roman" w:eastAsia="Times New Roman" w:hAnsi="Times New Roman" w:cs="Times New Roman"/>
          <w:i/>
          <w:sz w:val="24"/>
          <w:szCs w:val="24"/>
        </w:rPr>
        <w:t xml:space="preserve"> </w:t>
      </w:r>
      <w:r w:rsidR="002826FE" w:rsidRPr="0013754E">
        <w:rPr>
          <w:rFonts w:ascii="Times New Roman" w:eastAsia="Times New Roman" w:hAnsi="Times New Roman" w:cs="Times New Roman"/>
          <w:sz w:val="24"/>
          <w:szCs w:val="24"/>
        </w:rPr>
        <w:lastRenderedPageBreak/>
        <w:t>averag</w:t>
      </w:r>
      <w:r w:rsidR="00E842A6" w:rsidRPr="0013754E">
        <w:rPr>
          <w:rFonts w:ascii="Times New Roman" w:eastAsia="Times New Roman" w:hAnsi="Times New Roman" w:cs="Times New Roman"/>
          <w:sz w:val="24"/>
          <w:szCs w:val="24"/>
        </w:rPr>
        <w:t>ing</w:t>
      </w:r>
      <w:r w:rsidR="002826FE" w:rsidRPr="0013754E">
        <w:rPr>
          <w:rFonts w:ascii="Times New Roman" w:eastAsia="Times New Roman" w:hAnsi="Times New Roman" w:cs="Times New Roman"/>
          <w:sz w:val="24"/>
          <w:szCs w:val="24"/>
        </w:rPr>
        <w:t xml:space="preserve"> FNR </w:t>
      </w:r>
      <w:r w:rsidR="00760250" w:rsidRPr="0013754E">
        <w:rPr>
          <w:rFonts w:ascii="Times New Roman" w:eastAsia="Times New Roman" w:hAnsi="Times New Roman" w:cs="Times New Roman"/>
          <w:sz w:val="24"/>
          <w:szCs w:val="24"/>
        </w:rPr>
        <w:t xml:space="preserve">value for L1, L2, and L3 grouped together), </w:t>
      </w:r>
      <w:r w:rsidR="002826FE" w:rsidRPr="0013754E">
        <w:rPr>
          <w:rFonts w:ascii="Times New Roman" w:eastAsia="Times New Roman" w:hAnsi="Times New Roman" w:cs="Times New Roman"/>
          <w:sz w:val="24"/>
          <w:szCs w:val="24"/>
        </w:rPr>
        <w:t>the</w:t>
      </w:r>
      <w:r w:rsidR="00760250" w:rsidRPr="0013754E">
        <w:rPr>
          <w:rFonts w:ascii="Times New Roman" w:eastAsia="Times New Roman" w:hAnsi="Times New Roman" w:cs="Times New Roman"/>
          <w:sz w:val="24"/>
          <w:szCs w:val="24"/>
        </w:rPr>
        <w:t xml:space="preserve"> mean FNRs </w:t>
      </w:r>
      <w:r w:rsidR="002826FE" w:rsidRPr="0013754E">
        <w:rPr>
          <w:rFonts w:ascii="Times New Roman" w:eastAsia="Times New Roman" w:hAnsi="Times New Roman" w:cs="Times New Roman"/>
          <w:sz w:val="24"/>
          <w:szCs w:val="24"/>
        </w:rPr>
        <w:t xml:space="preserve">were </w:t>
      </w:r>
      <w:r w:rsidR="00760250" w:rsidRPr="0013754E">
        <w:rPr>
          <w:rFonts w:ascii="Times New Roman" w:eastAsia="Times New Roman" w:hAnsi="Times New Roman" w:cs="Times New Roman"/>
          <w:sz w:val="24"/>
          <w:szCs w:val="24"/>
        </w:rPr>
        <w:t xml:space="preserve">0.0037 (0.0007 </w:t>
      </w:r>
      <w:r w:rsidR="00E842A6"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0.0066; 95% </w:t>
      </w:r>
      <w:r w:rsidR="002826FE" w:rsidRPr="0013754E">
        <w:rPr>
          <w:rFonts w:ascii="Times New Roman" w:eastAsia="Times New Roman" w:hAnsi="Times New Roman" w:cs="Times New Roman"/>
          <w:sz w:val="24"/>
          <w:szCs w:val="24"/>
        </w:rPr>
        <w:t>confidence interval [CI]</w:t>
      </w:r>
      <w:r w:rsidR="00760250" w:rsidRPr="0013754E">
        <w:rPr>
          <w:rFonts w:ascii="Times New Roman" w:eastAsia="Times New Roman" w:hAnsi="Times New Roman" w:cs="Times New Roman"/>
          <w:sz w:val="24"/>
          <w:szCs w:val="24"/>
        </w:rPr>
        <w:t xml:space="preserve">) for low dispersal, 0.0049 (0.0015 </w:t>
      </w:r>
      <w:r w:rsidR="00E842A6"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0.0083; 95% CI) for moderate dispersal, and 0.0108 (0.0055 </w:t>
      </w:r>
      <w:r w:rsidR="00E842A6"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0.0161; 95% CI) for high dispersal.</w:t>
      </w:r>
      <w:r w:rsidR="00986514" w:rsidRPr="0013754E">
        <w:rPr>
          <w:rFonts w:ascii="Times New Roman" w:eastAsia="Times New Roman" w:hAnsi="Times New Roman" w:cs="Times New Roman"/>
          <w:sz w:val="24"/>
          <w:szCs w:val="24"/>
        </w:rPr>
        <w:t xml:space="preserve"> </w:t>
      </w:r>
    </w:p>
    <w:p w14:paraId="70A5F9C5" w14:textId="396BB735" w:rsidR="00760250" w:rsidRPr="0013754E" w:rsidRDefault="00766D58"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In contrast, dispersal capacity did not substantially affect the </w:t>
      </w:r>
      <w:r w:rsidR="00760250" w:rsidRPr="0013754E">
        <w:rPr>
          <w:rFonts w:ascii="Times New Roman" w:eastAsia="Times New Roman" w:hAnsi="Times New Roman" w:cs="Times New Roman"/>
          <w:sz w:val="24"/>
          <w:szCs w:val="24"/>
        </w:rPr>
        <w:t xml:space="preserve">FPR (Fig. 4). </w:t>
      </w:r>
      <w:r w:rsidR="00F73A5E" w:rsidRPr="0013754E">
        <w:rPr>
          <w:rFonts w:ascii="Times New Roman" w:eastAsia="Times New Roman" w:hAnsi="Times New Roman" w:cs="Times New Roman"/>
          <w:sz w:val="24"/>
          <w:szCs w:val="24"/>
        </w:rPr>
        <w:t>T</w:t>
      </w:r>
      <w:r w:rsidR="00FF1AA4" w:rsidRPr="0013754E">
        <w:rPr>
          <w:rFonts w:ascii="Times New Roman" w:eastAsia="Times New Roman" w:hAnsi="Times New Roman" w:cs="Times New Roman"/>
          <w:sz w:val="24"/>
          <w:szCs w:val="24"/>
        </w:rPr>
        <w:t xml:space="preserve">here </w:t>
      </w:r>
      <w:r w:rsidR="007A704E" w:rsidRPr="0013754E">
        <w:rPr>
          <w:rFonts w:ascii="Times New Roman" w:eastAsia="Times New Roman" w:hAnsi="Times New Roman" w:cs="Times New Roman"/>
          <w:sz w:val="24"/>
          <w:szCs w:val="24"/>
        </w:rPr>
        <w:t>were</w:t>
      </w:r>
      <w:r w:rsidR="00FF1AA4" w:rsidRPr="0013754E">
        <w:rPr>
          <w:rFonts w:ascii="Times New Roman" w:eastAsia="Times New Roman" w:hAnsi="Times New Roman" w:cs="Times New Roman"/>
          <w:sz w:val="24"/>
          <w:szCs w:val="24"/>
        </w:rPr>
        <w:t xml:space="preserve"> no consistent trends </w:t>
      </w:r>
      <w:r w:rsidR="00F73A5E" w:rsidRPr="0013754E">
        <w:rPr>
          <w:rFonts w:ascii="Times New Roman" w:eastAsia="Times New Roman" w:hAnsi="Times New Roman" w:cs="Times New Roman"/>
          <w:sz w:val="24"/>
          <w:szCs w:val="24"/>
        </w:rPr>
        <w:t xml:space="preserve">in FPR </w:t>
      </w:r>
      <w:r w:rsidR="00FF1AA4" w:rsidRPr="0013754E">
        <w:rPr>
          <w:rFonts w:ascii="Times New Roman" w:eastAsia="Times New Roman" w:hAnsi="Times New Roman" w:cs="Times New Roman"/>
          <w:sz w:val="24"/>
          <w:szCs w:val="24"/>
        </w:rPr>
        <w:t xml:space="preserve">when comparing scenarios with </w:t>
      </w:r>
      <w:r w:rsidR="00C154AF" w:rsidRPr="0013754E">
        <w:rPr>
          <w:rFonts w:ascii="Times New Roman" w:eastAsia="Times New Roman" w:hAnsi="Times New Roman" w:cs="Times New Roman"/>
          <w:sz w:val="24"/>
          <w:szCs w:val="24"/>
        </w:rPr>
        <w:t xml:space="preserve">different dispersal </w:t>
      </w:r>
      <w:r w:rsidR="00097F4D" w:rsidRPr="0013754E">
        <w:rPr>
          <w:rFonts w:ascii="Times New Roman" w:eastAsia="Times New Roman" w:hAnsi="Times New Roman" w:cs="Times New Roman"/>
          <w:sz w:val="24"/>
          <w:szCs w:val="24"/>
        </w:rPr>
        <w:t xml:space="preserve">capacities </w:t>
      </w:r>
      <w:r w:rsidR="00C154AF" w:rsidRPr="0013754E">
        <w:rPr>
          <w:rFonts w:ascii="Times New Roman" w:eastAsia="Times New Roman" w:hAnsi="Times New Roman" w:cs="Times New Roman"/>
          <w:sz w:val="24"/>
          <w:szCs w:val="24"/>
        </w:rPr>
        <w:t xml:space="preserve">but </w:t>
      </w:r>
      <w:r w:rsidR="00FF1AA4" w:rsidRPr="0013754E">
        <w:rPr>
          <w:rFonts w:ascii="Times New Roman" w:eastAsia="Times New Roman" w:hAnsi="Times New Roman" w:cs="Times New Roman"/>
          <w:sz w:val="24"/>
          <w:szCs w:val="24"/>
        </w:rPr>
        <w:t>the</w:t>
      </w:r>
      <w:r w:rsidR="00760250" w:rsidRPr="0013754E">
        <w:rPr>
          <w:rFonts w:ascii="Times New Roman" w:eastAsia="Times New Roman" w:hAnsi="Times New Roman" w:cs="Times New Roman"/>
          <w:sz w:val="24"/>
          <w:szCs w:val="24"/>
        </w:rPr>
        <w:t xml:space="preserve"> same number of affected populations</w:t>
      </w:r>
      <w:r w:rsidR="00FF1AA4"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L1 </w:t>
      </w:r>
      <w:r w:rsidR="007A704E" w:rsidRPr="0013754E">
        <w:rPr>
          <w:rFonts w:ascii="Times New Roman" w:eastAsia="Times New Roman" w:hAnsi="Times New Roman" w:cs="Times New Roman"/>
          <w:sz w:val="24"/>
          <w:szCs w:val="24"/>
        </w:rPr>
        <w:t xml:space="preserve">had </w:t>
      </w:r>
      <w:r w:rsidR="00760250" w:rsidRPr="0013754E">
        <w:rPr>
          <w:rFonts w:ascii="Times New Roman" w:eastAsia="Times New Roman" w:hAnsi="Times New Roman" w:cs="Times New Roman"/>
          <w:sz w:val="24"/>
          <w:szCs w:val="24"/>
        </w:rPr>
        <w:t>slightly higher values than M1 and H1</w:t>
      </w:r>
      <w:r w:rsidR="00FF1AA4"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L2 </w:t>
      </w:r>
      <w:r w:rsidR="007A704E" w:rsidRPr="0013754E">
        <w:rPr>
          <w:rFonts w:ascii="Times New Roman" w:eastAsia="Times New Roman" w:hAnsi="Times New Roman" w:cs="Times New Roman"/>
          <w:sz w:val="24"/>
          <w:szCs w:val="24"/>
        </w:rPr>
        <w:t xml:space="preserve">had </w:t>
      </w:r>
      <w:r w:rsidR="00760250" w:rsidRPr="0013754E">
        <w:rPr>
          <w:rFonts w:ascii="Times New Roman" w:eastAsia="Times New Roman" w:hAnsi="Times New Roman" w:cs="Times New Roman"/>
          <w:sz w:val="24"/>
          <w:szCs w:val="24"/>
        </w:rPr>
        <w:t>slightly lower values than M2 and H2</w:t>
      </w:r>
      <w:r w:rsidR="00FF1AA4"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and L3 </w:t>
      </w:r>
      <w:r w:rsidR="007A704E" w:rsidRPr="0013754E">
        <w:rPr>
          <w:rFonts w:ascii="Times New Roman" w:eastAsia="Times New Roman" w:hAnsi="Times New Roman" w:cs="Times New Roman"/>
          <w:sz w:val="24"/>
          <w:szCs w:val="24"/>
        </w:rPr>
        <w:t xml:space="preserve">had </w:t>
      </w:r>
      <w:r w:rsidR="00760250" w:rsidRPr="0013754E">
        <w:rPr>
          <w:rFonts w:ascii="Times New Roman" w:eastAsia="Times New Roman" w:hAnsi="Times New Roman" w:cs="Times New Roman"/>
          <w:sz w:val="24"/>
          <w:szCs w:val="24"/>
        </w:rPr>
        <w:t xml:space="preserve">intermediate values between </w:t>
      </w:r>
      <w:r w:rsidR="00FF1AA4" w:rsidRPr="0013754E">
        <w:rPr>
          <w:rFonts w:ascii="Times New Roman" w:eastAsia="Times New Roman" w:hAnsi="Times New Roman" w:cs="Times New Roman"/>
          <w:sz w:val="24"/>
          <w:szCs w:val="24"/>
        </w:rPr>
        <w:t xml:space="preserve">those </w:t>
      </w:r>
      <w:r w:rsidR="00760250" w:rsidRPr="0013754E">
        <w:rPr>
          <w:rFonts w:ascii="Times New Roman" w:eastAsia="Times New Roman" w:hAnsi="Times New Roman" w:cs="Times New Roman"/>
          <w:sz w:val="24"/>
          <w:szCs w:val="24"/>
        </w:rPr>
        <w:t xml:space="preserve">of M3 and H3. </w:t>
      </w:r>
      <w:r w:rsidR="00FF1AA4" w:rsidRPr="0013754E">
        <w:rPr>
          <w:rFonts w:ascii="Times New Roman" w:eastAsia="Times New Roman" w:hAnsi="Times New Roman" w:cs="Times New Roman"/>
          <w:sz w:val="24"/>
          <w:szCs w:val="24"/>
        </w:rPr>
        <w:t xml:space="preserve">Average </w:t>
      </w:r>
      <w:r w:rsidR="00760250" w:rsidRPr="0013754E">
        <w:rPr>
          <w:rFonts w:ascii="Times New Roman" w:eastAsia="Times New Roman" w:hAnsi="Times New Roman" w:cs="Times New Roman"/>
          <w:sz w:val="24"/>
          <w:szCs w:val="24"/>
        </w:rPr>
        <w:t xml:space="preserve">FPR </w:t>
      </w:r>
      <w:r w:rsidR="00FF1AA4" w:rsidRPr="0013754E">
        <w:rPr>
          <w:rFonts w:ascii="Times New Roman" w:eastAsia="Times New Roman" w:hAnsi="Times New Roman" w:cs="Times New Roman"/>
          <w:sz w:val="24"/>
          <w:szCs w:val="24"/>
        </w:rPr>
        <w:t xml:space="preserve">values for </w:t>
      </w:r>
      <w:r w:rsidR="00760250" w:rsidRPr="0013754E">
        <w:rPr>
          <w:rFonts w:ascii="Times New Roman" w:eastAsia="Times New Roman" w:hAnsi="Times New Roman" w:cs="Times New Roman"/>
          <w:sz w:val="24"/>
          <w:szCs w:val="24"/>
        </w:rPr>
        <w:t xml:space="preserve">scenarios sharing the same dispersal parameters, </w:t>
      </w:r>
      <w:r w:rsidR="00FF1AA4" w:rsidRPr="0013754E">
        <w:rPr>
          <w:rFonts w:ascii="Times New Roman" w:eastAsia="Times New Roman" w:hAnsi="Times New Roman" w:cs="Times New Roman"/>
          <w:sz w:val="24"/>
          <w:szCs w:val="24"/>
        </w:rPr>
        <w:t>calculated using FPRs at the p &lt;</w:t>
      </w:r>
      <w:r w:rsidR="00760250" w:rsidRPr="0013754E">
        <w:rPr>
          <w:rFonts w:ascii="Times New Roman" w:eastAsia="Times New Roman" w:hAnsi="Times New Roman" w:cs="Times New Roman"/>
          <w:sz w:val="24"/>
          <w:szCs w:val="24"/>
        </w:rPr>
        <w:t xml:space="preserve"> 0.05 threshold</w:t>
      </w:r>
      <w:r w:rsidR="00FF1AA4" w:rsidRPr="0013754E">
        <w:rPr>
          <w:rFonts w:ascii="Times New Roman" w:eastAsia="Times New Roman" w:hAnsi="Times New Roman" w:cs="Times New Roman"/>
          <w:sz w:val="24"/>
          <w:szCs w:val="24"/>
        </w:rPr>
        <w:t xml:space="preserve"> as before</w:t>
      </w:r>
      <w:r w:rsidR="00760250" w:rsidRPr="0013754E">
        <w:rPr>
          <w:rFonts w:ascii="Times New Roman" w:eastAsia="Times New Roman" w:hAnsi="Times New Roman" w:cs="Times New Roman"/>
          <w:sz w:val="24"/>
          <w:szCs w:val="24"/>
        </w:rPr>
        <w:t xml:space="preserve">, were 0.0599 (0.0558 </w:t>
      </w:r>
      <w:r w:rsidR="00853197" w:rsidRPr="0013754E">
        <w:rPr>
          <w:rFonts w:ascii="Times New Roman" w:eastAsia="Times New Roman" w:hAnsi="Times New Roman" w:cs="Times New Roman"/>
          <w:sz w:val="24"/>
          <w:szCs w:val="24"/>
        </w:rPr>
        <w:t>–</w:t>
      </w:r>
      <w:r w:rsidR="00E56206"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0.0641; 95% CI) for low dispersal, 0.0621 (0.0580 </w:t>
      </w:r>
      <w:r w:rsidR="00853197" w:rsidRPr="0013754E">
        <w:rPr>
          <w:rFonts w:ascii="Times New Roman" w:eastAsia="Times New Roman" w:hAnsi="Times New Roman" w:cs="Times New Roman"/>
          <w:sz w:val="24"/>
          <w:szCs w:val="24"/>
        </w:rPr>
        <w:t>–</w:t>
      </w:r>
      <w:r w:rsidR="00E56206"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0.0662; 95% CI) for moderate dispersal, and 0.0600 (0.0562 </w:t>
      </w:r>
      <w:r w:rsidR="00853197" w:rsidRPr="0013754E">
        <w:rPr>
          <w:rFonts w:ascii="Times New Roman" w:eastAsia="Times New Roman" w:hAnsi="Times New Roman" w:cs="Times New Roman"/>
          <w:sz w:val="24"/>
          <w:szCs w:val="24"/>
        </w:rPr>
        <w:t>–</w:t>
      </w:r>
      <w:r w:rsidR="00E56206"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0.0638; 95% CI) for high dispersal</w:t>
      </w:r>
      <w:r w:rsidR="00FD4F7E" w:rsidRPr="0013754E">
        <w:rPr>
          <w:rFonts w:ascii="Times New Roman" w:eastAsia="Times New Roman" w:hAnsi="Times New Roman" w:cs="Times New Roman"/>
          <w:sz w:val="24"/>
          <w:szCs w:val="24"/>
        </w:rPr>
        <w:t xml:space="preserve"> (Fig. 4)</w:t>
      </w:r>
      <w:r w:rsidR="00760250" w:rsidRPr="0013754E">
        <w:rPr>
          <w:rFonts w:ascii="Times New Roman" w:eastAsia="Times New Roman" w:hAnsi="Times New Roman" w:cs="Times New Roman"/>
          <w:sz w:val="24"/>
          <w:szCs w:val="24"/>
        </w:rPr>
        <w:t xml:space="preserve">. </w:t>
      </w:r>
    </w:p>
    <w:p w14:paraId="2392C8B6" w14:textId="11BD9A72" w:rsidR="00760250" w:rsidRPr="0013754E" w:rsidRDefault="00920011" w:rsidP="00901297">
      <w:pPr>
        <w:pStyle w:val="Heading2"/>
        <w:spacing w:after="240" w:line="360" w:lineRule="auto"/>
        <w:rPr>
          <w:lang w:val="en-US"/>
        </w:rPr>
      </w:pPr>
      <w:r w:rsidRPr="0013754E">
        <w:rPr>
          <w:lang w:val="en-US"/>
        </w:rPr>
        <w:t>Spatial extent</w:t>
      </w:r>
    </w:p>
    <w:p w14:paraId="6FB92585" w14:textId="57037C8F" w:rsidR="00760250" w:rsidRPr="0013754E" w:rsidRDefault="00766D58"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T</w:t>
      </w:r>
      <w:r w:rsidR="00760250" w:rsidRPr="0013754E">
        <w:rPr>
          <w:rFonts w:ascii="Times New Roman" w:eastAsia="Times New Roman" w:hAnsi="Times New Roman" w:cs="Times New Roman"/>
          <w:sz w:val="24"/>
          <w:szCs w:val="24"/>
        </w:rPr>
        <w:t xml:space="preserve">he number of populations affected by a demographic event also influenced our ability to detect meaningful temporal change. Scenarios </w:t>
      </w:r>
      <w:r w:rsidRPr="0013754E">
        <w:rPr>
          <w:rFonts w:ascii="Times New Roman" w:eastAsia="Times New Roman" w:hAnsi="Times New Roman" w:cs="Times New Roman"/>
          <w:sz w:val="24"/>
          <w:szCs w:val="24"/>
        </w:rPr>
        <w:t xml:space="preserve">in which </w:t>
      </w:r>
      <w:r w:rsidR="00760250" w:rsidRPr="0013754E">
        <w:rPr>
          <w:rFonts w:ascii="Times New Roman" w:eastAsia="Times New Roman" w:hAnsi="Times New Roman" w:cs="Times New Roman"/>
          <w:sz w:val="24"/>
          <w:szCs w:val="24"/>
        </w:rPr>
        <w:t xml:space="preserve">fewer populations </w:t>
      </w:r>
      <w:r w:rsidRPr="0013754E">
        <w:rPr>
          <w:rFonts w:ascii="Times New Roman" w:eastAsia="Times New Roman" w:hAnsi="Times New Roman" w:cs="Times New Roman"/>
          <w:sz w:val="24"/>
          <w:szCs w:val="24"/>
        </w:rPr>
        <w:t xml:space="preserve">were </w:t>
      </w:r>
      <w:r w:rsidR="00760250" w:rsidRPr="0013754E">
        <w:rPr>
          <w:rFonts w:ascii="Times New Roman" w:eastAsia="Times New Roman" w:hAnsi="Times New Roman" w:cs="Times New Roman"/>
          <w:sz w:val="24"/>
          <w:szCs w:val="24"/>
        </w:rPr>
        <w:t xml:space="preserve">affected exhibited </w:t>
      </w:r>
      <w:r w:rsidRPr="0013754E">
        <w:rPr>
          <w:rFonts w:ascii="Times New Roman" w:eastAsia="Times New Roman" w:hAnsi="Times New Roman" w:cs="Times New Roman"/>
          <w:sz w:val="24"/>
          <w:szCs w:val="24"/>
        </w:rPr>
        <w:t xml:space="preserve">a </w:t>
      </w:r>
      <w:r w:rsidR="00760250" w:rsidRPr="0013754E">
        <w:rPr>
          <w:rFonts w:ascii="Times New Roman" w:eastAsia="Times New Roman" w:hAnsi="Times New Roman" w:cs="Times New Roman"/>
          <w:sz w:val="24"/>
          <w:szCs w:val="24"/>
        </w:rPr>
        <w:t xml:space="preserve">reduced FNR and an increased FPR (Figs. 3, 4). Scenarios in which a single population was affected (i.e., L1, M1, H1) </w:t>
      </w:r>
      <w:r w:rsidR="00312CAE" w:rsidRPr="0013754E">
        <w:rPr>
          <w:rFonts w:ascii="Times New Roman" w:eastAsia="Times New Roman" w:hAnsi="Times New Roman" w:cs="Times New Roman"/>
          <w:sz w:val="24"/>
          <w:szCs w:val="24"/>
        </w:rPr>
        <w:t xml:space="preserve">had a </w:t>
      </w:r>
      <w:r w:rsidR="00760250" w:rsidRPr="0013754E">
        <w:rPr>
          <w:rFonts w:ascii="Times New Roman" w:eastAsia="Times New Roman" w:hAnsi="Times New Roman" w:cs="Times New Roman"/>
          <w:sz w:val="24"/>
          <w:szCs w:val="24"/>
        </w:rPr>
        <w:t xml:space="preserve">perfect FNR (0; Fig. 3), while </w:t>
      </w:r>
      <w:r w:rsidR="00920011" w:rsidRPr="0013754E">
        <w:rPr>
          <w:rFonts w:ascii="Times New Roman" w:eastAsia="Times New Roman" w:hAnsi="Times New Roman" w:cs="Times New Roman"/>
          <w:sz w:val="24"/>
          <w:szCs w:val="24"/>
        </w:rPr>
        <w:t xml:space="preserve">scenarios </w:t>
      </w:r>
      <w:r w:rsidR="00760250" w:rsidRPr="0013754E">
        <w:rPr>
          <w:rFonts w:ascii="Times New Roman" w:eastAsia="Times New Roman" w:hAnsi="Times New Roman" w:cs="Times New Roman"/>
          <w:sz w:val="24"/>
          <w:szCs w:val="24"/>
        </w:rPr>
        <w:t xml:space="preserve">L2 and M2 </w:t>
      </w:r>
      <w:r w:rsidR="007A704E" w:rsidRPr="0013754E">
        <w:rPr>
          <w:rFonts w:ascii="Times New Roman" w:eastAsia="Times New Roman" w:hAnsi="Times New Roman" w:cs="Times New Roman"/>
          <w:sz w:val="24"/>
          <w:szCs w:val="24"/>
        </w:rPr>
        <w:t xml:space="preserve">only </w:t>
      </w:r>
      <w:r w:rsidR="00760250" w:rsidRPr="0013754E">
        <w:rPr>
          <w:rFonts w:ascii="Times New Roman" w:eastAsia="Times New Roman" w:hAnsi="Times New Roman" w:cs="Times New Roman"/>
          <w:sz w:val="24"/>
          <w:szCs w:val="24"/>
        </w:rPr>
        <w:t xml:space="preserve">reached this perfect FNR </w:t>
      </w:r>
      <w:r w:rsidR="00312CAE" w:rsidRPr="0013754E">
        <w:rPr>
          <w:rFonts w:ascii="Times New Roman" w:eastAsia="Times New Roman" w:hAnsi="Times New Roman" w:cs="Times New Roman"/>
          <w:sz w:val="24"/>
          <w:szCs w:val="24"/>
        </w:rPr>
        <w:t xml:space="preserve">at more </w:t>
      </w:r>
      <w:r w:rsidR="00760250" w:rsidRPr="0013754E">
        <w:rPr>
          <w:rFonts w:ascii="Times New Roman" w:eastAsia="Times New Roman" w:hAnsi="Times New Roman" w:cs="Times New Roman"/>
          <w:sz w:val="24"/>
          <w:szCs w:val="24"/>
        </w:rPr>
        <w:t xml:space="preserve">liberal </w:t>
      </w:r>
      <w:r w:rsidR="00312CAE" w:rsidRPr="0013754E">
        <w:rPr>
          <w:rFonts w:ascii="Times New Roman" w:eastAsia="Times New Roman" w:hAnsi="Times New Roman" w:cs="Times New Roman"/>
          <w:sz w:val="24"/>
          <w:szCs w:val="24"/>
        </w:rPr>
        <w:t xml:space="preserve">significance </w:t>
      </w:r>
      <w:r w:rsidR="00760250" w:rsidRPr="0013754E">
        <w:rPr>
          <w:rFonts w:ascii="Times New Roman" w:eastAsia="Times New Roman" w:hAnsi="Times New Roman" w:cs="Times New Roman"/>
          <w:sz w:val="24"/>
          <w:szCs w:val="24"/>
        </w:rPr>
        <w:t xml:space="preserve">thresholds (i.e., </w:t>
      </w:r>
      <w:r w:rsidR="00FE705A" w:rsidRPr="0013754E">
        <w:rPr>
          <w:rFonts w:ascii="Times New Roman" w:eastAsia="Times New Roman" w:hAnsi="Times New Roman" w:cs="Times New Roman"/>
          <w:sz w:val="24"/>
          <w:szCs w:val="24"/>
        </w:rPr>
        <w:t xml:space="preserve">above </w:t>
      </w:r>
      <w:r w:rsidR="00920011" w:rsidRPr="0013754E">
        <w:rPr>
          <w:rFonts w:ascii="Times New Roman" w:eastAsia="Times New Roman" w:hAnsi="Times New Roman" w:cs="Times New Roman"/>
          <w:sz w:val="24"/>
          <w:szCs w:val="24"/>
        </w:rPr>
        <w:t xml:space="preserve">p </w:t>
      </w:r>
      <w:r w:rsidR="00D45548" w:rsidRPr="00D45548">
        <w:rPr>
          <w:rFonts w:ascii="Times New Roman" w:eastAsia="Times New Roman" w:hAnsi="Times New Roman" w:cs="Times New Roman"/>
          <w:sz w:val="24"/>
          <w:szCs w:val="24"/>
        </w:rPr>
        <w:t>≤</w:t>
      </w:r>
      <w:r w:rsidR="00920011"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0.03; Fig 3). </w:t>
      </w:r>
      <w:r w:rsidR="00282B66" w:rsidRPr="0013754E">
        <w:rPr>
          <w:rFonts w:ascii="Times New Roman" w:eastAsia="Times New Roman" w:hAnsi="Times New Roman" w:cs="Times New Roman"/>
          <w:sz w:val="24"/>
          <w:szCs w:val="24"/>
        </w:rPr>
        <w:t xml:space="preserve">The mean FNRs at p </w:t>
      </w:r>
      <w:r w:rsidR="00D45548" w:rsidRPr="00D45548">
        <w:rPr>
          <w:rFonts w:ascii="Times New Roman" w:eastAsia="Times New Roman" w:hAnsi="Times New Roman" w:cs="Times New Roman"/>
          <w:sz w:val="24"/>
          <w:szCs w:val="24"/>
        </w:rPr>
        <w:t>≤</w:t>
      </w:r>
      <w:r w:rsidR="00282B66" w:rsidRPr="0013754E">
        <w:rPr>
          <w:rFonts w:ascii="Times New Roman" w:eastAsia="Times New Roman" w:hAnsi="Times New Roman" w:cs="Times New Roman"/>
          <w:sz w:val="24"/>
          <w:szCs w:val="24"/>
        </w:rPr>
        <w:t xml:space="preserve"> 0.05, </w:t>
      </w:r>
      <w:r w:rsidR="00760250" w:rsidRPr="0013754E">
        <w:rPr>
          <w:rFonts w:ascii="Times New Roman" w:eastAsia="Times New Roman" w:hAnsi="Times New Roman" w:cs="Times New Roman"/>
          <w:sz w:val="24"/>
          <w:szCs w:val="24"/>
        </w:rPr>
        <w:t>average</w:t>
      </w:r>
      <w:r w:rsidR="00282B66" w:rsidRPr="0013754E">
        <w:rPr>
          <w:rFonts w:ascii="Times New Roman" w:eastAsia="Times New Roman" w:hAnsi="Times New Roman" w:cs="Times New Roman"/>
          <w:sz w:val="24"/>
          <w:szCs w:val="24"/>
        </w:rPr>
        <w:t>d</w:t>
      </w:r>
      <w:r w:rsidR="00760250" w:rsidRPr="0013754E">
        <w:rPr>
          <w:rFonts w:ascii="Times New Roman" w:eastAsia="Times New Roman" w:hAnsi="Times New Roman" w:cs="Times New Roman"/>
          <w:sz w:val="24"/>
          <w:szCs w:val="24"/>
        </w:rPr>
        <w:t xml:space="preserve"> </w:t>
      </w:r>
      <w:r w:rsidR="00282B66" w:rsidRPr="0013754E">
        <w:rPr>
          <w:rFonts w:ascii="Times New Roman" w:eastAsia="Times New Roman" w:hAnsi="Times New Roman" w:cs="Times New Roman"/>
          <w:sz w:val="24"/>
          <w:szCs w:val="24"/>
        </w:rPr>
        <w:t xml:space="preserve">across </w:t>
      </w:r>
      <w:r w:rsidR="00760250" w:rsidRPr="0013754E">
        <w:rPr>
          <w:rFonts w:ascii="Times New Roman" w:eastAsia="Times New Roman" w:hAnsi="Times New Roman" w:cs="Times New Roman"/>
          <w:sz w:val="24"/>
          <w:szCs w:val="24"/>
        </w:rPr>
        <w:t xml:space="preserve">scenarios sharing the same number of </w:t>
      </w:r>
      <w:r w:rsidR="00282B66" w:rsidRPr="0013754E">
        <w:rPr>
          <w:rFonts w:ascii="Times New Roman" w:eastAsia="Times New Roman" w:hAnsi="Times New Roman" w:cs="Times New Roman"/>
          <w:sz w:val="24"/>
          <w:szCs w:val="24"/>
        </w:rPr>
        <w:t xml:space="preserve">affected </w:t>
      </w:r>
      <w:r w:rsidR="00760250" w:rsidRPr="0013754E">
        <w:rPr>
          <w:rFonts w:ascii="Times New Roman" w:eastAsia="Times New Roman" w:hAnsi="Times New Roman" w:cs="Times New Roman"/>
          <w:sz w:val="24"/>
          <w:szCs w:val="24"/>
        </w:rPr>
        <w:t>populations (e.g.</w:t>
      </w:r>
      <w:r w:rsidR="00760250" w:rsidRPr="0013754E">
        <w:rPr>
          <w:rFonts w:ascii="Times New Roman" w:eastAsia="Times New Roman" w:hAnsi="Times New Roman" w:cs="Times New Roman"/>
          <w:i/>
          <w:sz w:val="24"/>
          <w:szCs w:val="24"/>
        </w:rPr>
        <w:t xml:space="preserve"> </w:t>
      </w:r>
      <w:r w:rsidR="00760250" w:rsidRPr="0013754E">
        <w:rPr>
          <w:rFonts w:ascii="Times New Roman" w:eastAsia="Times New Roman" w:hAnsi="Times New Roman" w:cs="Times New Roman"/>
          <w:sz w:val="24"/>
          <w:szCs w:val="24"/>
        </w:rPr>
        <w:t xml:space="preserve">one </w:t>
      </w:r>
      <w:r w:rsidR="00282B66" w:rsidRPr="0013754E">
        <w:rPr>
          <w:rFonts w:ascii="Times New Roman" w:eastAsia="Times New Roman" w:hAnsi="Times New Roman" w:cs="Times New Roman"/>
          <w:sz w:val="24"/>
          <w:szCs w:val="24"/>
        </w:rPr>
        <w:t xml:space="preserve">averaged </w:t>
      </w:r>
      <w:r w:rsidR="00760250" w:rsidRPr="0013754E">
        <w:rPr>
          <w:rFonts w:ascii="Times New Roman" w:eastAsia="Times New Roman" w:hAnsi="Times New Roman" w:cs="Times New Roman"/>
          <w:sz w:val="24"/>
          <w:szCs w:val="24"/>
        </w:rPr>
        <w:t xml:space="preserve">value for L1, M1, and H1 grouped together), </w:t>
      </w:r>
      <w:r w:rsidR="00282B66" w:rsidRPr="0013754E">
        <w:rPr>
          <w:rFonts w:ascii="Times New Roman" w:eastAsia="Times New Roman" w:hAnsi="Times New Roman" w:cs="Times New Roman"/>
          <w:sz w:val="24"/>
          <w:szCs w:val="24"/>
        </w:rPr>
        <w:t>were</w:t>
      </w:r>
      <w:r w:rsidR="00760250" w:rsidRPr="0013754E">
        <w:rPr>
          <w:rFonts w:ascii="Times New Roman" w:eastAsia="Times New Roman" w:hAnsi="Times New Roman" w:cs="Times New Roman"/>
          <w:sz w:val="24"/>
          <w:szCs w:val="24"/>
        </w:rPr>
        <w:t xml:space="preserve"> </w:t>
      </w:r>
      <w:r w:rsidR="00FE705A" w:rsidRPr="0013754E">
        <w:rPr>
          <w:rFonts w:ascii="Times New Roman" w:eastAsia="Times New Roman" w:hAnsi="Times New Roman" w:cs="Times New Roman"/>
          <w:sz w:val="24"/>
          <w:szCs w:val="24"/>
        </w:rPr>
        <w:t xml:space="preserve">zero </w:t>
      </w:r>
      <w:r w:rsidR="00760250" w:rsidRPr="0013754E">
        <w:rPr>
          <w:rFonts w:ascii="Times New Roman" w:eastAsia="Times New Roman" w:hAnsi="Times New Roman" w:cs="Times New Roman"/>
          <w:sz w:val="24"/>
          <w:szCs w:val="24"/>
        </w:rPr>
        <w:t xml:space="preserve">for scenarios with one affected population, 0.0028 (0 </w:t>
      </w:r>
      <w:r w:rsidR="00853197"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0.0059; 95% CI) for scenarios with two affected populations, and 0.0167 (0.0105 – 0.0228; 95% CI) for scenarios w</w:t>
      </w:r>
      <w:r w:rsidR="00F43570" w:rsidRPr="0013754E">
        <w:rPr>
          <w:rFonts w:ascii="Times New Roman" w:eastAsia="Times New Roman" w:hAnsi="Times New Roman" w:cs="Times New Roman"/>
          <w:sz w:val="24"/>
          <w:szCs w:val="24"/>
        </w:rPr>
        <w:t>ith three affected populations.</w:t>
      </w:r>
    </w:p>
    <w:p w14:paraId="2CE15854" w14:textId="3E53DACD" w:rsidR="00760250" w:rsidRPr="0013754E" w:rsidRDefault="00920011"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The number of affected populations influence</w:t>
      </w:r>
      <w:r w:rsidR="00F73A5E" w:rsidRPr="0013754E">
        <w:rPr>
          <w:rFonts w:ascii="Times New Roman" w:eastAsia="Times New Roman" w:hAnsi="Times New Roman" w:cs="Times New Roman"/>
          <w:sz w:val="24"/>
          <w:szCs w:val="24"/>
        </w:rPr>
        <w:t>d</w:t>
      </w:r>
      <w:r w:rsidRPr="0013754E">
        <w:rPr>
          <w:rFonts w:ascii="Times New Roman" w:eastAsia="Times New Roman" w:hAnsi="Times New Roman" w:cs="Times New Roman"/>
          <w:sz w:val="24"/>
          <w:szCs w:val="24"/>
        </w:rPr>
        <w:t xml:space="preserve"> the FPR more than dispersal </w:t>
      </w:r>
      <w:r w:rsidR="00BB457C" w:rsidRPr="0013754E">
        <w:rPr>
          <w:rFonts w:ascii="Times New Roman" w:eastAsia="Times New Roman" w:hAnsi="Times New Roman" w:cs="Times New Roman"/>
          <w:sz w:val="24"/>
          <w:szCs w:val="24"/>
        </w:rPr>
        <w:t>for the dispersal capacities and spatial extents used in our simulations</w:t>
      </w:r>
      <w:r w:rsidR="00F73A5E"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FPR values </w:t>
      </w:r>
      <w:r w:rsidR="00BB457C" w:rsidRPr="0013754E">
        <w:rPr>
          <w:rFonts w:ascii="Times New Roman" w:eastAsia="Times New Roman" w:hAnsi="Times New Roman" w:cs="Times New Roman"/>
          <w:sz w:val="24"/>
          <w:szCs w:val="24"/>
        </w:rPr>
        <w:t>were consistent</w:t>
      </w:r>
      <w:r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across scenarios with </w:t>
      </w:r>
      <w:r w:rsidRPr="0013754E">
        <w:rPr>
          <w:rFonts w:ascii="Times New Roman" w:eastAsia="Times New Roman" w:hAnsi="Times New Roman" w:cs="Times New Roman"/>
          <w:sz w:val="24"/>
          <w:szCs w:val="24"/>
        </w:rPr>
        <w:t xml:space="preserve">different dispersal but </w:t>
      </w:r>
      <w:r w:rsidR="00BB457C" w:rsidRPr="0013754E">
        <w:rPr>
          <w:rFonts w:ascii="Times New Roman" w:eastAsia="Times New Roman" w:hAnsi="Times New Roman" w:cs="Times New Roman"/>
          <w:sz w:val="24"/>
          <w:szCs w:val="24"/>
        </w:rPr>
        <w:t>the same</w:t>
      </w:r>
      <w:r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number of </w:t>
      </w:r>
      <w:r w:rsidRPr="0013754E">
        <w:rPr>
          <w:rFonts w:ascii="Times New Roman" w:eastAsia="Times New Roman" w:hAnsi="Times New Roman" w:cs="Times New Roman"/>
          <w:sz w:val="24"/>
          <w:szCs w:val="24"/>
        </w:rPr>
        <w:t xml:space="preserve">affected </w:t>
      </w:r>
      <w:r w:rsidR="00760250" w:rsidRPr="0013754E">
        <w:rPr>
          <w:rFonts w:ascii="Times New Roman" w:eastAsia="Times New Roman" w:hAnsi="Times New Roman" w:cs="Times New Roman"/>
          <w:sz w:val="24"/>
          <w:szCs w:val="24"/>
        </w:rPr>
        <w:t xml:space="preserve">populations </w:t>
      </w:r>
      <w:r w:rsidR="00BB457C" w:rsidRPr="0013754E">
        <w:rPr>
          <w:rFonts w:ascii="Times New Roman" w:eastAsia="Times New Roman" w:hAnsi="Times New Roman" w:cs="Times New Roman"/>
          <w:sz w:val="24"/>
          <w:szCs w:val="24"/>
        </w:rPr>
        <w:t>rather than</w:t>
      </w:r>
      <w:r w:rsidR="00760250" w:rsidRPr="0013754E">
        <w:rPr>
          <w:rFonts w:ascii="Times New Roman" w:eastAsia="Times New Roman" w:hAnsi="Times New Roman" w:cs="Times New Roman"/>
          <w:sz w:val="24"/>
          <w:szCs w:val="24"/>
        </w:rPr>
        <w:t xml:space="preserve"> across scenarios with similar dispersal </w:t>
      </w:r>
      <w:r w:rsidR="00BB457C" w:rsidRPr="0013754E">
        <w:rPr>
          <w:rFonts w:ascii="Times New Roman" w:eastAsia="Times New Roman" w:hAnsi="Times New Roman" w:cs="Times New Roman"/>
          <w:sz w:val="24"/>
          <w:szCs w:val="24"/>
        </w:rPr>
        <w:t xml:space="preserve">but different </w:t>
      </w:r>
      <w:r w:rsidR="00760250" w:rsidRPr="0013754E">
        <w:rPr>
          <w:rFonts w:ascii="Times New Roman" w:eastAsia="Times New Roman" w:hAnsi="Times New Roman" w:cs="Times New Roman"/>
          <w:sz w:val="24"/>
          <w:szCs w:val="24"/>
        </w:rPr>
        <w:t>number</w:t>
      </w:r>
      <w:r w:rsidR="00BB457C"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 xml:space="preserve"> of </w:t>
      </w:r>
      <w:r w:rsidR="00BB457C" w:rsidRPr="0013754E">
        <w:rPr>
          <w:rFonts w:ascii="Times New Roman" w:eastAsia="Times New Roman" w:hAnsi="Times New Roman" w:cs="Times New Roman"/>
          <w:sz w:val="24"/>
          <w:szCs w:val="24"/>
        </w:rPr>
        <w:t xml:space="preserve">affected </w:t>
      </w:r>
      <w:r w:rsidR="00760250" w:rsidRPr="0013754E">
        <w:rPr>
          <w:rFonts w:ascii="Times New Roman" w:eastAsia="Times New Roman" w:hAnsi="Times New Roman" w:cs="Times New Roman"/>
          <w:sz w:val="24"/>
          <w:szCs w:val="24"/>
        </w:rPr>
        <w:t xml:space="preserve">populations (Figs. 3, 4). </w:t>
      </w:r>
      <w:r w:rsidR="00BB457C" w:rsidRPr="0013754E">
        <w:rPr>
          <w:rFonts w:ascii="Times New Roman" w:eastAsia="Times New Roman" w:hAnsi="Times New Roman" w:cs="Times New Roman"/>
          <w:sz w:val="24"/>
          <w:szCs w:val="24"/>
        </w:rPr>
        <w:t xml:space="preserve">The average </w:t>
      </w:r>
      <w:r w:rsidR="00760250" w:rsidRPr="0013754E">
        <w:rPr>
          <w:rFonts w:ascii="Times New Roman" w:eastAsia="Times New Roman" w:hAnsi="Times New Roman" w:cs="Times New Roman"/>
          <w:sz w:val="24"/>
          <w:szCs w:val="24"/>
        </w:rPr>
        <w:t>FPR</w:t>
      </w:r>
      <w:r w:rsidR="00BB457C"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 xml:space="preserve"> from scenario</w:t>
      </w:r>
      <w:r w:rsidR="00BB457C"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 xml:space="preserve"> </w:t>
      </w:r>
      <w:r w:rsidR="00BB457C" w:rsidRPr="0013754E">
        <w:rPr>
          <w:rFonts w:ascii="Times New Roman" w:eastAsia="Times New Roman" w:hAnsi="Times New Roman" w:cs="Times New Roman"/>
          <w:sz w:val="24"/>
          <w:szCs w:val="24"/>
        </w:rPr>
        <w:t xml:space="preserve">with </w:t>
      </w:r>
      <w:r w:rsidR="00760250" w:rsidRPr="0013754E">
        <w:rPr>
          <w:rFonts w:ascii="Times New Roman" w:eastAsia="Times New Roman" w:hAnsi="Times New Roman" w:cs="Times New Roman"/>
          <w:sz w:val="24"/>
          <w:szCs w:val="24"/>
        </w:rPr>
        <w:t xml:space="preserve">the same number of </w:t>
      </w:r>
      <w:r w:rsidR="00BB457C" w:rsidRPr="0013754E">
        <w:rPr>
          <w:rFonts w:ascii="Times New Roman" w:eastAsia="Times New Roman" w:hAnsi="Times New Roman" w:cs="Times New Roman"/>
          <w:sz w:val="24"/>
          <w:szCs w:val="24"/>
        </w:rPr>
        <w:t xml:space="preserve">affected </w:t>
      </w:r>
      <w:r w:rsidR="00760250" w:rsidRPr="0013754E">
        <w:rPr>
          <w:rFonts w:ascii="Times New Roman" w:eastAsia="Times New Roman" w:hAnsi="Times New Roman" w:cs="Times New Roman"/>
          <w:sz w:val="24"/>
          <w:szCs w:val="24"/>
        </w:rPr>
        <w:t xml:space="preserve">populations, </w:t>
      </w:r>
      <w:r w:rsidR="00BB457C" w:rsidRPr="0013754E">
        <w:rPr>
          <w:rFonts w:ascii="Times New Roman" w:eastAsia="Times New Roman" w:hAnsi="Times New Roman" w:cs="Times New Roman"/>
          <w:sz w:val="24"/>
          <w:szCs w:val="24"/>
        </w:rPr>
        <w:t xml:space="preserve">determined at the p </w:t>
      </w:r>
      <w:r w:rsidR="00D45548" w:rsidRPr="00D45548">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0.05 </w:t>
      </w:r>
      <w:r w:rsidR="00BB457C" w:rsidRPr="0013754E">
        <w:rPr>
          <w:rFonts w:ascii="Times New Roman" w:eastAsia="Times New Roman" w:hAnsi="Times New Roman" w:cs="Times New Roman"/>
          <w:sz w:val="24"/>
          <w:szCs w:val="24"/>
        </w:rPr>
        <w:t xml:space="preserve">significance </w:t>
      </w:r>
      <w:r w:rsidR="00760250" w:rsidRPr="0013754E">
        <w:rPr>
          <w:rFonts w:ascii="Times New Roman" w:eastAsia="Times New Roman" w:hAnsi="Times New Roman" w:cs="Times New Roman"/>
          <w:sz w:val="24"/>
          <w:szCs w:val="24"/>
        </w:rPr>
        <w:t xml:space="preserve">threshold, were 0.0820 (0.0778 </w:t>
      </w:r>
      <w:r w:rsidR="00D45548" w:rsidRPr="0013754E">
        <w:rPr>
          <w:rFonts w:ascii="Times New Roman" w:eastAsia="Times New Roman" w:hAnsi="Times New Roman" w:cs="Times New Roman"/>
          <w:sz w:val="24"/>
          <w:szCs w:val="24"/>
        </w:rPr>
        <w:t>–</w:t>
      </w:r>
      <w:r w:rsidR="00853197"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0.0863; 95% CI) for scenarios with one </w:t>
      </w:r>
      <w:r w:rsidR="00760250" w:rsidRPr="0013754E">
        <w:rPr>
          <w:rFonts w:ascii="Times New Roman" w:eastAsia="Times New Roman" w:hAnsi="Times New Roman" w:cs="Times New Roman"/>
          <w:sz w:val="24"/>
          <w:szCs w:val="24"/>
        </w:rPr>
        <w:lastRenderedPageBreak/>
        <w:t xml:space="preserve">affected population, 0.0553 (0.0516 </w:t>
      </w:r>
      <w:r w:rsidR="00853197"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0.0591; 95% CI) for scenarios with two affected populations, and 0.0447 (0.0413 </w:t>
      </w:r>
      <w:r w:rsidR="00853197"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0.0481; 95% CI) for scenarios with three affected populations.</w:t>
      </w:r>
    </w:p>
    <w:p w14:paraId="7923E7AA" w14:textId="09B53DF7" w:rsidR="00760250" w:rsidRPr="0013754E" w:rsidRDefault="004B50FE" w:rsidP="00901297">
      <w:pPr>
        <w:pStyle w:val="Heading2"/>
        <w:spacing w:after="240" w:line="360" w:lineRule="auto"/>
        <w:rPr>
          <w:lang w:val="en-US"/>
        </w:rPr>
      </w:pPr>
      <w:r w:rsidRPr="0013754E">
        <w:rPr>
          <w:lang w:val="en-US"/>
        </w:rPr>
        <w:t>Time</w:t>
      </w:r>
    </w:p>
    <w:p w14:paraId="717B579F" w14:textId="3DA429C5"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We found that the genetic signal of the demographic event </w:t>
      </w:r>
      <w:r w:rsidR="00211EB6" w:rsidRPr="0013754E">
        <w:rPr>
          <w:rFonts w:ascii="Times New Roman" w:eastAsia="Times New Roman" w:hAnsi="Times New Roman" w:cs="Times New Roman"/>
          <w:sz w:val="24"/>
          <w:szCs w:val="24"/>
        </w:rPr>
        <w:t xml:space="preserve">decayed </w:t>
      </w:r>
      <w:r w:rsidRPr="0013754E">
        <w:rPr>
          <w:rFonts w:ascii="Times New Roman" w:eastAsia="Times New Roman" w:hAnsi="Times New Roman" w:cs="Times New Roman"/>
          <w:sz w:val="24"/>
          <w:szCs w:val="24"/>
        </w:rPr>
        <w:t xml:space="preserve">over time, </w:t>
      </w:r>
      <w:r w:rsidR="00211EB6" w:rsidRPr="0013754E">
        <w:rPr>
          <w:rFonts w:ascii="Times New Roman" w:eastAsia="Times New Roman" w:hAnsi="Times New Roman" w:cs="Times New Roman"/>
          <w:sz w:val="24"/>
          <w:szCs w:val="24"/>
        </w:rPr>
        <w:t xml:space="preserve">but </w:t>
      </w:r>
      <w:r w:rsidRPr="0013754E">
        <w:rPr>
          <w:rFonts w:ascii="Times New Roman" w:eastAsia="Times New Roman" w:hAnsi="Times New Roman" w:cs="Times New Roman"/>
          <w:sz w:val="24"/>
          <w:szCs w:val="24"/>
        </w:rPr>
        <w:t xml:space="preserve">that </w:t>
      </w:r>
      <w:r w:rsidR="00853197"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 xml:space="preserve">TGI </w:t>
      </w:r>
      <w:r w:rsidR="00853197" w:rsidRPr="0013754E">
        <w:rPr>
          <w:rFonts w:ascii="Times New Roman" w:eastAsia="Times New Roman" w:hAnsi="Times New Roman" w:cs="Times New Roman"/>
          <w:sz w:val="24"/>
          <w:szCs w:val="24"/>
        </w:rPr>
        <w:t xml:space="preserve">test </w:t>
      </w:r>
      <w:r w:rsidR="00211EB6" w:rsidRPr="0013754E">
        <w:rPr>
          <w:rFonts w:ascii="Times New Roman" w:eastAsia="Times New Roman" w:hAnsi="Times New Roman" w:cs="Times New Roman"/>
          <w:sz w:val="24"/>
          <w:szCs w:val="24"/>
        </w:rPr>
        <w:t>was still able to</w:t>
      </w:r>
      <w:r w:rsidRPr="0013754E">
        <w:rPr>
          <w:rFonts w:ascii="Times New Roman" w:eastAsia="Times New Roman" w:hAnsi="Times New Roman" w:cs="Times New Roman"/>
          <w:sz w:val="24"/>
          <w:szCs w:val="24"/>
        </w:rPr>
        <w:t xml:space="preserve"> identify significant changes in genetic diversity at a time scale of 1</w:t>
      </w:r>
      <w:r w:rsidR="00853197"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10 years. </w:t>
      </w:r>
      <w:r w:rsidR="00211EB6" w:rsidRPr="0013754E">
        <w:rPr>
          <w:rFonts w:ascii="Times New Roman" w:eastAsia="Times New Roman" w:hAnsi="Times New Roman" w:cs="Times New Roman"/>
          <w:sz w:val="24"/>
          <w:szCs w:val="24"/>
        </w:rPr>
        <w:t>However, as</w:t>
      </w:r>
      <w:r w:rsidRPr="0013754E">
        <w:rPr>
          <w:rFonts w:ascii="Times New Roman" w:eastAsia="Times New Roman" w:hAnsi="Times New Roman" w:cs="Times New Roman"/>
          <w:sz w:val="24"/>
          <w:szCs w:val="24"/>
        </w:rPr>
        <w:t xml:space="preserve"> the </w:t>
      </w:r>
      <w:r w:rsidR="00312CAE" w:rsidRPr="0013754E">
        <w:rPr>
          <w:rFonts w:ascii="Times New Roman" w:eastAsia="Times New Roman" w:hAnsi="Times New Roman" w:cs="Times New Roman"/>
          <w:sz w:val="24"/>
          <w:szCs w:val="24"/>
        </w:rPr>
        <w:t xml:space="preserve">time </w:t>
      </w:r>
      <w:r w:rsidRPr="0013754E">
        <w:rPr>
          <w:rFonts w:ascii="Times New Roman" w:eastAsia="Times New Roman" w:hAnsi="Times New Roman" w:cs="Times New Roman"/>
          <w:sz w:val="24"/>
          <w:szCs w:val="24"/>
        </w:rPr>
        <w:t>interval between pre- and post-event sampling</w:t>
      </w:r>
      <w:r w:rsidR="00211EB6" w:rsidRPr="0013754E">
        <w:rPr>
          <w:rFonts w:ascii="Times New Roman" w:eastAsia="Times New Roman" w:hAnsi="Times New Roman" w:cs="Times New Roman"/>
          <w:sz w:val="24"/>
          <w:szCs w:val="24"/>
        </w:rPr>
        <w:t xml:space="preserve"> increased</w:t>
      </w:r>
      <w:r w:rsidRPr="0013754E">
        <w:rPr>
          <w:rFonts w:ascii="Times New Roman" w:eastAsia="Times New Roman" w:hAnsi="Times New Roman" w:cs="Times New Roman"/>
          <w:sz w:val="24"/>
          <w:szCs w:val="24"/>
        </w:rPr>
        <w:t xml:space="preserve">, the </w:t>
      </w:r>
      <w:r w:rsidR="00211EB6" w:rsidRPr="0013754E">
        <w:rPr>
          <w:rFonts w:ascii="Times New Roman" w:eastAsia="Times New Roman" w:hAnsi="Times New Roman" w:cs="Times New Roman"/>
          <w:sz w:val="24"/>
          <w:szCs w:val="24"/>
        </w:rPr>
        <w:t>ability of TGI</w:t>
      </w:r>
      <w:r w:rsidRPr="0013754E">
        <w:rPr>
          <w:rFonts w:ascii="Times New Roman" w:eastAsia="Times New Roman" w:hAnsi="Times New Roman" w:cs="Times New Roman"/>
          <w:sz w:val="24"/>
          <w:szCs w:val="24"/>
        </w:rPr>
        <w:t xml:space="preserve"> to detect the demographic event</w:t>
      </w:r>
      <w:r w:rsidR="00211EB6" w:rsidRPr="0013754E">
        <w:rPr>
          <w:rFonts w:ascii="Times New Roman" w:eastAsia="Times New Roman" w:hAnsi="Times New Roman" w:cs="Times New Roman"/>
          <w:sz w:val="24"/>
          <w:szCs w:val="24"/>
        </w:rPr>
        <w:t xml:space="preserve"> decreased</w:t>
      </w:r>
      <w:r w:rsidRPr="0013754E">
        <w:rPr>
          <w:rFonts w:ascii="Times New Roman" w:eastAsia="Times New Roman" w:hAnsi="Times New Roman" w:cs="Times New Roman"/>
          <w:sz w:val="24"/>
          <w:szCs w:val="24"/>
        </w:rPr>
        <w:t xml:space="preserve">, evidenced by the increase in false positives and false negatives for several </w:t>
      </w:r>
      <w:r w:rsidR="00211EB6" w:rsidRPr="0013754E">
        <w:rPr>
          <w:rFonts w:ascii="Times New Roman" w:eastAsia="Times New Roman" w:hAnsi="Times New Roman" w:cs="Times New Roman"/>
          <w:sz w:val="24"/>
          <w:szCs w:val="24"/>
        </w:rPr>
        <w:t xml:space="preserve">demographic </w:t>
      </w:r>
      <w:r w:rsidRPr="0013754E">
        <w:rPr>
          <w:rFonts w:ascii="Times New Roman" w:eastAsia="Times New Roman" w:hAnsi="Times New Roman" w:cs="Times New Roman"/>
          <w:sz w:val="24"/>
          <w:szCs w:val="24"/>
        </w:rPr>
        <w:t xml:space="preserve">scenarios (Fig. 5, 6). </w:t>
      </w:r>
      <w:r w:rsidR="00211EB6"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 xml:space="preserve">effect </w:t>
      </w:r>
      <w:r w:rsidR="00211EB6" w:rsidRPr="0013754E">
        <w:rPr>
          <w:rFonts w:ascii="Times New Roman" w:eastAsia="Times New Roman" w:hAnsi="Times New Roman" w:cs="Times New Roman"/>
          <w:sz w:val="24"/>
          <w:szCs w:val="24"/>
        </w:rPr>
        <w:t xml:space="preserve">of time between sampling periods on the sensitivity of TGI was </w:t>
      </w:r>
      <w:r w:rsidRPr="0013754E">
        <w:rPr>
          <w:rFonts w:ascii="Times New Roman" w:eastAsia="Times New Roman" w:hAnsi="Times New Roman" w:cs="Times New Roman"/>
          <w:sz w:val="24"/>
          <w:szCs w:val="24"/>
        </w:rPr>
        <w:t>strongly affected by dispersal capacity and the extent of the event.</w:t>
      </w:r>
    </w:p>
    <w:p w14:paraId="23DD5A23" w14:textId="2C3F1666"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The timing of sampling prior to a simulated event was, as expected, generally less important than </w:t>
      </w:r>
      <w:r w:rsidR="00211EB6" w:rsidRPr="0013754E">
        <w:rPr>
          <w:rFonts w:ascii="Times New Roman" w:eastAsia="Times New Roman" w:hAnsi="Times New Roman" w:cs="Times New Roman"/>
          <w:sz w:val="24"/>
          <w:szCs w:val="24"/>
        </w:rPr>
        <w:t xml:space="preserve">the timing </w:t>
      </w:r>
      <w:r w:rsidRPr="0013754E">
        <w:rPr>
          <w:rFonts w:ascii="Times New Roman" w:eastAsia="Times New Roman" w:hAnsi="Times New Roman" w:cs="Times New Roman"/>
          <w:sz w:val="24"/>
          <w:szCs w:val="24"/>
        </w:rPr>
        <w:t xml:space="preserve">of the </w:t>
      </w:r>
      <w:r w:rsidR="00E073E3" w:rsidRPr="0013754E">
        <w:rPr>
          <w:rFonts w:ascii="Times New Roman" w:eastAsia="Times New Roman" w:hAnsi="Times New Roman" w:cs="Times New Roman"/>
          <w:sz w:val="24"/>
          <w:szCs w:val="24"/>
        </w:rPr>
        <w:t xml:space="preserve">post-event </w:t>
      </w:r>
      <w:r w:rsidRPr="0013754E">
        <w:rPr>
          <w:rFonts w:ascii="Times New Roman" w:eastAsia="Times New Roman" w:hAnsi="Times New Roman" w:cs="Times New Roman"/>
          <w:sz w:val="24"/>
          <w:szCs w:val="24"/>
        </w:rPr>
        <w:t xml:space="preserve">sampling. The decrease in </w:t>
      </w:r>
      <w:r w:rsidR="00211EB6" w:rsidRPr="0013754E">
        <w:rPr>
          <w:rFonts w:ascii="Times New Roman" w:eastAsia="Times New Roman" w:hAnsi="Times New Roman" w:cs="Times New Roman"/>
          <w:sz w:val="24"/>
          <w:szCs w:val="24"/>
        </w:rPr>
        <w:t xml:space="preserve">genetic </w:t>
      </w:r>
      <w:r w:rsidRPr="0013754E">
        <w:rPr>
          <w:rFonts w:ascii="Times New Roman" w:eastAsia="Times New Roman" w:hAnsi="Times New Roman" w:cs="Times New Roman"/>
          <w:sz w:val="24"/>
          <w:szCs w:val="24"/>
        </w:rPr>
        <w:t>signal</w:t>
      </w:r>
      <w:r w:rsidR="00211EB6" w:rsidRPr="0013754E">
        <w:rPr>
          <w:rFonts w:ascii="Times New Roman" w:eastAsia="Times New Roman" w:hAnsi="Times New Roman" w:cs="Times New Roman"/>
          <w:sz w:val="24"/>
          <w:szCs w:val="24"/>
        </w:rPr>
        <w:t xml:space="preserve"> over time </w:t>
      </w:r>
      <w:r w:rsidR="00310A63" w:rsidRPr="0013754E">
        <w:rPr>
          <w:rFonts w:ascii="Times New Roman" w:eastAsia="Times New Roman" w:hAnsi="Times New Roman" w:cs="Times New Roman"/>
          <w:sz w:val="24"/>
          <w:szCs w:val="24"/>
        </w:rPr>
        <w:t>—</w:t>
      </w:r>
      <w:r w:rsidR="00211EB6"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which would be found with any comparative method</w:t>
      </w:r>
      <w:r w:rsidR="00211EB6"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not just TGI </w:t>
      </w:r>
      <w:r w:rsidR="00310A63"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was </w:t>
      </w:r>
      <w:r w:rsidR="0024700E" w:rsidRPr="0013754E">
        <w:rPr>
          <w:rFonts w:ascii="Times New Roman" w:eastAsia="Times New Roman" w:hAnsi="Times New Roman" w:cs="Times New Roman"/>
          <w:sz w:val="24"/>
          <w:szCs w:val="24"/>
        </w:rPr>
        <w:t>considerably</w:t>
      </w:r>
      <w:r w:rsidRPr="0013754E">
        <w:rPr>
          <w:rFonts w:ascii="Times New Roman" w:eastAsia="Times New Roman" w:hAnsi="Times New Roman" w:cs="Times New Roman"/>
          <w:sz w:val="24"/>
          <w:szCs w:val="24"/>
        </w:rPr>
        <w:t xml:space="preserve"> strong in our simulations. For example, </w:t>
      </w:r>
      <w:r w:rsidR="00E073E3" w:rsidRPr="0013754E">
        <w:rPr>
          <w:rFonts w:ascii="Times New Roman" w:eastAsia="Times New Roman" w:hAnsi="Times New Roman" w:cs="Times New Roman"/>
          <w:sz w:val="24"/>
          <w:szCs w:val="24"/>
        </w:rPr>
        <w:t xml:space="preserve">if </w:t>
      </w:r>
      <w:r w:rsidR="001226C2" w:rsidRPr="0013754E">
        <w:rPr>
          <w:rFonts w:ascii="Times New Roman" w:eastAsia="Times New Roman" w:hAnsi="Times New Roman" w:cs="Times New Roman"/>
          <w:sz w:val="24"/>
          <w:szCs w:val="24"/>
        </w:rPr>
        <w:t>the</w:t>
      </w:r>
      <w:r w:rsidR="00E073E3"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second </w:t>
      </w:r>
      <w:r w:rsidR="001226C2" w:rsidRPr="0013754E">
        <w:rPr>
          <w:rFonts w:ascii="Times New Roman" w:eastAsia="Times New Roman" w:hAnsi="Times New Roman" w:cs="Times New Roman"/>
          <w:sz w:val="24"/>
          <w:szCs w:val="24"/>
        </w:rPr>
        <w:t xml:space="preserve">(post-event)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 </w:t>
      </w:r>
      <w:r w:rsidR="00E073E3" w:rsidRPr="0013754E">
        <w:rPr>
          <w:rFonts w:ascii="Times New Roman" w:eastAsia="Times New Roman" w:hAnsi="Times New Roman" w:cs="Times New Roman"/>
          <w:sz w:val="24"/>
          <w:szCs w:val="24"/>
        </w:rPr>
        <w:t xml:space="preserve">was taken </w:t>
      </w:r>
      <w:r w:rsidR="00211EB6" w:rsidRPr="0013754E">
        <w:rPr>
          <w:rFonts w:ascii="Times New Roman" w:eastAsia="Times New Roman" w:hAnsi="Times New Roman" w:cs="Times New Roman"/>
          <w:sz w:val="24"/>
          <w:szCs w:val="24"/>
        </w:rPr>
        <w:t xml:space="preserve">nine </w:t>
      </w:r>
      <w:r w:rsidRPr="0013754E">
        <w:rPr>
          <w:rFonts w:ascii="Times New Roman" w:eastAsia="Times New Roman" w:hAnsi="Times New Roman" w:cs="Times New Roman"/>
          <w:sz w:val="24"/>
          <w:szCs w:val="24"/>
        </w:rPr>
        <w:t xml:space="preserve">years after </w:t>
      </w:r>
      <w:r w:rsidR="001226C2" w:rsidRPr="0013754E">
        <w:rPr>
          <w:rFonts w:ascii="Times New Roman" w:eastAsia="Times New Roman" w:hAnsi="Times New Roman" w:cs="Times New Roman"/>
          <w:sz w:val="24"/>
          <w:szCs w:val="24"/>
        </w:rPr>
        <w:t>the</w:t>
      </w:r>
      <w:r w:rsidR="00E073E3"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first </w:t>
      </w:r>
      <w:r w:rsidR="001226C2" w:rsidRPr="0013754E">
        <w:rPr>
          <w:rFonts w:ascii="Times New Roman" w:eastAsia="Times New Roman" w:hAnsi="Times New Roman" w:cs="Times New Roman"/>
          <w:sz w:val="24"/>
          <w:szCs w:val="24"/>
        </w:rPr>
        <w:t xml:space="preserve">(pre-event)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we observe</w:t>
      </w:r>
      <w:r w:rsidR="001226C2" w:rsidRPr="0013754E">
        <w:rPr>
          <w:rFonts w:ascii="Times New Roman" w:eastAsia="Times New Roman" w:hAnsi="Times New Roman" w:cs="Times New Roman"/>
          <w:sz w:val="24"/>
          <w:szCs w:val="24"/>
        </w:rPr>
        <w:t>d</w:t>
      </w:r>
      <w:r w:rsidRPr="0013754E">
        <w:rPr>
          <w:rFonts w:ascii="Times New Roman" w:eastAsia="Times New Roman" w:hAnsi="Times New Roman" w:cs="Times New Roman"/>
          <w:sz w:val="24"/>
          <w:szCs w:val="24"/>
        </w:rPr>
        <w:t xml:space="preserve"> high FNR values</w:t>
      </w:r>
      <w:r w:rsidR="001226C2" w:rsidRPr="0013754E">
        <w:rPr>
          <w:rFonts w:ascii="Times New Roman" w:eastAsia="Times New Roman" w:hAnsi="Times New Roman" w:cs="Times New Roman"/>
          <w:sz w:val="24"/>
          <w:szCs w:val="24"/>
        </w:rPr>
        <w:t xml:space="preserve"> that approached 75</w:t>
      </w:r>
      <w:r w:rsidR="00310A63" w:rsidRPr="0013754E">
        <w:rPr>
          <w:rFonts w:ascii="Times New Roman" w:eastAsia="Times New Roman" w:hAnsi="Times New Roman" w:cs="Times New Roman"/>
          <w:sz w:val="24"/>
          <w:szCs w:val="24"/>
        </w:rPr>
        <w:t>–</w:t>
      </w:r>
      <w:r w:rsidR="001226C2" w:rsidRPr="0013754E">
        <w:rPr>
          <w:rFonts w:ascii="Times New Roman" w:eastAsia="Times New Roman" w:hAnsi="Times New Roman" w:cs="Times New Roman"/>
          <w:sz w:val="24"/>
          <w:szCs w:val="24"/>
        </w:rPr>
        <w:t>90%</w:t>
      </w:r>
      <w:r w:rsidRPr="0013754E">
        <w:rPr>
          <w:rFonts w:ascii="Times New Roman" w:eastAsia="Times New Roman" w:hAnsi="Times New Roman" w:cs="Times New Roman"/>
          <w:sz w:val="24"/>
          <w:szCs w:val="24"/>
        </w:rPr>
        <w:t xml:space="preserve"> </w:t>
      </w:r>
      <w:r w:rsidR="00211EB6" w:rsidRPr="0013754E">
        <w:rPr>
          <w:rFonts w:ascii="Times New Roman" w:eastAsia="Times New Roman" w:hAnsi="Times New Roman" w:cs="Times New Roman"/>
          <w:sz w:val="24"/>
          <w:szCs w:val="24"/>
        </w:rPr>
        <w:t xml:space="preserve">in </w:t>
      </w:r>
      <w:r w:rsidRPr="0013754E">
        <w:rPr>
          <w:rFonts w:ascii="Times New Roman" w:eastAsia="Times New Roman" w:hAnsi="Times New Roman" w:cs="Times New Roman"/>
          <w:sz w:val="24"/>
          <w:szCs w:val="24"/>
        </w:rPr>
        <w:t>high</w:t>
      </w:r>
      <w:r w:rsidR="001226C2"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and moderate</w:t>
      </w:r>
      <w:r w:rsidR="001226C2"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dispersal scenarios (Fig. 5). </w:t>
      </w:r>
      <w:r w:rsidR="001226C2"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 xml:space="preserve">FNR also increased with </w:t>
      </w:r>
      <w:r w:rsidR="001226C2"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 xml:space="preserve">time lag </w:t>
      </w:r>
      <w:r w:rsidR="001226C2" w:rsidRPr="0013754E">
        <w:rPr>
          <w:rFonts w:ascii="Times New Roman" w:eastAsia="Times New Roman" w:hAnsi="Times New Roman" w:cs="Times New Roman"/>
          <w:sz w:val="24"/>
          <w:szCs w:val="24"/>
        </w:rPr>
        <w:t>in</w:t>
      </w:r>
      <w:r w:rsidRPr="0013754E">
        <w:rPr>
          <w:rFonts w:ascii="Times New Roman" w:eastAsia="Times New Roman" w:hAnsi="Times New Roman" w:cs="Times New Roman"/>
          <w:sz w:val="24"/>
          <w:szCs w:val="24"/>
        </w:rPr>
        <w:t xml:space="preserve"> </w:t>
      </w:r>
      <w:r w:rsidR="001226C2" w:rsidRPr="0013754E">
        <w:rPr>
          <w:rFonts w:ascii="Times New Roman" w:eastAsia="Times New Roman" w:hAnsi="Times New Roman" w:cs="Times New Roman"/>
          <w:sz w:val="24"/>
          <w:szCs w:val="24"/>
        </w:rPr>
        <w:t>low-</w:t>
      </w:r>
      <w:r w:rsidRPr="0013754E">
        <w:rPr>
          <w:rFonts w:ascii="Times New Roman" w:eastAsia="Times New Roman" w:hAnsi="Times New Roman" w:cs="Times New Roman"/>
          <w:sz w:val="24"/>
          <w:szCs w:val="24"/>
        </w:rPr>
        <w:t xml:space="preserve">dispersal scenarios, </w:t>
      </w:r>
      <w:r w:rsidR="001226C2" w:rsidRPr="0013754E">
        <w:rPr>
          <w:rFonts w:ascii="Times New Roman" w:eastAsia="Times New Roman" w:hAnsi="Times New Roman" w:cs="Times New Roman"/>
          <w:sz w:val="24"/>
          <w:szCs w:val="24"/>
        </w:rPr>
        <w:t>but</w:t>
      </w:r>
      <w:r w:rsidRPr="0013754E">
        <w:rPr>
          <w:rFonts w:ascii="Times New Roman" w:eastAsia="Times New Roman" w:hAnsi="Times New Roman" w:cs="Times New Roman"/>
          <w:sz w:val="24"/>
          <w:szCs w:val="24"/>
        </w:rPr>
        <w:t xml:space="preserve"> the increase was more linear and values never reached 30%, even after </w:t>
      </w:r>
      <w:r w:rsidR="001226C2" w:rsidRPr="0013754E">
        <w:rPr>
          <w:rFonts w:ascii="Times New Roman" w:eastAsia="Times New Roman" w:hAnsi="Times New Roman" w:cs="Times New Roman"/>
          <w:sz w:val="24"/>
          <w:szCs w:val="24"/>
        </w:rPr>
        <w:t xml:space="preserve">nine </w:t>
      </w:r>
      <w:r w:rsidRPr="0013754E">
        <w:rPr>
          <w:rFonts w:ascii="Times New Roman" w:eastAsia="Times New Roman" w:hAnsi="Times New Roman" w:cs="Times New Roman"/>
          <w:sz w:val="24"/>
          <w:szCs w:val="24"/>
        </w:rPr>
        <w:t xml:space="preserve">years (Fig. 5). One interesting </w:t>
      </w:r>
      <w:r w:rsidR="00F73A5E" w:rsidRPr="0013754E">
        <w:rPr>
          <w:rFonts w:ascii="Times New Roman" w:eastAsia="Times New Roman" w:hAnsi="Times New Roman" w:cs="Times New Roman"/>
          <w:sz w:val="24"/>
          <w:szCs w:val="24"/>
        </w:rPr>
        <w:t xml:space="preserve">result </w:t>
      </w:r>
      <w:r w:rsidR="00211EB6" w:rsidRPr="0013754E">
        <w:rPr>
          <w:rFonts w:ascii="Times New Roman" w:eastAsia="Times New Roman" w:hAnsi="Times New Roman" w:cs="Times New Roman"/>
          <w:sz w:val="24"/>
          <w:szCs w:val="24"/>
        </w:rPr>
        <w:t xml:space="preserve">was </w:t>
      </w:r>
      <w:r w:rsidRPr="0013754E">
        <w:rPr>
          <w:rFonts w:ascii="Times New Roman" w:eastAsia="Times New Roman" w:hAnsi="Times New Roman" w:cs="Times New Roman"/>
          <w:sz w:val="24"/>
          <w:szCs w:val="24"/>
        </w:rPr>
        <w:t xml:space="preserve">that the number of </w:t>
      </w:r>
      <w:r w:rsidR="00211EB6" w:rsidRPr="0013754E">
        <w:rPr>
          <w:rFonts w:ascii="Times New Roman" w:eastAsia="Times New Roman" w:hAnsi="Times New Roman" w:cs="Times New Roman"/>
          <w:sz w:val="24"/>
          <w:szCs w:val="24"/>
        </w:rPr>
        <w:t xml:space="preserve">affected </w:t>
      </w:r>
      <w:r w:rsidRPr="0013754E">
        <w:rPr>
          <w:rFonts w:ascii="Times New Roman" w:eastAsia="Times New Roman" w:hAnsi="Times New Roman" w:cs="Times New Roman"/>
          <w:sz w:val="24"/>
          <w:szCs w:val="24"/>
        </w:rPr>
        <w:t xml:space="preserve">populations </w:t>
      </w:r>
      <w:r w:rsidR="00211EB6" w:rsidRPr="0013754E">
        <w:rPr>
          <w:rFonts w:ascii="Times New Roman" w:eastAsia="Times New Roman" w:hAnsi="Times New Roman" w:cs="Times New Roman"/>
          <w:sz w:val="24"/>
          <w:szCs w:val="24"/>
        </w:rPr>
        <w:t>was</w:t>
      </w:r>
      <w:r w:rsidRPr="0013754E">
        <w:rPr>
          <w:rFonts w:ascii="Times New Roman" w:eastAsia="Times New Roman" w:hAnsi="Times New Roman" w:cs="Times New Roman"/>
          <w:sz w:val="24"/>
          <w:szCs w:val="24"/>
        </w:rPr>
        <w:t xml:space="preserve"> the main factor </w:t>
      </w:r>
      <w:r w:rsidR="00211EB6" w:rsidRPr="0013754E">
        <w:rPr>
          <w:rFonts w:ascii="Times New Roman" w:eastAsia="Times New Roman" w:hAnsi="Times New Roman" w:cs="Times New Roman"/>
          <w:sz w:val="24"/>
          <w:szCs w:val="24"/>
        </w:rPr>
        <w:t xml:space="preserve">driving </w:t>
      </w:r>
      <w:r w:rsidRPr="0013754E">
        <w:rPr>
          <w:rFonts w:ascii="Times New Roman" w:eastAsia="Times New Roman" w:hAnsi="Times New Roman" w:cs="Times New Roman"/>
          <w:sz w:val="24"/>
          <w:szCs w:val="24"/>
        </w:rPr>
        <w:t xml:space="preserve">increasing FNR values </w:t>
      </w:r>
      <w:r w:rsidR="00211EB6" w:rsidRPr="0013754E">
        <w:rPr>
          <w:rFonts w:ascii="Times New Roman" w:eastAsia="Times New Roman" w:hAnsi="Times New Roman" w:cs="Times New Roman"/>
          <w:sz w:val="24"/>
          <w:szCs w:val="24"/>
        </w:rPr>
        <w:t xml:space="preserve">when the pre-event </w:t>
      </w:r>
      <w:r w:rsidR="006D04EF" w:rsidRPr="0013754E">
        <w:rPr>
          <w:rFonts w:ascii="Times New Roman" w:eastAsia="Times New Roman" w:hAnsi="Times New Roman" w:cs="Times New Roman"/>
          <w:sz w:val="24"/>
          <w:szCs w:val="24"/>
        </w:rPr>
        <w:t>survey</w:t>
      </w:r>
      <w:r w:rsidR="00211EB6" w:rsidRPr="0013754E">
        <w:rPr>
          <w:rFonts w:ascii="Times New Roman" w:eastAsia="Times New Roman" w:hAnsi="Times New Roman" w:cs="Times New Roman"/>
          <w:sz w:val="24"/>
          <w:szCs w:val="24"/>
        </w:rPr>
        <w:t xml:space="preserve"> was older</w:t>
      </w:r>
      <w:r w:rsidRPr="0013754E">
        <w:rPr>
          <w:rFonts w:ascii="Times New Roman" w:eastAsia="Times New Roman" w:hAnsi="Times New Roman" w:cs="Times New Roman"/>
          <w:sz w:val="24"/>
          <w:szCs w:val="24"/>
        </w:rPr>
        <w:t xml:space="preserve"> (3&gt;2&gt;1; left side of Fig. 5), while dispersal capacity </w:t>
      </w:r>
      <w:r w:rsidR="00211EB6" w:rsidRPr="0013754E">
        <w:rPr>
          <w:rFonts w:ascii="Times New Roman" w:eastAsia="Times New Roman" w:hAnsi="Times New Roman" w:cs="Times New Roman"/>
          <w:sz w:val="24"/>
          <w:szCs w:val="24"/>
        </w:rPr>
        <w:t xml:space="preserve">was </w:t>
      </w:r>
      <w:r w:rsidRPr="0013754E">
        <w:rPr>
          <w:rFonts w:ascii="Times New Roman" w:eastAsia="Times New Roman" w:hAnsi="Times New Roman" w:cs="Times New Roman"/>
          <w:sz w:val="24"/>
          <w:szCs w:val="24"/>
        </w:rPr>
        <w:t xml:space="preserve">the main factor </w:t>
      </w:r>
      <w:r w:rsidR="00211EB6" w:rsidRPr="0013754E">
        <w:rPr>
          <w:rFonts w:ascii="Times New Roman" w:eastAsia="Times New Roman" w:hAnsi="Times New Roman" w:cs="Times New Roman"/>
          <w:sz w:val="24"/>
          <w:szCs w:val="24"/>
        </w:rPr>
        <w:t xml:space="preserve">driving </w:t>
      </w:r>
      <w:r w:rsidRPr="0013754E">
        <w:rPr>
          <w:rFonts w:ascii="Times New Roman" w:eastAsia="Times New Roman" w:hAnsi="Times New Roman" w:cs="Times New Roman"/>
          <w:sz w:val="24"/>
          <w:szCs w:val="24"/>
        </w:rPr>
        <w:t xml:space="preserve">increasing FNR values </w:t>
      </w:r>
      <w:r w:rsidR="00211EB6" w:rsidRPr="0013754E">
        <w:rPr>
          <w:rFonts w:ascii="Times New Roman" w:eastAsia="Times New Roman" w:hAnsi="Times New Roman" w:cs="Times New Roman"/>
          <w:sz w:val="24"/>
          <w:szCs w:val="24"/>
        </w:rPr>
        <w:t xml:space="preserve">when </w:t>
      </w:r>
      <w:r w:rsidRPr="0013754E">
        <w:rPr>
          <w:rFonts w:ascii="Times New Roman" w:eastAsia="Times New Roman" w:hAnsi="Times New Roman" w:cs="Times New Roman"/>
          <w:sz w:val="24"/>
          <w:szCs w:val="24"/>
        </w:rPr>
        <w:t xml:space="preserve">the </w:t>
      </w:r>
      <w:r w:rsidR="00211EB6" w:rsidRPr="0013754E">
        <w:rPr>
          <w:rFonts w:ascii="Times New Roman" w:eastAsia="Times New Roman" w:hAnsi="Times New Roman" w:cs="Times New Roman"/>
          <w:sz w:val="24"/>
          <w:szCs w:val="24"/>
        </w:rPr>
        <w:t xml:space="preserve">post-event </w:t>
      </w:r>
      <w:r w:rsidR="006D04EF" w:rsidRPr="0013754E">
        <w:rPr>
          <w:rFonts w:ascii="Times New Roman" w:eastAsia="Times New Roman" w:hAnsi="Times New Roman" w:cs="Times New Roman"/>
          <w:sz w:val="24"/>
          <w:szCs w:val="24"/>
        </w:rPr>
        <w:t>survey</w:t>
      </w:r>
      <w:r w:rsidR="00211EB6" w:rsidRPr="0013754E">
        <w:rPr>
          <w:rFonts w:ascii="Times New Roman" w:eastAsia="Times New Roman" w:hAnsi="Times New Roman" w:cs="Times New Roman"/>
          <w:sz w:val="24"/>
          <w:szCs w:val="24"/>
        </w:rPr>
        <w:t xml:space="preserve"> was older </w:t>
      </w:r>
      <w:r w:rsidRPr="0013754E">
        <w:rPr>
          <w:rFonts w:ascii="Times New Roman" w:eastAsia="Times New Roman" w:hAnsi="Times New Roman" w:cs="Times New Roman"/>
          <w:sz w:val="24"/>
          <w:szCs w:val="24"/>
        </w:rPr>
        <w:t xml:space="preserve">(H&gt;M&gt;L; right side of Fig. 5). For </w:t>
      </w:r>
      <w:r w:rsidR="001226C2" w:rsidRPr="0013754E">
        <w:rPr>
          <w:rFonts w:ascii="Times New Roman" w:eastAsia="Times New Roman" w:hAnsi="Times New Roman" w:cs="Times New Roman"/>
          <w:sz w:val="24"/>
          <w:szCs w:val="24"/>
        </w:rPr>
        <w:t>scenarios with the</w:t>
      </w:r>
      <w:r w:rsidRPr="0013754E">
        <w:rPr>
          <w:rFonts w:ascii="Times New Roman" w:eastAsia="Times New Roman" w:hAnsi="Times New Roman" w:cs="Times New Roman"/>
          <w:sz w:val="24"/>
          <w:szCs w:val="24"/>
        </w:rPr>
        <w:t xml:space="preserve"> same number of </w:t>
      </w:r>
      <w:r w:rsidR="001226C2" w:rsidRPr="0013754E">
        <w:rPr>
          <w:rFonts w:ascii="Times New Roman" w:eastAsia="Times New Roman" w:hAnsi="Times New Roman" w:cs="Times New Roman"/>
          <w:sz w:val="24"/>
          <w:szCs w:val="24"/>
        </w:rPr>
        <w:t xml:space="preserve">affected </w:t>
      </w:r>
      <w:r w:rsidRPr="0013754E">
        <w:rPr>
          <w:rFonts w:ascii="Times New Roman" w:eastAsia="Times New Roman" w:hAnsi="Times New Roman" w:cs="Times New Roman"/>
          <w:sz w:val="24"/>
          <w:szCs w:val="24"/>
        </w:rPr>
        <w:t>populations, moderate</w:t>
      </w:r>
      <w:r w:rsidR="001226C2"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dispersal scenarios showed the worst performance </w:t>
      </w:r>
      <w:r w:rsidR="00F61846" w:rsidRPr="0013754E">
        <w:rPr>
          <w:rFonts w:ascii="Times New Roman" w:eastAsia="Times New Roman" w:hAnsi="Times New Roman" w:cs="Times New Roman"/>
          <w:sz w:val="24"/>
          <w:szCs w:val="24"/>
        </w:rPr>
        <w:t xml:space="preserve">with pre-event </w:t>
      </w:r>
      <w:r w:rsidRPr="0013754E">
        <w:rPr>
          <w:rFonts w:ascii="Times New Roman" w:eastAsia="Times New Roman" w:hAnsi="Times New Roman" w:cs="Times New Roman"/>
          <w:sz w:val="24"/>
          <w:szCs w:val="24"/>
        </w:rPr>
        <w:t xml:space="preserve">sampling time lags, </w:t>
      </w:r>
      <w:r w:rsidR="00F61846" w:rsidRPr="0013754E">
        <w:rPr>
          <w:rFonts w:ascii="Times New Roman" w:eastAsia="Times New Roman" w:hAnsi="Times New Roman" w:cs="Times New Roman"/>
          <w:sz w:val="24"/>
          <w:szCs w:val="24"/>
        </w:rPr>
        <w:t>whereas high-</w:t>
      </w:r>
      <w:r w:rsidRPr="0013754E">
        <w:rPr>
          <w:rFonts w:ascii="Times New Roman" w:eastAsia="Times New Roman" w:hAnsi="Times New Roman" w:cs="Times New Roman"/>
          <w:sz w:val="24"/>
          <w:szCs w:val="24"/>
        </w:rPr>
        <w:t xml:space="preserve">dispersal scenarios generally showed the worst performance </w:t>
      </w:r>
      <w:r w:rsidR="00F61846" w:rsidRPr="0013754E">
        <w:rPr>
          <w:rFonts w:ascii="Times New Roman" w:eastAsia="Times New Roman" w:hAnsi="Times New Roman" w:cs="Times New Roman"/>
          <w:sz w:val="24"/>
          <w:szCs w:val="24"/>
        </w:rPr>
        <w:t>with post-event</w:t>
      </w:r>
      <w:r w:rsidRPr="0013754E">
        <w:rPr>
          <w:rFonts w:ascii="Times New Roman" w:eastAsia="Times New Roman" w:hAnsi="Times New Roman" w:cs="Times New Roman"/>
          <w:sz w:val="24"/>
          <w:szCs w:val="24"/>
        </w:rPr>
        <w:t xml:space="preserve"> sampling time lags (Fig .5). </w:t>
      </w:r>
      <w:r w:rsidR="00F61846" w:rsidRPr="0013754E">
        <w:rPr>
          <w:rFonts w:ascii="Times New Roman" w:eastAsia="Times New Roman" w:hAnsi="Times New Roman" w:cs="Times New Roman"/>
          <w:sz w:val="24"/>
          <w:szCs w:val="24"/>
        </w:rPr>
        <w:t xml:space="preserve">Over our nine-year sampling window, the </w:t>
      </w:r>
      <w:r w:rsidRPr="0013754E">
        <w:rPr>
          <w:rFonts w:ascii="Times New Roman" w:eastAsia="Times New Roman" w:hAnsi="Times New Roman" w:cs="Times New Roman"/>
          <w:sz w:val="24"/>
          <w:szCs w:val="24"/>
        </w:rPr>
        <w:t>FNR changed the least for the L1 scenario and the most for the H3 scenario (Fig. 5).</w:t>
      </w:r>
    </w:p>
    <w:p w14:paraId="7DD7AF6D" w14:textId="15EEB7AF"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While the relative differences in FPR performance given different time lags were not as high as for FNR, FPR nonetheless increased with </w:t>
      </w:r>
      <w:r w:rsidR="00F61846" w:rsidRPr="0013754E">
        <w:rPr>
          <w:rFonts w:ascii="Times New Roman" w:eastAsia="Times New Roman" w:hAnsi="Times New Roman" w:cs="Times New Roman"/>
          <w:sz w:val="24"/>
          <w:szCs w:val="24"/>
        </w:rPr>
        <w:t xml:space="preserve">the </w:t>
      </w:r>
      <w:r w:rsidRPr="0013754E">
        <w:rPr>
          <w:rFonts w:ascii="Times New Roman" w:eastAsia="Times New Roman" w:hAnsi="Times New Roman" w:cs="Times New Roman"/>
          <w:sz w:val="24"/>
          <w:szCs w:val="24"/>
        </w:rPr>
        <w:t>sampling time lag</w:t>
      </w:r>
      <w:r w:rsidR="00F61846"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There </w:t>
      </w:r>
      <w:r w:rsidR="00F61846" w:rsidRPr="0013754E">
        <w:rPr>
          <w:rFonts w:ascii="Times New Roman" w:eastAsia="Times New Roman" w:hAnsi="Times New Roman" w:cs="Times New Roman"/>
          <w:sz w:val="24"/>
          <w:szCs w:val="24"/>
        </w:rPr>
        <w:t xml:space="preserve">were </w:t>
      </w:r>
      <w:r w:rsidRPr="0013754E">
        <w:rPr>
          <w:rFonts w:ascii="Times New Roman" w:eastAsia="Times New Roman" w:hAnsi="Times New Roman" w:cs="Times New Roman"/>
          <w:sz w:val="24"/>
          <w:szCs w:val="24"/>
        </w:rPr>
        <w:t xml:space="preserve">no clear patterns for whether dispersal or the number of </w:t>
      </w:r>
      <w:r w:rsidR="00F61846" w:rsidRPr="0013754E">
        <w:rPr>
          <w:rFonts w:ascii="Times New Roman" w:eastAsia="Times New Roman" w:hAnsi="Times New Roman" w:cs="Times New Roman"/>
          <w:sz w:val="24"/>
          <w:szCs w:val="24"/>
        </w:rPr>
        <w:t xml:space="preserve">affected </w:t>
      </w:r>
      <w:r w:rsidRPr="0013754E">
        <w:rPr>
          <w:rFonts w:ascii="Times New Roman" w:eastAsia="Times New Roman" w:hAnsi="Times New Roman" w:cs="Times New Roman"/>
          <w:sz w:val="24"/>
          <w:szCs w:val="24"/>
        </w:rPr>
        <w:t xml:space="preserve">populations most influenced </w:t>
      </w:r>
      <w:r w:rsidR="00F61846" w:rsidRPr="0013754E">
        <w:rPr>
          <w:rFonts w:ascii="Times New Roman" w:eastAsia="Times New Roman" w:hAnsi="Times New Roman" w:cs="Times New Roman"/>
          <w:sz w:val="24"/>
          <w:szCs w:val="24"/>
        </w:rPr>
        <w:t xml:space="preserve">the change in </w:t>
      </w:r>
      <w:r w:rsidRPr="0013754E">
        <w:rPr>
          <w:rFonts w:ascii="Times New Roman" w:eastAsia="Times New Roman" w:hAnsi="Times New Roman" w:cs="Times New Roman"/>
          <w:sz w:val="24"/>
          <w:szCs w:val="24"/>
        </w:rPr>
        <w:t xml:space="preserve">FPR </w:t>
      </w:r>
      <w:r w:rsidR="00F61846" w:rsidRPr="0013754E">
        <w:rPr>
          <w:rFonts w:ascii="Times New Roman" w:eastAsia="Times New Roman" w:hAnsi="Times New Roman" w:cs="Times New Roman"/>
          <w:sz w:val="24"/>
          <w:szCs w:val="24"/>
        </w:rPr>
        <w:t>associated with</w:t>
      </w:r>
      <w:r w:rsidRPr="0013754E">
        <w:rPr>
          <w:rFonts w:ascii="Times New Roman" w:eastAsia="Times New Roman" w:hAnsi="Times New Roman" w:cs="Times New Roman"/>
          <w:sz w:val="24"/>
          <w:szCs w:val="24"/>
        </w:rPr>
        <w:t xml:space="preserve"> pre-event sampling</w:t>
      </w:r>
      <w:r w:rsidR="00F61846" w:rsidRPr="0013754E">
        <w:rPr>
          <w:rFonts w:ascii="Times New Roman" w:eastAsia="Times New Roman" w:hAnsi="Times New Roman" w:cs="Times New Roman"/>
          <w:sz w:val="24"/>
          <w:szCs w:val="24"/>
        </w:rPr>
        <w:t xml:space="preserve"> time</w:t>
      </w:r>
      <w:r w:rsidRPr="0013754E">
        <w:rPr>
          <w:rFonts w:ascii="Times New Roman" w:eastAsia="Times New Roman" w:hAnsi="Times New Roman" w:cs="Times New Roman"/>
          <w:sz w:val="24"/>
          <w:szCs w:val="24"/>
        </w:rPr>
        <w:t xml:space="preserve"> (Fig.</w:t>
      </w:r>
      <w:r w:rsidR="00141DB8"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6</w:t>
      </w:r>
      <w:r w:rsidR="00F61846" w:rsidRPr="0013754E">
        <w:rPr>
          <w:rFonts w:ascii="Times New Roman" w:eastAsia="Times New Roman" w:hAnsi="Times New Roman" w:cs="Times New Roman"/>
          <w:sz w:val="24"/>
          <w:szCs w:val="24"/>
        </w:rPr>
        <w:t>); however</w:t>
      </w:r>
      <w:r w:rsidRPr="0013754E">
        <w:rPr>
          <w:rFonts w:ascii="Times New Roman" w:eastAsia="Times New Roman" w:hAnsi="Times New Roman" w:cs="Times New Roman"/>
          <w:sz w:val="24"/>
          <w:szCs w:val="24"/>
        </w:rPr>
        <w:t xml:space="preserve">, dispersal </w:t>
      </w:r>
      <w:r w:rsidR="00F61846" w:rsidRPr="0013754E">
        <w:rPr>
          <w:rFonts w:ascii="Times New Roman" w:eastAsia="Times New Roman" w:hAnsi="Times New Roman" w:cs="Times New Roman"/>
          <w:sz w:val="24"/>
          <w:szCs w:val="24"/>
        </w:rPr>
        <w:t xml:space="preserve">was </w:t>
      </w:r>
      <w:r w:rsidRPr="0013754E">
        <w:rPr>
          <w:rFonts w:ascii="Times New Roman" w:eastAsia="Times New Roman" w:hAnsi="Times New Roman" w:cs="Times New Roman"/>
          <w:sz w:val="24"/>
          <w:szCs w:val="24"/>
        </w:rPr>
        <w:t xml:space="preserve">the main factor driving </w:t>
      </w:r>
      <w:r w:rsidRPr="0013754E">
        <w:rPr>
          <w:rFonts w:ascii="Times New Roman" w:eastAsia="Times New Roman" w:hAnsi="Times New Roman" w:cs="Times New Roman"/>
          <w:sz w:val="24"/>
          <w:szCs w:val="24"/>
        </w:rPr>
        <w:lastRenderedPageBreak/>
        <w:t xml:space="preserve">FPR </w:t>
      </w:r>
      <w:r w:rsidR="00F61846" w:rsidRPr="0013754E">
        <w:rPr>
          <w:rFonts w:ascii="Times New Roman" w:eastAsia="Times New Roman" w:hAnsi="Times New Roman" w:cs="Times New Roman"/>
          <w:sz w:val="24"/>
          <w:szCs w:val="24"/>
        </w:rPr>
        <w:t xml:space="preserve">for time gaps associated with post-event sampling </w:t>
      </w:r>
      <w:r w:rsidRPr="0013754E">
        <w:rPr>
          <w:rFonts w:ascii="Times New Roman" w:eastAsia="Times New Roman" w:hAnsi="Times New Roman" w:cs="Times New Roman"/>
          <w:sz w:val="24"/>
          <w:szCs w:val="24"/>
        </w:rPr>
        <w:t xml:space="preserve">(Fig. 6). The strong relationship </w:t>
      </w:r>
      <w:r w:rsidR="00141DB8" w:rsidRPr="0013754E">
        <w:rPr>
          <w:rFonts w:ascii="Times New Roman" w:eastAsia="Times New Roman" w:hAnsi="Times New Roman" w:cs="Times New Roman"/>
          <w:sz w:val="24"/>
          <w:szCs w:val="24"/>
        </w:rPr>
        <w:t xml:space="preserve">that we observed </w:t>
      </w:r>
      <w:r w:rsidRPr="0013754E">
        <w:rPr>
          <w:rFonts w:ascii="Times New Roman" w:eastAsia="Times New Roman" w:hAnsi="Times New Roman" w:cs="Times New Roman"/>
          <w:sz w:val="24"/>
          <w:szCs w:val="24"/>
        </w:rPr>
        <w:t>between FPR and the number of populations affected by the demographic event</w:t>
      </w:r>
      <w:r w:rsidR="00141DB8"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therefore </w:t>
      </w:r>
      <w:r w:rsidR="00141DB8" w:rsidRPr="0013754E">
        <w:rPr>
          <w:rFonts w:ascii="Times New Roman" w:eastAsia="Times New Roman" w:hAnsi="Times New Roman" w:cs="Times New Roman"/>
          <w:sz w:val="24"/>
          <w:szCs w:val="24"/>
        </w:rPr>
        <w:t xml:space="preserve">became less pronounced </w:t>
      </w:r>
      <w:r w:rsidRPr="0013754E">
        <w:rPr>
          <w:rFonts w:ascii="Times New Roman" w:eastAsia="Times New Roman" w:hAnsi="Times New Roman" w:cs="Times New Roman"/>
          <w:sz w:val="24"/>
          <w:szCs w:val="24"/>
        </w:rPr>
        <w:t xml:space="preserve">as dispersal became more influential. </w:t>
      </w:r>
      <w:r w:rsidR="00141DB8" w:rsidRPr="0013754E">
        <w:rPr>
          <w:rFonts w:ascii="Times New Roman" w:eastAsia="Times New Roman" w:hAnsi="Times New Roman" w:cs="Times New Roman"/>
          <w:sz w:val="24"/>
          <w:szCs w:val="24"/>
        </w:rPr>
        <w:t xml:space="preserve">As with the FNR, the </w:t>
      </w:r>
      <w:r w:rsidRPr="0013754E">
        <w:rPr>
          <w:rFonts w:ascii="Times New Roman" w:eastAsia="Times New Roman" w:hAnsi="Times New Roman" w:cs="Times New Roman"/>
          <w:sz w:val="24"/>
          <w:szCs w:val="24"/>
        </w:rPr>
        <w:t xml:space="preserve">FPR did not change much for the L1 scenario and changed the most dramatically for the H3 scenario (Fig. 6), </w:t>
      </w:r>
      <w:r w:rsidR="00141DB8" w:rsidRPr="0013754E">
        <w:rPr>
          <w:rFonts w:ascii="Times New Roman" w:eastAsia="Times New Roman" w:hAnsi="Times New Roman" w:cs="Times New Roman"/>
          <w:sz w:val="24"/>
          <w:szCs w:val="24"/>
        </w:rPr>
        <w:t>indicating</w:t>
      </w:r>
      <w:r w:rsidRPr="0013754E">
        <w:rPr>
          <w:rFonts w:ascii="Times New Roman" w:eastAsia="Times New Roman" w:hAnsi="Times New Roman" w:cs="Times New Roman"/>
          <w:sz w:val="24"/>
          <w:szCs w:val="24"/>
        </w:rPr>
        <w:t xml:space="preserve"> differences in </w:t>
      </w:r>
      <w:r w:rsidR="00141DB8" w:rsidRPr="0013754E">
        <w:rPr>
          <w:rFonts w:ascii="Times New Roman" w:eastAsia="Times New Roman" w:hAnsi="Times New Roman" w:cs="Times New Roman"/>
          <w:sz w:val="24"/>
          <w:szCs w:val="24"/>
        </w:rPr>
        <w:t xml:space="preserve">how </w:t>
      </w:r>
      <w:r w:rsidRPr="0013754E">
        <w:rPr>
          <w:rFonts w:ascii="Times New Roman" w:eastAsia="Times New Roman" w:hAnsi="Times New Roman" w:cs="Times New Roman"/>
          <w:sz w:val="24"/>
          <w:szCs w:val="24"/>
        </w:rPr>
        <w:t xml:space="preserve">time </w:t>
      </w:r>
      <w:r w:rsidR="00141DB8" w:rsidRPr="0013754E">
        <w:rPr>
          <w:rFonts w:ascii="Times New Roman" w:eastAsia="Times New Roman" w:hAnsi="Times New Roman" w:cs="Times New Roman"/>
          <w:sz w:val="24"/>
          <w:szCs w:val="24"/>
        </w:rPr>
        <w:t xml:space="preserve">affects </w:t>
      </w:r>
      <w:r w:rsidRPr="0013754E">
        <w:rPr>
          <w:rFonts w:ascii="Times New Roman" w:eastAsia="Times New Roman" w:hAnsi="Times New Roman" w:cs="Times New Roman"/>
          <w:sz w:val="24"/>
          <w:szCs w:val="24"/>
        </w:rPr>
        <w:t>our two most extreme scenarios</w:t>
      </w:r>
      <w:r w:rsidR="00141DB8" w:rsidRPr="0013754E">
        <w:rPr>
          <w:rFonts w:ascii="Times New Roman" w:eastAsia="Times New Roman" w:hAnsi="Times New Roman" w:cs="Times New Roman"/>
          <w:sz w:val="24"/>
          <w:szCs w:val="24"/>
        </w:rPr>
        <w:t xml:space="preserve"> that</w:t>
      </w:r>
      <w:r w:rsidRPr="0013754E">
        <w:rPr>
          <w:rFonts w:ascii="Times New Roman" w:eastAsia="Times New Roman" w:hAnsi="Times New Roman" w:cs="Times New Roman"/>
          <w:sz w:val="24"/>
          <w:szCs w:val="24"/>
        </w:rPr>
        <w:t xml:space="preserve"> could be </w:t>
      </w:r>
      <w:r w:rsidR="00141DB8" w:rsidRPr="0013754E">
        <w:rPr>
          <w:rFonts w:ascii="Times New Roman" w:eastAsia="Times New Roman" w:hAnsi="Times New Roman" w:cs="Times New Roman"/>
          <w:sz w:val="24"/>
          <w:szCs w:val="24"/>
        </w:rPr>
        <w:t xml:space="preserve">a </w:t>
      </w:r>
      <w:r w:rsidRPr="0013754E">
        <w:rPr>
          <w:rFonts w:ascii="Times New Roman" w:eastAsia="Times New Roman" w:hAnsi="Times New Roman" w:cs="Times New Roman"/>
          <w:sz w:val="24"/>
          <w:szCs w:val="24"/>
        </w:rPr>
        <w:t xml:space="preserve">useful </w:t>
      </w:r>
      <w:r w:rsidR="00141DB8" w:rsidRPr="0013754E">
        <w:rPr>
          <w:rFonts w:ascii="Times New Roman" w:eastAsia="Times New Roman" w:hAnsi="Times New Roman" w:cs="Times New Roman"/>
          <w:sz w:val="24"/>
          <w:szCs w:val="24"/>
        </w:rPr>
        <w:t xml:space="preserve">consideration </w:t>
      </w:r>
      <w:r w:rsidRPr="0013754E">
        <w:rPr>
          <w:rFonts w:ascii="Times New Roman" w:eastAsia="Times New Roman" w:hAnsi="Times New Roman" w:cs="Times New Roman"/>
          <w:sz w:val="24"/>
          <w:szCs w:val="24"/>
        </w:rPr>
        <w:t>for potential TGI users.</w:t>
      </w:r>
    </w:p>
    <w:p w14:paraId="5671EA13" w14:textId="53861101" w:rsidR="00760250" w:rsidRPr="0013754E" w:rsidRDefault="00141DB8"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T</w:t>
      </w:r>
      <w:r w:rsidR="00760250" w:rsidRPr="0013754E">
        <w:rPr>
          <w:rFonts w:ascii="Times New Roman" w:eastAsia="Times New Roman" w:hAnsi="Times New Roman" w:cs="Times New Roman"/>
          <w:sz w:val="24"/>
          <w:szCs w:val="24"/>
        </w:rPr>
        <w:t xml:space="preserve">he </w:t>
      </w:r>
      <w:r w:rsidRPr="0013754E">
        <w:rPr>
          <w:rFonts w:ascii="Times New Roman" w:eastAsia="Times New Roman" w:hAnsi="Times New Roman" w:cs="Times New Roman"/>
          <w:sz w:val="24"/>
          <w:szCs w:val="24"/>
        </w:rPr>
        <w:t xml:space="preserve">simulation that was </w:t>
      </w:r>
      <w:r w:rsidR="00760250" w:rsidRPr="0013754E">
        <w:rPr>
          <w:rFonts w:ascii="Times New Roman" w:eastAsia="Times New Roman" w:hAnsi="Times New Roman" w:cs="Times New Roman"/>
          <w:sz w:val="24"/>
          <w:szCs w:val="24"/>
        </w:rPr>
        <w:t xml:space="preserve">most likely to preserve the signal </w:t>
      </w:r>
      <w:r w:rsidRPr="0013754E">
        <w:rPr>
          <w:rFonts w:ascii="Times New Roman" w:eastAsia="Times New Roman" w:hAnsi="Times New Roman" w:cs="Times New Roman"/>
          <w:sz w:val="24"/>
          <w:szCs w:val="24"/>
        </w:rPr>
        <w:t>of the demographic event</w:t>
      </w:r>
      <w:del w:id="7" w:author="Pierre" w:date="2021-01-11T18:05:00Z">
        <w:r w:rsidRPr="0013754E" w:rsidDel="00310A63">
          <w:rPr>
            <w:rFonts w:ascii="Times New Roman" w:eastAsia="Times New Roman" w:hAnsi="Times New Roman" w:cs="Times New Roman"/>
            <w:sz w:val="24"/>
            <w:szCs w:val="24"/>
          </w:rPr>
          <w:delText>,</w:delText>
        </w:r>
      </w:del>
      <w:r w:rsidRPr="0013754E">
        <w:rPr>
          <w:rFonts w:ascii="Times New Roman" w:eastAsia="Times New Roman" w:hAnsi="Times New Roman" w:cs="Times New Roman"/>
          <w:sz w:val="24"/>
          <w:szCs w:val="24"/>
        </w:rPr>
        <w:t xml:space="preserve"> was the low-dispersal scenario with a single affected population</w:t>
      </w:r>
      <w:r w:rsidR="00760250" w:rsidRPr="0013754E">
        <w:rPr>
          <w:rFonts w:ascii="Times New Roman" w:eastAsia="Times New Roman" w:hAnsi="Times New Roman" w:cs="Times New Roman"/>
          <w:sz w:val="24"/>
          <w:szCs w:val="24"/>
        </w:rPr>
        <w:t xml:space="preserve"> (L1</w:t>
      </w:r>
      <w:r w:rsidRPr="0013754E">
        <w:rPr>
          <w:rFonts w:ascii="Times New Roman" w:eastAsia="Times New Roman" w:hAnsi="Times New Roman" w:cs="Times New Roman"/>
          <w:sz w:val="24"/>
          <w:szCs w:val="24"/>
        </w:rPr>
        <w:t xml:space="preserve">). In this scenario, </w:t>
      </w:r>
      <w:commentRangeStart w:id="8"/>
      <w:r w:rsidR="00760250" w:rsidRPr="0013754E">
        <w:rPr>
          <w:rFonts w:ascii="Times New Roman" w:eastAsia="Times New Roman" w:hAnsi="Times New Roman" w:cs="Times New Roman"/>
          <w:sz w:val="24"/>
          <w:szCs w:val="24"/>
        </w:rPr>
        <w:t>the TGI approach was still able to keep false negatives below 15% and false positives below 10%</w:t>
      </w:r>
      <w:commentRangeEnd w:id="8"/>
      <w:r w:rsidR="00D61BAC" w:rsidRPr="0013754E">
        <w:rPr>
          <w:rStyle w:val="CommentReference"/>
        </w:rPr>
        <w:commentReference w:id="8"/>
      </w:r>
      <w:r w:rsidR="00760250" w:rsidRPr="0013754E">
        <w:rPr>
          <w:rFonts w:ascii="Times New Roman" w:eastAsia="Times New Roman" w:hAnsi="Times New Roman" w:cs="Times New Roman"/>
          <w:sz w:val="24"/>
          <w:szCs w:val="24"/>
        </w:rPr>
        <w:t xml:space="preserve">, even </w:t>
      </w:r>
      <w:r w:rsidRPr="0013754E">
        <w:rPr>
          <w:rFonts w:ascii="Times New Roman" w:eastAsia="Times New Roman" w:hAnsi="Times New Roman" w:cs="Times New Roman"/>
          <w:sz w:val="24"/>
          <w:szCs w:val="24"/>
        </w:rPr>
        <w:t>when the</w:t>
      </w:r>
      <w:r w:rsidR="00760250" w:rsidRPr="0013754E">
        <w:rPr>
          <w:rFonts w:ascii="Times New Roman" w:eastAsia="Times New Roman" w:hAnsi="Times New Roman" w:cs="Times New Roman"/>
          <w:sz w:val="24"/>
          <w:szCs w:val="24"/>
        </w:rPr>
        <w:t xml:space="preserve"> second sampling </w:t>
      </w:r>
      <w:r w:rsidRPr="0013754E">
        <w:rPr>
          <w:rFonts w:ascii="Times New Roman" w:eastAsia="Times New Roman" w:hAnsi="Times New Roman" w:cs="Times New Roman"/>
          <w:sz w:val="24"/>
          <w:szCs w:val="24"/>
        </w:rPr>
        <w:t xml:space="preserve">was </w:t>
      </w:r>
      <w:r w:rsidR="00760250" w:rsidRPr="0013754E">
        <w:rPr>
          <w:rFonts w:ascii="Times New Roman" w:eastAsia="Times New Roman" w:hAnsi="Times New Roman" w:cs="Times New Roman"/>
          <w:sz w:val="24"/>
          <w:szCs w:val="24"/>
        </w:rPr>
        <w:t xml:space="preserve">done </w:t>
      </w:r>
      <w:r w:rsidRPr="0013754E">
        <w:rPr>
          <w:rFonts w:ascii="Times New Roman" w:eastAsia="Times New Roman" w:hAnsi="Times New Roman" w:cs="Times New Roman"/>
          <w:sz w:val="24"/>
          <w:szCs w:val="24"/>
        </w:rPr>
        <w:t xml:space="preserve">nine </w:t>
      </w:r>
      <w:r w:rsidR="00760250" w:rsidRPr="0013754E">
        <w:rPr>
          <w:rFonts w:ascii="Times New Roman" w:eastAsia="Times New Roman" w:hAnsi="Times New Roman" w:cs="Times New Roman"/>
          <w:sz w:val="24"/>
          <w:szCs w:val="24"/>
        </w:rPr>
        <w:t>years after the event (Fig. 5, 6)</w:t>
      </w:r>
      <w:r w:rsidRPr="0013754E">
        <w:rPr>
          <w:rFonts w:ascii="Times New Roman" w:eastAsia="Times New Roman" w:hAnsi="Times New Roman" w:cs="Times New Roman"/>
          <w:sz w:val="24"/>
          <w:szCs w:val="24"/>
        </w:rPr>
        <w:t xml:space="preserve"> and</w:t>
      </w:r>
      <w:r w:rsidR="00760250" w:rsidRPr="0013754E">
        <w:rPr>
          <w:rFonts w:ascii="Times New Roman" w:eastAsia="Times New Roman" w:hAnsi="Times New Roman" w:cs="Times New Roman"/>
          <w:sz w:val="24"/>
          <w:szCs w:val="24"/>
        </w:rPr>
        <w:t xml:space="preserve"> regardless of whether the first or second sampling </w:t>
      </w:r>
      <w:r w:rsidRPr="0013754E">
        <w:rPr>
          <w:rFonts w:ascii="Times New Roman" w:eastAsia="Times New Roman" w:hAnsi="Times New Roman" w:cs="Times New Roman"/>
          <w:sz w:val="24"/>
          <w:szCs w:val="24"/>
        </w:rPr>
        <w:t xml:space="preserve">was </w:t>
      </w:r>
      <w:r w:rsidR="00760250" w:rsidRPr="0013754E">
        <w:rPr>
          <w:rFonts w:ascii="Times New Roman" w:eastAsia="Times New Roman" w:hAnsi="Times New Roman" w:cs="Times New Roman"/>
          <w:sz w:val="24"/>
          <w:szCs w:val="24"/>
        </w:rPr>
        <w:t xml:space="preserve">responsible for the time lag. </w:t>
      </w:r>
    </w:p>
    <w:p w14:paraId="017AD238" w14:textId="248D2801" w:rsidR="00282B66" w:rsidRPr="0013754E" w:rsidRDefault="009325F1" w:rsidP="00901297">
      <w:pPr>
        <w:pStyle w:val="Heading2"/>
        <w:spacing w:after="240" w:line="360" w:lineRule="auto"/>
        <w:rPr>
          <w:lang w:val="en-US"/>
        </w:rPr>
      </w:pPr>
      <w:r w:rsidRPr="0013754E">
        <w:rPr>
          <w:lang w:val="en-US"/>
        </w:rPr>
        <w:t>Thresholds</w:t>
      </w:r>
    </w:p>
    <w:p w14:paraId="2AED0FFF" w14:textId="35A10A2F" w:rsidR="00282B66" w:rsidRPr="0013754E" w:rsidRDefault="004D0FC0" w:rsidP="00901297">
      <w:pPr>
        <w:spacing w:after="240" w:line="360" w:lineRule="auto"/>
        <w:rPr>
          <w:rFonts w:ascii="Times New Roman" w:eastAsia="Times New Roman" w:hAnsi="Times New Roman" w:cs="Times New Roman"/>
          <w:sz w:val="24"/>
          <w:szCs w:val="24"/>
        </w:rPr>
      </w:pPr>
      <w:commentRangeStart w:id="9"/>
      <w:r w:rsidRPr="0013754E">
        <w:rPr>
          <w:rFonts w:ascii="Times New Roman" w:eastAsia="Times New Roman" w:hAnsi="Times New Roman" w:cs="Times New Roman"/>
          <w:sz w:val="24"/>
          <w:szCs w:val="24"/>
        </w:rPr>
        <w:t>A trade-off between FNR and FPR, and based on threshold value, was present across scenarios.</w:t>
      </w:r>
      <w:r w:rsidR="006C763E" w:rsidRPr="0013754E">
        <w:rPr>
          <w:rFonts w:ascii="Times New Roman" w:eastAsia="Times New Roman" w:hAnsi="Times New Roman" w:cs="Times New Roman"/>
          <w:sz w:val="24"/>
          <w:szCs w:val="24"/>
        </w:rPr>
        <w:t xml:space="preserve"> </w:t>
      </w:r>
      <w:commentRangeEnd w:id="9"/>
      <w:r w:rsidR="00310A63" w:rsidRPr="0013754E">
        <w:rPr>
          <w:rStyle w:val="CommentReference"/>
        </w:rPr>
        <w:commentReference w:id="9"/>
      </w:r>
      <w:r w:rsidR="00092D01" w:rsidRPr="0013754E">
        <w:rPr>
          <w:rFonts w:ascii="Times New Roman" w:eastAsia="Times New Roman" w:hAnsi="Times New Roman" w:cs="Times New Roman"/>
          <w:sz w:val="24"/>
          <w:szCs w:val="24"/>
        </w:rPr>
        <w:t>FNR values</w:t>
      </w:r>
      <w:r w:rsidR="00986514" w:rsidRPr="0013754E">
        <w:rPr>
          <w:rFonts w:ascii="Times New Roman" w:eastAsia="Times New Roman" w:hAnsi="Times New Roman" w:cs="Times New Roman"/>
          <w:sz w:val="24"/>
          <w:szCs w:val="24"/>
        </w:rPr>
        <w:t xml:space="preserve"> decreased with the chosen significance threshold, with a sharp decrease (most notable for H3) before 0.025 followed by a slower decrease until 0.1.</w:t>
      </w:r>
      <w:r w:rsidR="00092D01" w:rsidRPr="0013754E">
        <w:rPr>
          <w:rFonts w:ascii="Times New Roman" w:eastAsia="Times New Roman" w:hAnsi="Times New Roman" w:cs="Times New Roman"/>
          <w:sz w:val="24"/>
          <w:szCs w:val="24"/>
        </w:rPr>
        <w:t xml:space="preserve"> FPR values increased with the chosen significance threshold, with a sharp increase at low thresholds followed by a continued but saturating increase until </w:t>
      </w:r>
      <w:r w:rsidR="00AB28B1" w:rsidRPr="0013754E">
        <w:rPr>
          <w:rFonts w:ascii="Times New Roman" w:eastAsia="Times New Roman" w:hAnsi="Times New Roman" w:cs="Times New Roman"/>
          <w:sz w:val="24"/>
          <w:szCs w:val="24"/>
        </w:rPr>
        <w:t>p ≤ 0.10</w:t>
      </w:r>
      <w:r w:rsidR="00092D01" w:rsidRPr="0013754E">
        <w:rPr>
          <w:rFonts w:ascii="Times New Roman" w:eastAsia="Times New Roman" w:hAnsi="Times New Roman" w:cs="Times New Roman"/>
          <w:sz w:val="24"/>
          <w:szCs w:val="24"/>
        </w:rPr>
        <w:t xml:space="preserve">. </w:t>
      </w:r>
    </w:p>
    <w:p w14:paraId="52C3B6F9" w14:textId="3875930A" w:rsidR="00760250" w:rsidRPr="0013754E" w:rsidRDefault="00372E64" w:rsidP="00901297">
      <w:pPr>
        <w:pStyle w:val="Heading2"/>
        <w:spacing w:after="240" w:line="360" w:lineRule="auto"/>
        <w:rPr>
          <w:lang w:val="en-US"/>
        </w:rPr>
      </w:pPr>
      <w:r w:rsidRPr="0013754E">
        <w:rPr>
          <w:lang w:val="en-US"/>
        </w:rPr>
        <w:t xml:space="preserve">Applied </w:t>
      </w:r>
      <w:r w:rsidR="00760250" w:rsidRPr="0013754E">
        <w:rPr>
          <w:lang w:val="en-US"/>
        </w:rPr>
        <w:t>example</w:t>
      </w:r>
    </w:p>
    <w:p w14:paraId="394F4334" w14:textId="2F9034E5"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The Northern tidewater goby (</w:t>
      </w:r>
      <w:proofErr w:type="spellStart"/>
      <w:r w:rsidRPr="0013754E">
        <w:rPr>
          <w:rFonts w:ascii="Times New Roman" w:eastAsia="Times New Roman" w:hAnsi="Times New Roman" w:cs="Times New Roman"/>
          <w:i/>
          <w:sz w:val="24"/>
          <w:szCs w:val="24"/>
        </w:rPr>
        <w:t>Eucyclogobius</w:t>
      </w:r>
      <w:proofErr w:type="spellEnd"/>
      <w:r w:rsidRPr="0013754E">
        <w:rPr>
          <w:rFonts w:ascii="Times New Roman" w:eastAsia="Times New Roman" w:hAnsi="Times New Roman" w:cs="Times New Roman"/>
          <w:i/>
          <w:sz w:val="24"/>
          <w:szCs w:val="24"/>
        </w:rPr>
        <w:t xml:space="preserve"> </w:t>
      </w:r>
      <w:proofErr w:type="spellStart"/>
      <w:r w:rsidRPr="0013754E">
        <w:rPr>
          <w:rFonts w:ascii="Times New Roman" w:eastAsia="Times New Roman" w:hAnsi="Times New Roman" w:cs="Times New Roman"/>
          <w:i/>
          <w:sz w:val="24"/>
          <w:szCs w:val="24"/>
        </w:rPr>
        <w:t>newberryi</w:t>
      </w:r>
      <w:proofErr w:type="spellEnd"/>
      <w:r w:rsidRPr="0013754E">
        <w:rPr>
          <w:rFonts w:ascii="Times New Roman" w:eastAsia="Times New Roman" w:hAnsi="Times New Roman" w:cs="Times New Roman"/>
          <w:sz w:val="24"/>
          <w:szCs w:val="24"/>
        </w:rPr>
        <w:t xml:space="preserve">) is a small endangered fish </w:t>
      </w:r>
      <w:r w:rsidR="00312CAE" w:rsidRPr="0013754E">
        <w:rPr>
          <w:rFonts w:ascii="Times New Roman" w:eastAsia="Times New Roman" w:hAnsi="Times New Roman" w:cs="Times New Roman"/>
          <w:sz w:val="24"/>
          <w:szCs w:val="24"/>
        </w:rPr>
        <w:t xml:space="preserve">that </w:t>
      </w:r>
      <w:r w:rsidRPr="0013754E">
        <w:rPr>
          <w:rFonts w:ascii="Times New Roman" w:eastAsia="Times New Roman" w:hAnsi="Times New Roman" w:cs="Times New Roman"/>
          <w:sz w:val="24"/>
          <w:szCs w:val="24"/>
        </w:rPr>
        <w:t xml:space="preserve">lives in brackish estuaries and lagoons along the coast of California. </w:t>
      </w:r>
      <w:r w:rsidR="00312CAE" w:rsidRPr="0013754E">
        <w:rPr>
          <w:rFonts w:ascii="Times New Roman" w:eastAsia="Times New Roman" w:hAnsi="Times New Roman" w:cs="Times New Roman"/>
          <w:sz w:val="24"/>
          <w:szCs w:val="24"/>
        </w:rPr>
        <w:t>T</w:t>
      </w:r>
      <w:r w:rsidRPr="0013754E">
        <w:rPr>
          <w:rFonts w:ascii="Times New Roman" w:eastAsia="Times New Roman" w:hAnsi="Times New Roman" w:cs="Times New Roman"/>
          <w:sz w:val="24"/>
          <w:szCs w:val="24"/>
        </w:rPr>
        <w:t xml:space="preserve">his species represents an interesting model </w:t>
      </w:r>
      <w:r w:rsidR="00312CAE" w:rsidRPr="0013754E">
        <w:rPr>
          <w:rFonts w:ascii="Times New Roman" w:eastAsia="Times New Roman" w:hAnsi="Times New Roman" w:cs="Times New Roman"/>
          <w:sz w:val="24"/>
          <w:szCs w:val="24"/>
        </w:rPr>
        <w:t xml:space="preserve">for population genetic studies </w:t>
      </w:r>
      <w:r w:rsidRPr="0013754E">
        <w:rPr>
          <w:rFonts w:ascii="Times New Roman" w:eastAsia="Times New Roman" w:hAnsi="Times New Roman" w:cs="Times New Roman"/>
          <w:sz w:val="24"/>
          <w:szCs w:val="24"/>
        </w:rPr>
        <w:t xml:space="preserve">because dispersal between suitable habitat patches </w:t>
      </w:r>
      <w:r w:rsidR="00312CAE" w:rsidRPr="0013754E">
        <w:rPr>
          <w:rFonts w:ascii="Times New Roman" w:eastAsia="Times New Roman" w:hAnsi="Times New Roman" w:cs="Times New Roman"/>
          <w:sz w:val="24"/>
          <w:szCs w:val="24"/>
        </w:rPr>
        <w:t xml:space="preserve">only </w:t>
      </w:r>
      <w:r w:rsidRPr="0013754E">
        <w:rPr>
          <w:rFonts w:ascii="Times New Roman" w:eastAsia="Times New Roman" w:hAnsi="Times New Roman" w:cs="Times New Roman"/>
          <w:sz w:val="24"/>
          <w:szCs w:val="24"/>
        </w:rPr>
        <w:t xml:space="preserve">occurs during rare, discrete events. </w:t>
      </w:r>
      <w:r w:rsidR="00312CAE" w:rsidRPr="0013754E">
        <w:rPr>
          <w:rFonts w:ascii="Times New Roman" w:eastAsia="Times New Roman" w:hAnsi="Times New Roman" w:cs="Times New Roman"/>
          <w:sz w:val="24"/>
          <w:szCs w:val="24"/>
        </w:rPr>
        <w:t xml:space="preserve">A previous study </w:t>
      </w:r>
      <w:r w:rsidRPr="0013754E">
        <w:rPr>
          <w:rFonts w:ascii="Times New Roman" w:eastAsia="Times New Roman" w:hAnsi="Times New Roman" w:cs="Times New Roman"/>
          <w:sz w:val="24"/>
          <w:szCs w:val="24"/>
        </w:rPr>
        <w:t xml:space="preserve">investigated extinction–colonization dynamics </w:t>
      </w:r>
      <w:r w:rsidR="00312CAE" w:rsidRPr="0013754E">
        <w:rPr>
          <w:rFonts w:ascii="Times New Roman" w:eastAsia="Times New Roman" w:hAnsi="Times New Roman" w:cs="Times New Roman"/>
          <w:sz w:val="24"/>
          <w:szCs w:val="24"/>
        </w:rPr>
        <w:t xml:space="preserve">in the tidewater goby by </w:t>
      </w:r>
      <w:r w:rsidRPr="0013754E">
        <w:rPr>
          <w:rFonts w:ascii="Times New Roman" w:eastAsia="Times New Roman" w:hAnsi="Times New Roman" w:cs="Times New Roman"/>
          <w:sz w:val="24"/>
          <w:szCs w:val="24"/>
        </w:rPr>
        <w:t>evaluatin</w:t>
      </w:r>
      <w:r w:rsidR="00312CAE" w:rsidRPr="0013754E">
        <w:rPr>
          <w:rFonts w:ascii="Times New Roman" w:eastAsia="Times New Roman" w:hAnsi="Times New Roman" w:cs="Times New Roman"/>
          <w:sz w:val="24"/>
          <w:szCs w:val="24"/>
        </w:rPr>
        <w:t>g</w:t>
      </w:r>
      <w:r w:rsidRPr="0013754E">
        <w:rPr>
          <w:rFonts w:ascii="Times New Roman" w:eastAsia="Times New Roman" w:hAnsi="Times New Roman" w:cs="Times New Roman"/>
          <w:sz w:val="24"/>
          <w:szCs w:val="24"/>
        </w:rPr>
        <w:t xml:space="preserve"> genetic diversity across the landscape at several points in time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(Kinziger et al., 2015)</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r w:rsidR="00312CAE" w:rsidRPr="0013754E">
        <w:rPr>
          <w:rFonts w:ascii="Times New Roman" w:eastAsia="Times New Roman" w:hAnsi="Times New Roman" w:cs="Times New Roman"/>
          <w:sz w:val="24"/>
          <w:szCs w:val="24"/>
        </w:rPr>
        <w:t>Th</w:t>
      </w:r>
      <w:r w:rsidR="005A584F" w:rsidRPr="0013754E">
        <w:rPr>
          <w:rFonts w:ascii="Times New Roman" w:eastAsia="Times New Roman" w:hAnsi="Times New Roman" w:cs="Times New Roman"/>
          <w:sz w:val="24"/>
          <w:szCs w:val="24"/>
        </w:rPr>
        <w:t>e</w:t>
      </w:r>
      <w:r w:rsidR="00312CAE" w:rsidRPr="0013754E">
        <w:rPr>
          <w:rFonts w:ascii="Times New Roman" w:eastAsia="Times New Roman" w:hAnsi="Times New Roman" w:cs="Times New Roman"/>
          <w:sz w:val="24"/>
          <w:szCs w:val="24"/>
        </w:rPr>
        <w:t xml:space="preserve">se authors suggested that the </w:t>
      </w:r>
      <w:r w:rsidRPr="0013754E">
        <w:rPr>
          <w:rFonts w:ascii="Times New Roman" w:eastAsia="Times New Roman" w:hAnsi="Times New Roman" w:cs="Times New Roman"/>
          <w:sz w:val="24"/>
          <w:szCs w:val="24"/>
        </w:rPr>
        <w:t xml:space="preserve">Elk River </w:t>
      </w:r>
      <w:r w:rsidR="00312CAE" w:rsidRPr="0013754E">
        <w:rPr>
          <w:rFonts w:ascii="Times New Roman" w:eastAsia="Times New Roman" w:hAnsi="Times New Roman" w:cs="Times New Roman"/>
          <w:sz w:val="24"/>
          <w:szCs w:val="24"/>
        </w:rPr>
        <w:t xml:space="preserve">goby </w:t>
      </w:r>
      <w:r w:rsidRPr="0013754E">
        <w:rPr>
          <w:rFonts w:ascii="Times New Roman" w:eastAsia="Times New Roman" w:hAnsi="Times New Roman" w:cs="Times New Roman"/>
          <w:sz w:val="24"/>
          <w:szCs w:val="24"/>
        </w:rPr>
        <w:t xml:space="preserve">population </w:t>
      </w:r>
      <w:r w:rsidR="00312CAE" w:rsidRPr="0013754E">
        <w:rPr>
          <w:rFonts w:ascii="Times New Roman" w:eastAsia="Times New Roman" w:hAnsi="Times New Roman" w:cs="Times New Roman"/>
          <w:sz w:val="24"/>
          <w:szCs w:val="24"/>
        </w:rPr>
        <w:t>had experienced</w:t>
      </w:r>
      <w:r w:rsidRPr="0013754E">
        <w:rPr>
          <w:rFonts w:ascii="Times New Roman" w:eastAsia="Times New Roman" w:hAnsi="Times New Roman" w:cs="Times New Roman"/>
          <w:sz w:val="24"/>
          <w:szCs w:val="24"/>
        </w:rPr>
        <w:t xml:space="preserve"> unexpected temporal genetic change </w:t>
      </w:r>
      <w:r w:rsidR="00560CDE" w:rsidRPr="0013754E">
        <w:rPr>
          <w:rFonts w:ascii="Times New Roman" w:eastAsia="Times New Roman" w:hAnsi="Times New Roman" w:cs="Times New Roman"/>
          <w:sz w:val="24"/>
          <w:szCs w:val="24"/>
        </w:rPr>
        <w:t xml:space="preserve">between 2006 and 2011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(Kinziger et al., 2015)</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r w:rsidR="00312CAE" w:rsidRPr="0013754E">
        <w:rPr>
          <w:rFonts w:ascii="Times New Roman" w:eastAsia="Times New Roman" w:hAnsi="Times New Roman" w:cs="Times New Roman"/>
          <w:sz w:val="24"/>
          <w:szCs w:val="24"/>
        </w:rPr>
        <w:t xml:space="preserve">We used the </w:t>
      </w:r>
      <w:r w:rsidRPr="0013754E">
        <w:rPr>
          <w:rFonts w:ascii="Times New Roman" w:eastAsia="Times New Roman" w:hAnsi="Times New Roman" w:cs="Times New Roman"/>
          <w:sz w:val="24"/>
          <w:szCs w:val="24"/>
        </w:rPr>
        <w:t xml:space="preserve">TGI </w:t>
      </w:r>
      <w:r w:rsidR="005A584F" w:rsidRPr="0013754E">
        <w:rPr>
          <w:rFonts w:ascii="Times New Roman" w:eastAsia="Times New Roman" w:hAnsi="Times New Roman" w:cs="Times New Roman"/>
          <w:sz w:val="24"/>
          <w:szCs w:val="24"/>
        </w:rPr>
        <w:t xml:space="preserve">method </w:t>
      </w:r>
      <w:r w:rsidRPr="0013754E">
        <w:rPr>
          <w:rFonts w:ascii="Times New Roman" w:eastAsia="Times New Roman" w:hAnsi="Times New Roman" w:cs="Times New Roman"/>
          <w:sz w:val="24"/>
          <w:szCs w:val="24"/>
        </w:rPr>
        <w:t xml:space="preserve">to </w:t>
      </w:r>
      <w:r w:rsidR="00312CAE" w:rsidRPr="0013754E">
        <w:rPr>
          <w:rFonts w:ascii="Times New Roman" w:eastAsia="Times New Roman" w:hAnsi="Times New Roman" w:cs="Times New Roman"/>
          <w:sz w:val="24"/>
          <w:szCs w:val="24"/>
        </w:rPr>
        <w:t>re-</w:t>
      </w:r>
      <w:r w:rsidR="00560CDE" w:rsidRPr="0013754E">
        <w:rPr>
          <w:rFonts w:ascii="Times New Roman" w:eastAsia="Times New Roman" w:hAnsi="Times New Roman" w:cs="Times New Roman"/>
          <w:sz w:val="24"/>
          <w:szCs w:val="24"/>
        </w:rPr>
        <w:t>analyze</w:t>
      </w:r>
      <w:r w:rsidRPr="0013754E">
        <w:rPr>
          <w:rFonts w:ascii="Times New Roman" w:eastAsia="Times New Roman" w:hAnsi="Times New Roman" w:cs="Times New Roman"/>
          <w:sz w:val="24"/>
          <w:szCs w:val="24"/>
        </w:rPr>
        <w:t xml:space="preserve"> </w:t>
      </w:r>
      <w:r w:rsidR="00F73A5E" w:rsidRPr="0013754E">
        <w:rPr>
          <w:rFonts w:ascii="Times New Roman" w:eastAsia="Times New Roman" w:hAnsi="Times New Roman" w:cs="Times New Roman"/>
          <w:sz w:val="24"/>
          <w:szCs w:val="24"/>
        </w:rPr>
        <w:t xml:space="preserve">these </w:t>
      </w:r>
      <w:r w:rsidRPr="0013754E">
        <w:rPr>
          <w:rFonts w:ascii="Times New Roman" w:eastAsia="Times New Roman" w:hAnsi="Times New Roman" w:cs="Times New Roman"/>
          <w:sz w:val="24"/>
          <w:szCs w:val="24"/>
        </w:rPr>
        <w:t>data</w:t>
      </w:r>
      <w:r w:rsidR="00F73A5E" w:rsidRPr="0013754E">
        <w:rPr>
          <w:rFonts w:ascii="Times New Roman" w:eastAsia="Times New Roman" w:hAnsi="Times New Roman" w:cs="Times New Roman"/>
          <w:sz w:val="24"/>
          <w:szCs w:val="24"/>
        </w:rPr>
        <w:t xml:space="preserve"> and determine if</w:t>
      </w:r>
      <w:r w:rsidRPr="0013754E">
        <w:rPr>
          <w:rFonts w:ascii="Times New Roman" w:eastAsia="Times New Roman" w:hAnsi="Times New Roman" w:cs="Times New Roman"/>
          <w:sz w:val="24"/>
          <w:szCs w:val="24"/>
        </w:rPr>
        <w:t xml:space="preserve"> significant temporal genetic change</w:t>
      </w:r>
      <w:r w:rsidR="002C4673"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w:t>
      </w:r>
      <w:r w:rsidR="00312CAE" w:rsidRPr="0013754E">
        <w:rPr>
          <w:rFonts w:ascii="Times New Roman" w:eastAsia="Times New Roman" w:hAnsi="Times New Roman" w:cs="Times New Roman"/>
          <w:sz w:val="24"/>
          <w:szCs w:val="24"/>
        </w:rPr>
        <w:t xml:space="preserve">had indeed </w:t>
      </w:r>
      <w:r w:rsidRPr="0013754E">
        <w:rPr>
          <w:rFonts w:ascii="Times New Roman" w:eastAsia="Times New Roman" w:hAnsi="Times New Roman" w:cs="Times New Roman"/>
          <w:sz w:val="24"/>
          <w:szCs w:val="24"/>
        </w:rPr>
        <w:t xml:space="preserve">occurred in any population </w:t>
      </w:r>
      <w:r w:rsidR="00312CAE" w:rsidRPr="0013754E">
        <w:rPr>
          <w:rFonts w:ascii="Times New Roman" w:eastAsia="Times New Roman" w:hAnsi="Times New Roman" w:cs="Times New Roman"/>
          <w:sz w:val="24"/>
          <w:szCs w:val="24"/>
        </w:rPr>
        <w:t xml:space="preserve">in </w:t>
      </w:r>
      <w:r w:rsidRPr="0013754E">
        <w:rPr>
          <w:rFonts w:ascii="Times New Roman" w:eastAsia="Times New Roman" w:hAnsi="Times New Roman" w:cs="Times New Roman"/>
          <w:sz w:val="24"/>
          <w:szCs w:val="24"/>
        </w:rPr>
        <w:t>this landscape.</w:t>
      </w:r>
    </w:p>
    <w:p w14:paraId="30D1E614" w14:textId="1E268048"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lastRenderedPageBreak/>
        <w:t xml:space="preserve">Using </w:t>
      </w:r>
      <w:r w:rsidR="00312CAE" w:rsidRPr="0013754E">
        <w:rPr>
          <w:rFonts w:ascii="Times New Roman" w:eastAsia="Times New Roman" w:hAnsi="Times New Roman" w:cs="Times New Roman"/>
          <w:sz w:val="24"/>
          <w:szCs w:val="24"/>
        </w:rPr>
        <w:t xml:space="preserve">our </w:t>
      </w:r>
      <w:r w:rsidRPr="0013754E">
        <w:rPr>
          <w:rFonts w:ascii="Times New Roman" w:eastAsia="Times New Roman" w:hAnsi="Times New Roman" w:cs="Times New Roman"/>
          <w:sz w:val="24"/>
          <w:szCs w:val="24"/>
        </w:rPr>
        <w:t>TGI</w:t>
      </w:r>
      <w:r w:rsidR="00312CAE" w:rsidRPr="0013754E">
        <w:rPr>
          <w:rFonts w:ascii="Times New Roman" w:eastAsia="Times New Roman" w:hAnsi="Times New Roman" w:cs="Times New Roman"/>
          <w:sz w:val="24"/>
          <w:szCs w:val="24"/>
        </w:rPr>
        <w:t xml:space="preserve"> measure</w:t>
      </w:r>
      <w:r w:rsidRPr="0013754E">
        <w:rPr>
          <w:rFonts w:ascii="Times New Roman" w:eastAsia="Times New Roman" w:hAnsi="Times New Roman" w:cs="Times New Roman"/>
          <w:sz w:val="24"/>
          <w:szCs w:val="24"/>
        </w:rPr>
        <w:t xml:space="preserve">, we found that the </w:t>
      </w:r>
      <w:r w:rsidR="007A704E" w:rsidRPr="0013754E">
        <w:rPr>
          <w:rFonts w:ascii="Times New Roman" w:eastAsia="Times New Roman" w:hAnsi="Times New Roman" w:cs="Times New Roman"/>
          <w:sz w:val="24"/>
          <w:szCs w:val="24"/>
        </w:rPr>
        <w:t xml:space="preserve">genetic structure of the </w:t>
      </w:r>
      <w:r w:rsidRPr="0013754E">
        <w:rPr>
          <w:rFonts w:ascii="Times New Roman" w:eastAsia="Times New Roman" w:hAnsi="Times New Roman" w:cs="Times New Roman"/>
          <w:sz w:val="24"/>
          <w:szCs w:val="24"/>
        </w:rPr>
        <w:t xml:space="preserve">Elk River population of Northern tidewater goby </w:t>
      </w:r>
      <w:r w:rsidRPr="0013754E">
        <w:rPr>
          <w:rFonts w:ascii="Times New Roman" w:eastAsia="Times New Roman" w:hAnsi="Times New Roman" w:cs="Times New Roman"/>
          <w:sz w:val="24"/>
          <w:szCs w:val="24"/>
        </w:rPr>
        <w:fldChar w:fldCharType="begin" w:fldLock="1"/>
      </w:r>
      <w:r w:rsidR="0062227C" w:rsidRPr="0013754E">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13754E">
        <w:rPr>
          <w:rFonts w:ascii="Times New Roman" w:eastAsia="Times New Roman" w:hAnsi="Times New Roman" w:cs="Times New Roman"/>
          <w:sz w:val="24"/>
          <w:szCs w:val="24"/>
        </w:rPr>
        <w:fldChar w:fldCharType="separate"/>
      </w:r>
      <w:r w:rsidR="0062227C" w:rsidRPr="0013754E">
        <w:rPr>
          <w:rFonts w:ascii="Times New Roman" w:eastAsia="Times New Roman" w:hAnsi="Times New Roman" w:cs="Times New Roman"/>
          <w:noProof/>
          <w:sz w:val="24"/>
          <w:szCs w:val="24"/>
        </w:rPr>
        <w:t>(Kinziger et al., 2015)</w:t>
      </w:r>
      <w:r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ha</w:t>
      </w:r>
      <w:r w:rsidR="005A584F" w:rsidRPr="0013754E">
        <w:rPr>
          <w:rFonts w:ascii="Times New Roman" w:eastAsia="Times New Roman" w:hAnsi="Times New Roman" w:cs="Times New Roman"/>
          <w:sz w:val="24"/>
          <w:szCs w:val="24"/>
        </w:rPr>
        <w:t>d</w:t>
      </w:r>
      <w:r w:rsidRPr="0013754E">
        <w:rPr>
          <w:rFonts w:ascii="Times New Roman" w:eastAsia="Times New Roman" w:hAnsi="Times New Roman" w:cs="Times New Roman"/>
          <w:sz w:val="24"/>
          <w:szCs w:val="24"/>
        </w:rPr>
        <w:t xml:space="preserve"> indeed changed significantly relative to the other populations </w:t>
      </w:r>
      <w:r w:rsidR="00787DDE" w:rsidRPr="0013754E">
        <w:rPr>
          <w:rFonts w:ascii="Times New Roman" w:eastAsia="Times New Roman" w:hAnsi="Times New Roman" w:cs="Times New Roman"/>
          <w:sz w:val="24"/>
          <w:szCs w:val="24"/>
        </w:rPr>
        <w:t>surveyed</w:t>
      </w:r>
      <w:r w:rsidRPr="0013754E">
        <w:rPr>
          <w:rFonts w:ascii="Times New Roman" w:eastAsia="Times New Roman" w:hAnsi="Times New Roman" w:cs="Times New Roman"/>
          <w:sz w:val="24"/>
          <w:szCs w:val="24"/>
        </w:rPr>
        <w:t xml:space="preserve"> in the study area (permutation p-value = 0.0005), even after using strict </w:t>
      </w:r>
      <w:r w:rsidR="00560CDE" w:rsidRPr="0013754E">
        <w:rPr>
          <w:rFonts w:ascii="Times New Roman" w:eastAsia="Times New Roman" w:hAnsi="Times New Roman" w:cs="Times New Roman"/>
          <w:sz w:val="24"/>
          <w:szCs w:val="24"/>
        </w:rPr>
        <w:t xml:space="preserve">p-value </w:t>
      </w:r>
      <w:r w:rsidRPr="0013754E">
        <w:rPr>
          <w:rFonts w:ascii="Times New Roman" w:eastAsia="Times New Roman" w:hAnsi="Times New Roman" w:cs="Times New Roman"/>
          <w:sz w:val="24"/>
          <w:szCs w:val="24"/>
        </w:rPr>
        <w:t xml:space="preserve">adjustments (Holm-Bonferroni adjusted permutation p-value = 0.004). </w:t>
      </w:r>
      <w:commentRangeStart w:id="10"/>
      <w:r w:rsidR="00560CDE" w:rsidRPr="0013754E">
        <w:rPr>
          <w:rFonts w:ascii="Times New Roman" w:eastAsia="Times New Roman" w:hAnsi="Times New Roman" w:cs="Times New Roman"/>
          <w:sz w:val="24"/>
          <w:szCs w:val="24"/>
        </w:rPr>
        <w:t xml:space="preserve">Our </w:t>
      </w:r>
      <w:r w:rsidRPr="0013754E">
        <w:rPr>
          <w:rFonts w:ascii="Times New Roman" w:eastAsia="Times New Roman" w:hAnsi="Times New Roman" w:cs="Times New Roman"/>
          <w:sz w:val="24"/>
          <w:szCs w:val="24"/>
        </w:rPr>
        <w:t xml:space="preserve">results </w:t>
      </w:r>
      <w:r w:rsidR="00560CDE" w:rsidRPr="0013754E">
        <w:rPr>
          <w:rFonts w:ascii="Times New Roman" w:eastAsia="Times New Roman" w:hAnsi="Times New Roman" w:cs="Times New Roman"/>
          <w:sz w:val="24"/>
          <w:szCs w:val="24"/>
        </w:rPr>
        <w:t>thus confirm</w:t>
      </w:r>
      <w:ins w:id="11" w:author="Pierre" w:date="2021-01-12T09:14:00Z">
        <w:r w:rsidR="002C4673" w:rsidRPr="0013754E">
          <w:rPr>
            <w:rFonts w:ascii="Times New Roman" w:eastAsia="Times New Roman" w:hAnsi="Times New Roman" w:cs="Times New Roman"/>
            <w:sz w:val="24"/>
            <w:szCs w:val="24"/>
          </w:rPr>
          <w:t>ed</w:t>
        </w:r>
      </w:ins>
      <w:r w:rsidR="00560CDE" w:rsidRPr="0013754E">
        <w:rPr>
          <w:rFonts w:ascii="Times New Roman" w:eastAsia="Times New Roman" w:hAnsi="Times New Roman" w:cs="Times New Roman"/>
          <w:sz w:val="24"/>
          <w:szCs w:val="24"/>
        </w:rPr>
        <w:t xml:space="preserve"> the purely descriptive results of the previous study, that there was a </w:t>
      </w:r>
      <w:r w:rsidRPr="0013754E">
        <w:rPr>
          <w:rFonts w:ascii="Times New Roman" w:eastAsia="Times New Roman" w:hAnsi="Times New Roman" w:cs="Times New Roman"/>
          <w:sz w:val="24"/>
          <w:szCs w:val="24"/>
        </w:rPr>
        <w:t xml:space="preserve">loss of genetic diversity in </w:t>
      </w:r>
      <w:r w:rsidR="00560CDE" w:rsidRPr="0013754E">
        <w:rPr>
          <w:rFonts w:ascii="Times New Roman" w:eastAsia="Times New Roman" w:hAnsi="Times New Roman" w:cs="Times New Roman"/>
          <w:sz w:val="24"/>
          <w:szCs w:val="24"/>
        </w:rPr>
        <w:t xml:space="preserve">the Elk River </w:t>
      </w:r>
      <w:r w:rsidRPr="0013754E">
        <w:rPr>
          <w:rFonts w:ascii="Times New Roman" w:eastAsia="Times New Roman" w:hAnsi="Times New Roman" w:cs="Times New Roman"/>
          <w:sz w:val="24"/>
          <w:szCs w:val="24"/>
        </w:rPr>
        <w:t>population</w:t>
      </w:r>
      <w:commentRangeEnd w:id="10"/>
      <w:r w:rsidR="0044507D" w:rsidRPr="0013754E">
        <w:rPr>
          <w:rStyle w:val="CommentReference"/>
        </w:rPr>
        <w:commentReference w:id="10"/>
      </w:r>
      <w:r w:rsidRPr="0013754E">
        <w:rPr>
          <w:rFonts w:ascii="Times New Roman" w:eastAsia="Times New Roman" w:hAnsi="Times New Roman" w:cs="Times New Roman"/>
          <w:sz w:val="24"/>
          <w:szCs w:val="24"/>
        </w:rPr>
        <w:t xml:space="preserve">, </w:t>
      </w:r>
      <w:r w:rsidR="001510FF" w:rsidRPr="0013754E">
        <w:rPr>
          <w:rFonts w:ascii="Times New Roman" w:eastAsia="Times New Roman" w:hAnsi="Times New Roman" w:cs="Times New Roman"/>
          <w:sz w:val="24"/>
          <w:szCs w:val="24"/>
        </w:rPr>
        <w:t>as shown here through a</w:t>
      </w:r>
      <w:r w:rsidR="00560CDE" w:rsidRPr="0013754E">
        <w:rPr>
          <w:rFonts w:ascii="Times New Roman" w:eastAsia="Times New Roman" w:hAnsi="Times New Roman" w:cs="Times New Roman"/>
          <w:sz w:val="24"/>
          <w:szCs w:val="24"/>
        </w:rPr>
        <w:t xml:space="preserve"> robust statistical framework.</w:t>
      </w:r>
      <w:r w:rsidR="006D6F9A" w:rsidRPr="0013754E">
        <w:rPr>
          <w:rFonts w:ascii="Times New Roman" w:eastAsia="Times New Roman" w:hAnsi="Times New Roman" w:cs="Times New Roman"/>
          <w:sz w:val="24"/>
          <w:szCs w:val="24"/>
        </w:rPr>
        <w:t xml:space="preserve"> </w:t>
      </w:r>
      <w:commentRangeStart w:id="12"/>
      <w:r w:rsidR="006D6F9A" w:rsidRPr="0013754E">
        <w:rPr>
          <w:rFonts w:ascii="Times New Roman" w:eastAsia="Times New Roman" w:hAnsi="Times New Roman" w:cs="Times New Roman"/>
          <w:sz w:val="24"/>
          <w:szCs w:val="24"/>
        </w:rPr>
        <w:t>SUPP MAT MAP OF TBI</w:t>
      </w:r>
      <w:commentRangeEnd w:id="12"/>
      <w:r w:rsidR="00E179EB" w:rsidRPr="0013754E">
        <w:rPr>
          <w:rStyle w:val="CommentReference"/>
        </w:rPr>
        <w:commentReference w:id="12"/>
      </w:r>
      <w:commentRangeStart w:id="13"/>
      <w:r w:rsidR="006D6F9A" w:rsidRPr="0013754E">
        <w:rPr>
          <w:rFonts w:ascii="Times New Roman" w:eastAsia="Times New Roman" w:hAnsi="Times New Roman" w:cs="Times New Roman"/>
          <w:sz w:val="24"/>
          <w:szCs w:val="24"/>
        </w:rPr>
        <w:t>.</w:t>
      </w:r>
      <w:ins w:id="14" w:author="Pierre" w:date="2021-01-10T12:11:00Z">
        <w:r w:rsidR="0044507D" w:rsidRPr="0013754E">
          <w:rPr>
            <w:rFonts w:ascii="Times New Roman" w:eastAsia="Times New Roman" w:hAnsi="Times New Roman" w:cs="Times New Roman"/>
            <w:sz w:val="24"/>
            <w:szCs w:val="24"/>
          </w:rPr>
          <w:t xml:space="preserve"> </w:t>
        </w:r>
        <w:commentRangeEnd w:id="13"/>
        <w:r w:rsidR="0044507D" w:rsidRPr="0013754E">
          <w:rPr>
            <w:rStyle w:val="CommentReference"/>
          </w:rPr>
          <w:commentReference w:id="13"/>
        </w:r>
      </w:ins>
    </w:p>
    <w:p w14:paraId="2B93B74C" w14:textId="4B59E167" w:rsidR="00760250" w:rsidRPr="0013754E" w:rsidRDefault="00760250" w:rsidP="00901297">
      <w:pPr>
        <w:pStyle w:val="Heading1"/>
        <w:spacing w:after="240" w:line="360" w:lineRule="auto"/>
      </w:pPr>
      <w:r w:rsidRPr="0013754E">
        <w:t>DISCUSSION</w:t>
      </w:r>
    </w:p>
    <w:p w14:paraId="52290116" w14:textId="0BC39373" w:rsidR="00F73A5E" w:rsidRPr="0013754E" w:rsidRDefault="00F73A5E" w:rsidP="00901297">
      <w:pPr>
        <w:spacing w:line="360" w:lineRule="auto"/>
      </w:pPr>
      <w:r w:rsidRPr="0013754E">
        <w:rPr>
          <w:rFonts w:ascii="Times New Roman" w:eastAsia="Times New Roman" w:hAnsi="Times New Roman" w:cs="Times New Roman"/>
          <w:sz w:val="24"/>
          <w:szCs w:val="24"/>
        </w:rPr>
        <w:t xml:space="preserve">In this study, we specifically investigated how dispersal, the spatial extent of a demographic event, and the timing of sampling affected our ability to identify populations that have experienced significant changes in genetic diversity. </w:t>
      </w:r>
      <w:r w:rsidR="00B25806" w:rsidRPr="0013754E">
        <w:rPr>
          <w:rFonts w:ascii="Times New Roman" w:eastAsia="Times New Roman" w:hAnsi="Times New Roman" w:cs="Times New Roman"/>
          <w:sz w:val="24"/>
          <w:szCs w:val="24"/>
        </w:rPr>
        <w:t xml:space="preserve">We chose those factors because they are relevant in many conservation studies. Indeed, dispersal is a key element in understanding population connectivity </w:t>
      </w:r>
      <w:r w:rsidR="00B25806" w:rsidRPr="0013754E">
        <w:rPr>
          <w:rFonts w:ascii="Times New Roman" w:eastAsia="Times New Roman" w:hAnsi="Times New Roman" w:cs="Times New Roman"/>
          <w:sz w:val="24"/>
          <w:szCs w:val="24"/>
        </w:rPr>
        <w:fldChar w:fldCharType="begin" w:fldLock="1"/>
      </w:r>
      <w:r w:rsidR="002045D9" w:rsidRPr="0013754E">
        <w:rPr>
          <w:rFonts w:ascii="Times New Roman" w:eastAsia="Times New Roman" w:hAnsi="Times New Roman" w:cs="Times New Roman"/>
          <w:sz w:val="24"/>
          <w:szCs w:val="24"/>
        </w:rPr>
        <w:instrText>ADDIN CSL_CITATION {"citationItems":[{"id":"ITEM-1","itemData":{"DOI":"10.1007/s10980-012-9819-z","ISBN":"0921-2973","ISSN":"09212973","abstract":"Connectivity is a vital component of metapopulation and landscape ecology, influencing fundamental processes such as population dynamics, evolution, and community responses to climate change. Here, we review ongoing developments in connectivity science, providing perspectives on recent advances in identifying, quantifying, modelling and analysing connectivity, and highlight new applications for conservation. We also address ongoing challenges for connectivity research, explore opportunities for addressing them and highlight potential linkages with other fields of research. Continued development of connectivity science will provide insights into key aspects of ecology and the evolution of species, and will also contribute significantly towards achieving more effective conservation outcomes.","author":[{"dropping-particle":"","family":"Kool","given":"Johnathan T.","non-dropping-particle":"","parse-names":false,"suffix":""},{"dropping-particle":"","family":"Moilanen","given":"Atte","non-dropping-particle":"","parse-names":false,"suffix":""},{"dropping-particle":"","family":"Treml","given":"Eric A.","non-dropping-particle":"","parse-names":false,"suffix":""}],"container-title":"Landscape Ecology","id":"ITEM-1","issue":"2","issued":{"date-parts":[["2013"]]},"page":"165-185","title":"Population connectivity: Recent advances and new perspectives","type":"article-journal","volume":"28"},"uris":["http://www.mendeley.com/documents/?uuid=d8b595cc-e1c8-4ee4-8996-c355f6807d4d"]},{"id":"ITEM-2","itemData":{"DOI":"10.1554/05-321.1","ISBN":"1558-5646","ISSN":"0014-3820","PMID":"17017056","abstract":"Despite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 The emerging study of how landscape features affect mi-croevolutionary processes (landscape genetics; Manel et al. 2003) will require tools that explicitly incorporate landscape heterogeneity into analyses of gene flow and genetic differ-entiation. Landscape characteristics may modify gene flow between pairs of subpopulations directly by affecting dis-persal rates among them or indirectly by affecting the spatial arrangement of and dispersal rates among intervening sub-populations. Yet, few models are capable of integrating land-scape data into predictions of population structure. For example, models of isolation by distance (Wright 1943) are among the most widely applied tools in studies of genetic differentiation in natural populations. These models have provided powerful means to explain population struc-ture (e.g., Rousset 1997, 2000; Sumner et al. 2001; Rueness et al. 2003), investigate departures from migration-drift equi-librium (Slatkin 1993; Hutchison and Templeton 1999), and ad…","author":[{"dropping-particle":"","family":"McRae","given":"Brad H.","non-dropping-particle":"","parse-names":false,"suffix":""}],"container-title":"Evolution","id":"ITEM-2","issue":"8","issued":{"date-parts":[["2006"]]},"page":"1551-1561","title":"Isolation By Resistance","type":"article-journal","volume":"60"},"uris":["http://www.mendeley.com/documents/?uuid=cffa510b-abdc-441e-a70a-beacd7bbcb01"]}],"mendeley":{"formattedCitation":"(Kool, Moilanen, &amp; Treml, 2013; McRae, 2006)","plainTextFormattedCitation":"(Kool, Moilanen, &amp; Treml, 2013; McRae, 2006)","previouslyFormattedCitation":"(Kool, Moilanen, &amp; Treml, 2013; McRae, 2006)"},"properties":{"noteIndex":0},"schema":"https://github.com/citation-style-language/schema/raw/master/csl-citation.json"}</w:instrText>
      </w:r>
      <w:r w:rsidR="00B25806" w:rsidRPr="0013754E">
        <w:rPr>
          <w:rFonts w:ascii="Times New Roman" w:eastAsia="Times New Roman" w:hAnsi="Times New Roman" w:cs="Times New Roman"/>
          <w:sz w:val="24"/>
          <w:szCs w:val="24"/>
        </w:rPr>
        <w:fldChar w:fldCharType="separate"/>
      </w:r>
      <w:r w:rsidR="00B25806" w:rsidRPr="0013754E">
        <w:rPr>
          <w:rFonts w:ascii="Times New Roman" w:eastAsia="Times New Roman" w:hAnsi="Times New Roman" w:cs="Times New Roman"/>
          <w:noProof/>
          <w:sz w:val="24"/>
          <w:szCs w:val="24"/>
        </w:rPr>
        <w:t>(Kool, Moilanen, &amp; Treml, 2013; McRae, 2006)</w:t>
      </w:r>
      <w:r w:rsidR="00B25806" w:rsidRPr="0013754E">
        <w:rPr>
          <w:rFonts w:ascii="Times New Roman" w:eastAsia="Times New Roman" w:hAnsi="Times New Roman" w:cs="Times New Roman"/>
          <w:sz w:val="24"/>
          <w:szCs w:val="24"/>
        </w:rPr>
        <w:fldChar w:fldCharType="end"/>
      </w:r>
      <w:r w:rsidR="002045D9" w:rsidRPr="0013754E">
        <w:rPr>
          <w:rFonts w:ascii="Times New Roman" w:eastAsia="Times New Roman" w:hAnsi="Times New Roman" w:cs="Times New Roman"/>
          <w:sz w:val="24"/>
          <w:szCs w:val="24"/>
        </w:rPr>
        <w:t xml:space="preserve"> and can be approximated through increasingly accurate and diverse ways </w:t>
      </w:r>
      <w:r w:rsidR="002045D9" w:rsidRPr="0013754E">
        <w:rPr>
          <w:rFonts w:ascii="Times New Roman" w:eastAsia="Times New Roman" w:hAnsi="Times New Roman" w:cs="Times New Roman"/>
          <w:sz w:val="24"/>
          <w:szCs w:val="24"/>
        </w:rPr>
        <w:fldChar w:fldCharType="begin" w:fldLock="1"/>
      </w:r>
      <w:r w:rsidR="008F7BD1" w:rsidRPr="0013754E">
        <w:rPr>
          <w:rFonts w:ascii="Times New Roman" w:eastAsia="Times New Roman" w:hAnsi="Times New Roman" w:cs="Times New Roman"/>
          <w:sz w:val="24"/>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instrText>
      </w:r>
      <w:r w:rsidR="002045D9" w:rsidRPr="0013754E">
        <w:rPr>
          <w:rFonts w:ascii="Times New Roman" w:eastAsia="Times New Roman" w:hAnsi="Times New Roman" w:cs="Times New Roman"/>
          <w:sz w:val="24"/>
          <w:szCs w:val="24"/>
        </w:rPr>
        <w:fldChar w:fldCharType="separate"/>
      </w:r>
      <w:r w:rsidR="002045D9" w:rsidRPr="0013754E">
        <w:rPr>
          <w:rFonts w:ascii="Times New Roman" w:eastAsia="Times New Roman" w:hAnsi="Times New Roman" w:cs="Times New Roman"/>
          <w:noProof/>
          <w:sz w:val="24"/>
          <w:szCs w:val="24"/>
        </w:rPr>
        <w:t>(Cayuela et al., 2018)</w:t>
      </w:r>
      <w:r w:rsidR="002045D9" w:rsidRPr="0013754E">
        <w:rPr>
          <w:rFonts w:ascii="Times New Roman" w:eastAsia="Times New Roman" w:hAnsi="Times New Roman" w:cs="Times New Roman"/>
          <w:sz w:val="24"/>
          <w:szCs w:val="24"/>
        </w:rPr>
        <w:fldChar w:fldCharType="end"/>
      </w:r>
      <w:r w:rsidR="002045D9" w:rsidRPr="0013754E">
        <w:rPr>
          <w:rFonts w:ascii="Times New Roman" w:eastAsia="Times New Roman" w:hAnsi="Times New Roman" w:cs="Times New Roman"/>
          <w:sz w:val="24"/>
          <w:szCs w:val="24"/>
        </w:rPr>
        <w:t>.</w:t>
      </w:r>
      <w:r w:rsidR="00B25806" w:rsidRPr="0013754E">
        <w:rPr>
          <w:rFonts w:ascii="Times New Roman" w:eastAsia="Times New Roman" w:hAnsi="Times New Roman" w:cs="Times New Roman"/>
          <w:sz w:val="24"/>
          <w:szCs w:val="24"/>
        </w:rPr>
        <w:t xml:space="preserve"> </w:t>
      </w:r>
      <w:r w:rsidR="008F7BD1" w:rsidRPr="0013754E">
        <w:rPr>
          <w:rFonts w:ascii="Times New Roman" w:eastAsia="Times New Roman" w:hAnsi="Times New Roman" w:cs="Times New Roman"/>
          <w:sz w:val="24"/>
          <w:szCs w:val="24"/>
        </w:rPr>
        <w:t>As for the spatial extent of the demographic event,</w:t>
      </w:r>
      <w:r w:rsidR="0044744A" w:rsidRPr="0013754E">
        <w:rPr>
          <w:rFonts w:ascii="Times New Roman" w:eastAsia="Times New Roman" w:hAnsi="Times New Roman" w:cs="Times New Roman"/>
          <w:sz w:val="24"/>
          <w:szCs w:val="24"/>
        </w:rPr>
        <w:t xml:space="preserve"> recent studies have advocated and paved the way for a</w:t>
      </w:r>
      <w:r w:rsidR="005965CD" w:rsidRPr="0013754E">
        <w:rPr>
          <w:rFonts w:ascii="Times New Roman" w:eastAsia="Times New Roman" w:hAnsi="Times New Roman" w:cs="Times New Roman"/>
          <w:sz w:val="24"/>
          <w:szCs w:val="24"/>
        </w:rPr>
        <w:t xml:space="preserve"> more</w:t>
      </w:r>
      <w:r w:rsidR="0044744A" w:rsidRPr="0013754E">
        <w:rPr>
          <w:rFonts w:ascii="Times New Roman" w:eastAsia="Times New Roman" w:hAnsi="Times New Roman" w:cs="Times New Roman"/>
          <w:sz w:val="24"/>
          <w:szCs w:val="24"/>
        </w:rPr>
        <w:t xml:space="preserve"> comprehensive integration of space</w:t>
      </w:r>
      <w:r w:rsidR="008F7BD1" w:rsidRPr="0013754E">
        <w:rPr>
          <w:rFonts w:ascii="Times New Roman" w:eastAsia="Times New Roman" w:hAnsi="Times New Roman" w:cs="Times New Roman"/>
          <w:sz w:val="24"/>
          <w:szCs w:val="24"/>
        </w:rPr>
        <w:t xml:space="preserve"> </w:t>
      </w:r>
      <w:r w:rsidR="00291001" w:rsidRPr="0013754E">
        <w:rPr>
          <w:rFonts w:ascii="Times New Roman" w:eastAsia="Times New Roman" w:hAnsi="Times New Roman" w:cs="Times New Roman"/>
          <w:sz w:val="24"/>
          <w:szCs w:val="24"/>
        </w:rPr>
        <w:t xml:space="preserve">in evolutionary ecology research </w:t>
      </w:r>
      <w:r w:rsidR="008F7BD1"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{"citationItems":[{"id":"ITEM-1","itemData":{"DOI":"10.1534/genetics.120.303143","ISBN":"0000000299","ISSN":"19432631","PMID":"32209569","abstract":"Real geography is continuous, but standard models in population genetics are based on discrete, well-mixed populations. As a result, many methods of analyzing genetic data assume that samples are a random draw from a well-mixed population, but are applied to clustered samples from populations that are structured clinally over space. Here, we use simulations of populations living in continuous geography to study the impacts of dispersal and sampling strategy on population genetic summary statistics, demographic inference, and genome-wide association studies (GWAS). We find that most common summary statistics have distributions that differ substantially from those seen in well-mixed populations, especially when Wright's neighborhood size is, 100 and sampling is spatially clustered. “Stepping-stone” models reproduce some of these effects, but discretizing the landscape introduces artifacts that in some cases are exacerbated at higher resolutions. The combination of low dispersal and clustered sampling causes demographic inference from the site frequency spectrum to infer more turbulent demographic histories, but averaged results across multiple simulations revealed surprisingly little systematic bias. We also show that the combination of spatially autocorrelated environments and limited dispersal causes GWAS to identify spurious signals of genetic association with purely environmentally determined phenotypes, and that this bias is only partially corrected by regressing out principal components of ancestry. Last, we discuss the relevance of our simulation results for inference from genetic variation in real organisms.","author":[{"dropping-particle":"","family":"Battey","given":"C. J.","non-dropping-particle":"","parse-names":false,"suffix":""},{"dropping-particle":"","family":"Ralph","given":"Peter L.","non-dropping-particle":"","parse-names":false,"suffix":""},{"dropping-particle":"","family":"Kern","given":"Andrew D.","non-dropping-particle":"","parse-names":false,"suffix":""}],"container-title":"Genetics","id":"ITEM-1","issue":"1","issued":{"date-parts":[["2020"]]},"page":"193-214","title":"Space is the place: Effects of continuous spatial structure on analysis of population genetic data","type":"article-journal","volume":"215"},"uris":["http://www.mendeley.com/documents/?uuid=3498cb82-e066-4ce3-9b28-618ce1db1cc5"]},{"id":"ITEM-2","itemData":{"DOI":"10.1146/annurev-ecolsys-110316-022659","ISSN":"1543-592X","abstract":"Many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Time","type":"article-journal","volume":"50"},"uris":["http://www.mendeley.com/documents/?uuid=65d3338f-9ffd-4322-93a5-658fce60d3e7"]},{"id":"ITEM-3","itemData":{"DOI":"10.1111/ecog.01579","ISSN":"16000587","abstract":"Over the last two decades spatial point pattern analysis (SPPA) has become increasingly popular in ecological research. To direct future work in this area we review studies using SPPA techniques in ecology and related disciplines. We first summarize the key elements of SPPA in ecology (i.e., data types, summary statistics and their estimation, null models, comparison of data and models, and consideration of heterogeneity); second, we review how ecologists have used these key elements; and finally, we identify practical difficulties that are still commonly encountered and point to new methods that allow current key questions in ecology to be effectively addressed. Our review of 308 articles published over the period 1992-2012 reveals that a standard canon of SPPA techniques in ecology has been largely identified and that most of the earlier technical issues that occupied ecologists, such as edge correction, have been solved. However, the majority of studies underused the methodological potential offered by modern SPPA. More advanced techniques of SPPA offer the potential to address a variety of highly relevant ecological questions. For example, inhomogeneous summary statistics can quantify the impact of heterogeneous environments, mark correlation function can include trait and phylogenetic information in the analysis of multivariate spatial patterns, and more refined point process models can be used to realistically characterize the structure of a wide range of patterns. Additionally, recent advances in fitting spatially-explicit simulation models of community dynamics to point pattern summary statistics hold the promise for solving the longstanding problem of linking pattern to process. All these newer developments allow ecologists to keep up with the increasing availability of spatial data sets provided by newer technologies, which allow point patterns and environmental variables to be mapped over large spatial extents at increasingly higher image resolutions.","author":[{"dropping-particle":"","family":"Velázquez","given":"Eduardo","non-dropping-particle":"","parse-names":false,"suffix":""},{"dropping-particle":"","family":"Martínez","given":"Isabel","non-dropping-particle":"","parse-names":false,"suffix":""},{"dropping-particle":"","family":"Getzin","given":"Stephan","non-dropping-particle":"","parse-names":false,"suffix":""},{"dropping-particle":"","family":"Moloney","given":"Kirk A.","non-dropping-particle":"","parse-names":false,"suffix":""},{"dropping-particle":"","family":"Wiegand","given":"Thorsten","non-dropping-particle":"","parse-names":false,"suffix":""}],"container-title":"Ecography","id":"ITEM-3","issue":"11","issued":{"date-parts":[["2016"]]},"page":"1042-1055","title":"An evaluation of the state of spatial point pattern analysis in ecology","type":"article-journal","volume":"39"},"uris":["http://www.mendeley.com/documents/?uuid=d8213886-7641-4e7c-ae3c-da1c47936d2b"]}],"mendeley":{"formattedCitation":"(Battey, Ralph, &amp; Kern, 2020; Bradburd &amp; Ralph, 2019; Velázquez, Martínez, Getzin, Moloney, &amp; Wiegand, 2016)","plainTextFormattedCitation":"(Battey, Ralph, &amp; Kern, 2020; Bradburd &amp; Ralph, 2019; Velázquez, Martínez, Getzin, Moloney, &amp; Wiegand, 2016)","previouslyFormattedCitation":"(Battey, Ralph, &amp; Kern, 2020; Bradburd &amp; Ralph, 2019; Velázquez, Martínez, Getzin, Moloney, &amp; Wiegand, 2016)"},"properties":{"noteIndex":0},"schema":"https://github.com/citation-style-language/schema/raw/master/csl-citation.json"}</w:instrText>
      </w:r>
      <w:r w:rsidR="008F7BD1" w:rsidRPr="0013754E">
        <w:rPr>
          <w:rFonts w:ascii="Times New Roman" w:eastAsia="Times New Roman" w:hAnsi="Times New Roman" w:cs="Times New Roman"/>
          <w:sz w:val="24"/>
          <w:szCs w:val="24"/>
        </w:rPr>
        <w:fldChar w:fldCharType="separate"/>
      </w:r>
      <w:r w:rsidR="0044744A" w:rsidRPr="0013754E">
        <w:rPr>
          <w:rFonts w:ascii="Times New Roman" w:eastAsia="Times New Roman" w:hAnsi="Times New Roman" w:cs="Times New Roman"/>
          <w:noProof/>
          <w:sz w:val="24"/>
          <w:szCs w:val="24"/>
        </w:rPr>
        <w:t>(Battey, Ralph, &amp; Kern, 2020; Bradburd &amp; Ralph, 2019; Velázquez, Martínez, Getzin, Moloney, &amp; Wiegand, 2016)</w:t>
      </w:r>
      <w:r w:rsidR="008F7BD1" w:rsidRPr="0013754E">
        <w:rPr>
          <w:rFonts w:ascii="Times New Roman" w:eastAsia="Times New Roman" w:hAnsi="Times New Roman" w:cs="Times New Roman"/>
          <w:sz w:val="24"/>
          <w:szCs w:val="24"/>
        </w:rPr>
        <w:fldChar w:fldCharType="end"/>
      </w:r>
      <w:r w:rsidR="00E93DB6" w:rsidRPr="0013754E">
        <w:rPr>
          <w:rFonts w:ascii="Times New Roman" w:eastAsia="Times New Roman" w:hAnsi="Times New Roman" w:cs="Times New Roman"/>
          <w:sz w:val="24"/>
          <w:szCs w:val="24"/>
        </w:rPr>
        <w:t>.</w:t>
      </w:r>
    </w:p>
    <w:p w14:paraId="5957EDBA" w14:textId="4DDE3E8B" w:rsidR="00760250" w:rsidRPr="0013754E" w:rsidRDefault="006C61A0" w:rsidP="00901297">
      <w:pPr>
        <w:pStyle w:val="Heading2"/>
        <w:spacing w:after="240" w:line="360" w:lineRule="auto"/>
        <w:rPr>
          <w:lang w:val="en-US"/>
        </w:rPr>
      </w:pPr>
      <w:r w:rsidRPr="0013754E">
        <w:rPr>
          <w:lang w:val="en-US"/>
        </w:rPr>
        <w:t>TGI: a</w:t>
      </w:r>
      <w:r w:rsidR="00760250" w:rsidRPr="0013754E">
        <w:rPr>
          <w:lang w:val="en-US"/>
        </w:rPr>
        <w:t xml:space="preserve"> new and useful framework</w:t>
      </w:r>
    </w:p>
    <w:p w14:paraId="1D47CD2B" w14:textId="66E650E9"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TGI fills a gap: it provides a </w:t>
      </w:r>
      <w:r w:rsidR="007A704E" w:rsidRPr="0013754E">
        <w:rPr>
          <w:rFonts w:ascii="Times New Roman" w:eastAsia="Times New Roman" w:hAnsi="Times New Roman" w:cs="Times New Roman"/>
          <w:sz w:val="24"/>
          <w:szCs w:val="24"/>
        </w:rPr>
        <w:t>framework for</w:t>
      </w:r>
      <w:r w:rsidRPr="0013754E">
        <w:rPr>
          <w:rFonts w:ascii="Times New Roman" w:eastAsia="Times New Roman" w:hAnsi="Times New Roman" w:cs="Times New Roman"/>
          <w:sz w:val="24"/>
          <w:szCs w:val="24"/>
        </w:rPr>
        <w:t xml:space="preserve"> </w:t>
      </w:r>
      <w:r w:rsidR="007A704E" w:rsidRPr="0013754E">
        <w:rPr>
          <w:rFonts w:ascii="Times New Roman" w:eastAsia="Times New Roman" w:hAnsi="Times New Roman" w:cs="Times New Roman"/>
          <w:sz w:val="24"/>
          <w:szCs w:val="24"/>
        </w:rPr>
        <w:t xml:space="preserve">comparing </w:t>
      </w:r>
      <w:r w:rsidRPr="0013754E">
        <w:rPr>
          <w:rFonts w:ascii="Times New Roman" w:eastAsia="Times New Roman" w:hAnsi="Times New Roman" w:cs="Times New Roman"/>
          <w:sz w:val="24"/>
          <w:szCs w:val="24"/>
        </w:rPr>
        <w:t xml:space="preserve">temporally-repeated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s and test</w:t>
      </w:r>
      <w:r w:rsidR="007A704E" w:rsidRPr="0013754E">
        <w:rPr>
          <w:rFonts w:ascii="Times New Roman" w:eastAsia="Times New Roman" w:hAnsi="Times New Roman" w:cs="Times New Roman"/>
          <w:sz w:val="24"/>
          <w:szCs w:val="24"/>
        </w:rPr>
        <w:t>ing</w:t>
      </w:r>
      <w:r w:rsidRPr="0013754E">
        <w:rPr>
          <w:rFonts w:ascii="Times New Roman" w:eastAsia="Times New Roman" w:hAnsi="Times New Roman" w:cs="Times New Roman"/>
          <w:sz w:val="24"/>
          <w:szCs w:val="24"/>
        </w:rPr>
        <w:t xml:space="preserve"> whether a</w:t>
      </w:r>
      <w:r w:rsidR="007A704E" w:rsidRPr="0013754E">
        <w:rPr>
          <w:rFonts w:ascii="Times New Roman" w:eastAsia="Times New Roman" w:hAnsi="Times New Roman" w:cs="Times New Roman"/>
          <w:sz w:val="24"/>
          <w:szCs w:val="24"/>
        </w:rPr>
        <w:t>n observed</w:t>
      </w:r>
      <w:r w:rsidRPr="0013754E">
        <w:rPr>
          <w:rFonts w:ascii="Times New Roman" w:eastAsia="Times New Roman" w:hAnsi="Times New Roman" w:cs="Times New Roman"/>
          <w:sz w:val="24"/>
          <w:szCs w:val="24"/>
        </w:rPr>
        <w:t xml:space="preserve"> change in genetic diversity is </w:t>
      </w:r>
      <w:r w:rsidR="007A704E" w:rsidRPr="0013754E">
        <w:rPr>
          <w:rFonts w:ascii="Times New Roman" w:eastAsia="Times New Roman" w:hAnsi="Times New Roman" w:cs="Times New Roman"/>
          <w:sz w:val="24"/>
          <w:szCs w:val="24"/>
        </w:rPr>
        <w:t xml:space="preserve">significant </w:t>
      </w:r>
      <w:r w:rsidRPr="0013754E">
        <w:rPr>
          <w:rFonts w:ascii="Times New Roman" w:eastAsia="Times New Roman" w:hAnsi="Times New Roman" w:cs="Times New Roman"/>
          <w:sz w:val="24"/>
          <w:szCs w:val="24"/>
        </w:rPr>
        <w:t xml:space="preserve">relative to the ubiquitous </w:t>
      </w:r>
      <w:r w:rsidR="007A704E" w:rsidRPr="0013754E">
        <w:rPr>
          <w:rFonts w:ascii="Times New Roman" w:eastAsia="Times New Roman" w:hAnsi="Times New Roman" w:cs="Times New Roman"/>
          <w:sz w:val="24"/>
          <w:szCs w:val="24"/>
        </w:rPr>
        <w:t xml:space="preserve">and </w:t>
      </w:r>
      <w:r w:rsidRPr="0013754E">
        <w:rPr>
          <w:rFonts w:ascii="Times New Roman" w:eastAsia="Times New Roman" w:hAnsi="Times New Roman" w:cs="Times New Roman"/>
          <w:sz w:val="24"/>
          <w:szCs w:val="24"/>
        </w:rPr>
        <w:t>landscape-wide change</w:t>
      </w:r>
      <w:r w:rsidR="007A704E"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associated with genetic drift</w:t>
      </w:r>
      <w:r w:rsidR="007A704E"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960101" w:rsidRPr="0013754E">
        <w:rPr>
          <w:rFonts w:ascii="Times New Roman" w:eastAsia="Times New Roman" w:hAnsi="Times New Roman" w:cs="Times New Roman"/>
          <w:sz w:val="24"/>
          <w:szCs w:val="24"/>
        </w:rPr>
        <w:t xml:space="preserve">Our </w:t>
      </w:r>
      <w:r w:rsidRPr="0013754E">
        <w:rPr>
          <w:rFonts w:ascii="Times New Roman" w:eastAsia="Times New Roman" w:hAnsi="Times New Roman" w:cs="Times New Roman"/>
          <w:sz w:val="24"/>
          <w:szCs w:val="24"/>
        </w:rPr>
        <w:t>succe</w:t>
      </w:r>
      <w:r w:rsidR="00960101" w:rsidRPr="0013754E">
        <w:rPr>
          <w:rFonts w:ascii="Times New Roman" w:eastAsia="Times New Roman" w:hAnsi="Times New Roman" w:cs="Times New Roman"/>
          <w:sz w:val="24"/>
          <w:szCs w:val="24"/>
        </w:rPr>
        <w:t xml:space="preserve">ssful </w:t>
      </w:r>
      <w:r w:rsidR="00B25E2C" w:rsidRPr="0013754E">
        <w:rPr>
          <w:rFonts w:ascii="Times New Roman" w:eastAsia="Times New Roman" w:hAnsi="Times New Roman" w:cs="Times New Roman"/>
          <w:sz w:val="24"/>
          <w:szCs w:val="24"/>
        </w:rPr>
        <w:t xml:space="preserve">application of </w:t>
      </w:r>
      <w:r w:rsidRPr="0013754E">
        <w:rPr>
          <w:rFonts w:ascii="Times New Roman" w:eastAsia="Times New Roman" w:hAnsi="Times New Roman" w:cs="Times New Roman"/>
          <w:sz w:val="24"/>
          <w:szCs w:val="24"/>
        </w:rPr>
        <w:t xml:space="preserve">TBI to </w:t>
      </w:r>
      <w:r w:rsidR="00960101" w:rsidRPr="0013754E">
        <w:rPr>
          <w:rFonts w:ascii="Times New Roman" w:eastAsia="Times New Roman" w:hAnsi="Times New Roman" w:cs="Times New Roman"/>
          <w:sz w:val="24"/>
          <w:szCs w:val="24"/>
        </w:rPr>
        <w:t>genetic data</w:t>
      </w:r>
      <w:r w:rsidR="00B25E2C" w:rsidRPr="0013754E">
        <w:rPr>
          <w:rFonts w:ascii="Times New Roman" w:eastAsia="Times New Roman" w:hAnsi="Times New Roman" w:cs="Times New Roman"/>
          <w:sz w:val="24"/>
          <w:szCs w:val="24"/>
        </w:rPr>
        <w:t xml:space="preserve"> involved </w:t>
      </w:r>
      <w:r w:rsidRPr="0013754E">
        <w:rPr>
          <w:rFonts w:ascii="Times New Roman" w:eastAsia="Times New Roman" w:hAnsi="Times New Roman" w:cs="Times New Roman"/>
          <w:sz w:val="24"/>
          <w:szCs w:val="24"/>
        </w:rPr>
        <w:t>translati</w:t>
      </w:r>
      <w:r w:rsidR="00960101" w:rsidRPr="0013754E">
        <w:rPr>
          <w:rFonts w:ascii="Times New Roman" w:eastAsia="Times New Roman" w:hAnsi="Times New Roman" w:cs="Times New Roman"/>
          <w:sz w:val="24"/>
          <w:szCs w:val="24"/>
        </w:rPr>
        <w:t>ng</w:t>
      </w:r>
      <w:r w:rsidRPr="0013754E">
        <w:rPr>
          <w:rFonts w:ascii="Times New Roman" w:eastAsia="Times New Roman" w:hAnsi="Times New Roman" w:cs="Times New Roman"/>
          <w:sz w:val="24"/>
          <w:szCs w:val="24"/>
        </w:rPr>
        <w:t xml:space="preserve"> a </w:t>
      </w:r>
      <w:r w:rsidR="00AB28B1" w:rsidRPr="0013754E">
        <w:rPr>
          <w:rFonts w:ascii="Times New Roman" w:eastAsia="Times New Roman" w:hAnsi="Times New Roman" w:cs="Times New Roman"/>
          <w:sz w:val="24"/>
          <w:szCs w:val="24"/>
        </w:rPr>
        <w:t>site-by-species</w:t>
      </w:r>
      <w:r w:rsidRPr="0013754E">
        <w:rPr>
          <w:rFonts w:ascii="Times New Roman" w:eastAsia="Times New Roman" w:hAnsi="Times New Roman" w:cs="Times New Roman"/>
          <w:sz w:val="24"/>
          <w:szCs w:val="24"/>
        </w:rPr>
        <w:t xml:space="preserve"> approach to a </w:t>
      </w:r>
      <w:r w:rsidR="00AB28B1" w:rsidRPr="0013754E">
        <w:rPr>
          <w:rFonts w:ascii="Times New Roman" w:eastAsia="Times New Roman" w:hAnsi="Times New Roman" w:cs="Times New Roman"/>
          <w:sz w:val="24"/>
          <w:szCs w:val="24"/>
        </w:rPr>
        <w:t>site-by-genotype</w:t>
      </w:r>
      <w:r w:rsidRPr="0013754E">
        <w:rPr>
          <w:rFonts w:ascii="Times New Roman" w:eastAsia="Times New Roman" w:hAnsi="Times New Roman" w:cs="Times New Roman"/>
          <w:sz w:val="24"/>
          <w:szCs w:val="24"/>
        </w:rPr>
        <w:t xml:space="preserve"> approach and changing the permutation algorithm to accommodate the specific structure of various genetic data formats</w:t>
      </w:r>
      <w:r w:rsidR="00B32F09" w:rsidRPr="0013754E">
        <w:rPr>
          <w:rFonts w:ascii="Times New Roman" w:eastAsia="Times New Roman" w:hAnsi="Times New Roman" w:cs="Times New Roman"/>
          <w:sz w:val="24"/>
          <w:szCs w:val="24"/>
        </w:rPr>
        <w:t xml:space="preserve"> such as SNPs in our simulations and microsatellites in our application</w:t>
      </w:r>
      <w:r w:rsidRPr="0013754E">
        <w:rPr>
          <w:rFonts w:ascii="Times New Roman" w:eastAsia="Times New Roman" w:hAnsi="Times New Roman" w:cs="Times New Roman"/>
          <w:sz w:val="24"/>
          <w:szCs w:val="24"/>
        </w:rPr>
        <w:t xml:space="preserve">. </w:t>
      </w:r>
      <w:r w:rsidR="00960101" w:rsidRPr="0013754E">
        <w:rPr>
          <w:rFonts w:ascii="Times New Roman" w:eastAsia="Times New Roman" w:hAnsi="Times New Roman" w:cs="Times New Roman"/>
          <w:sz w:val="24"/>
          <w:szCs w:val="24"/>
        </w:rPr>
        <w:t>In addition to describing our new framework, we also evaluated its power and specificity</w:t>
      </w:r>
      <w:r w:rsidR="00423CCF" w:rsidRPr="0013754E">
        <w:rPr>
          <w:rFonts w:ascii="Times New Roman" w:eastAsia="Times New Roman" w:hAnsi="Times New Roman" w:cs="Times New Roman"/>
          <w:sz w:val="24"/>
          <w:szCs w:val="24"/>
        </w:rPr>
        <w:t xml:space="preserve"> and found that </w:t>
      </w:r>
      <w:r w:rsidR="00936FFD" w:rsidRPr="0013754E">
        <w:rPr>
          <w:rFonts w:ascii="Times New Roman" w:eastAsia="Times New Roman" w:hAnsi="Times New Roman" w:cs="Times New Roman"/>
          <w:sz w:val="24"/>
          <w:szCs w:val="24"/>
        </w:rPr>
        <w:t>TGI is functional over a wide range of parameter</w:t>
      </w:r>
      <w:r w:rsidR="00D7562D" w:rsidRPr="0013754E">
        <w:rPr>
          <w:rFonts w:ascii="Times New Roman" w:eastAsia="Times New Roman" w:hAnsi="Times New Roman" w:cs="Times New Roman"/>
          <w:sz w:val="24"/>
          <w:szCs w:val="24"/>
        </w:rPr>
        <w:t xml:space="preserve"> value</w:t>
      </w:r>
      <w:r w:rsidR="00936FFD" w:rsidRPr="0013754E">
        <w:rPr>
          <w:rFonts w:ascii="Times New Roman" w:eastAsia="Times New Roman" w:hAnsi="Times New Roman" w:cs="Times New Roman"/>
          <w:sz w:val="24"/>
          <w:szCs w:val="24"/>
        </w:rPr>
        <w:t>s</w:t>
      </w:r>
      <w:r w:rsidR="00960101" w:rsidRPr="0013754E">
        <w:rPr>
          <w:rFonts w:ascii="Times New Roman" w:eastAsia="Times New Roman" w:hAnsi="Times New Roman" w:cs="Times New Roman"/>
          <w:sz w:val="24"/>
          <w:szCs w:val="24"/>
        </w:rPr>
        <w:t>.</w:t>
      </w:r>
      <w:r w:rsidR="00F91703"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One main contrast between our </w:t>
      </w:r>
      <w:r w:rsidR="00960101" w:rsidRPr="0013754E">
        <w:rPr>
          <w:rFonts w:ascii="Times New Roman" w:eastAsia="Times New Roman" w:hAnsi="Times New Roman" w:cs="Times New Roman"/>
          <w:sz w:val="24"/>
          <w:szCs w:val="24"/>
        </w:rPr>
        <w:t xml:space="preserve">new TGI </w:t>
      </w:r>
      <w:r w:rsidRPr="0013754E">
        <w:rPr>
          <w:rFonts w:ascii="Times New Roman" w:eastAsia="Times New Roman" w:hAnsi="Times New Roman" w:cs="Times New Roman"/>
          <w:sz w:val="24"/>
          <w:szCs w:val="24"/>
        </w:rPr>
        <w:t xml:space="preserve">approach and previous investigations of the performance of TBI, which </w:t>
      </w:r>
      <w:r w:rsidR="00D7562D" w:rsidRPr="0013754E">
        <w:rPr>
          <w:rFonts w:ascii="Times New Roman" w:eastAsia="Times New Roman" w:hAnsi="Times New Roman" w:cs="Times New Roman"/>
          <w:sz w:val="24"/>
          <w:szCs w:val="24"/>
        </w:rPr>
        <w:t xml:space="preserve">was developed for </w:t>
      </w:r>
      <w:r w:rsidRPr="0013754E">
        <w:rPr>
          <w:rFonts w:ascii="Times New Roman" w:eastAsia="Times New Roman" w:hAnsi="Times New Roman" w:cs="Times New Roman"/>
          <w:sz w:val="24"/>
          <w:szCs w:val="24"/>
        </w:rPr>
        <w:lastRenderedPageBreak/>
        <w:t xml:space="preserve">community composition data, is that we </w:t>
      </w:r>
      <w:r w:rsidR="00960101" w:rsidRPr="0013754E">
        <w:rPr>
          <w:rFonts w:ascii="Times New Roman" w:eastAsia="Times New Roman" w:hAnsi="Times New Roman" w:cs="Times New Roman"/>
          <w:sz w:val="24"/>
          <w:szCs w:val="24"/>
        </w:rPr>
        <w:t>also examined how</w:t>
      </w:r>
      <w:r w:rsidRPr="0013754E">
        <w:rPr>
          <w:rFonts w:ascii="Times New Roman" w:eastAsia="Times New Roman" w:hAnsi="Times New Roman" w:cs="Times New Roman"/>
          <w:sz w:val="24"/>
          <w:szCs w:val="24"/>
        </w:rPr>
        <w:t xml:space="preserve"> the timing of </w:t>
      </w:r>
      <w:r w:rsidR="00AB28B1" w:rsidRPr="0013754E">
        <w:rPr>
          <w:rFonts w:ascii="Times New Roman" w:eastAsia="Times New Roman" w:hAnsi="Times New Roman" w:cs="Times New Roman"/>
          <w:sz w:val="24"/>
          <w:szCs w:val="24"/>
        </w:rPr>
        <w:t>surveys</w:t>
      </w:r>
      <w:r w:rsidR="00960101" w:rsidRPr="0013754E">
        <w:rPr>
          <w:rFonts w:ascii="Times New Roman" w:eastAsia="Times New Roman" w:hAnsi="Times New Roman" w:cs="Times New Roman"/>
          <w:sz w:val="24"/>
          <w:szCs w:val="24"/>
        </w:rPr>
        <w:t xml:space="preserve"> may affect the downstream conclusions</w:t>
      </w:r>
      <w:r w:rsidR="00DC4F17" w:rsidRPr="0013754E">
        <w:rPr>
          <w:rFonts w:ascii="Times New Roman" w:eastAsia="Times New Roman" w:hAnsi="Times New Roman" w:cs="Times New Roman"/>
          <w:sz w:val="24"/>
          <w:szCs w:val="24"/>
        </w:rPr>
        <w:t>.</w:t>
      </w:r>
    </w:p>
    <w:p w14:paraId="35A97E42" w14:textId="63BB6339" w:rsidR="00AB28B1" w:rsidRPr="0013754E" w:rsidRDefault="00AB28B1"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Our results indicate that TGI consistently and accurately identifies populations that have experienced a demographic event. </w:t>
      </w:r>
    </w:p>
    <w:p w14:paraId="3BA651F8" w14:textId="77777777" w:rsidR="00760250" w:rsidRPr="0013754E" w:rsidRDefault="00760250" w:rsidP="00901297">
      <w:pPr>
        <w:pStyle w:val="Heading2"/>
        <w:spacing w:after="240" w:line="360" w:lineRule="auto"/>
        <w:rPr>
          <w:lang w:val="en-US"/>
        </w:rPr>
      </w:pPr>
      <w:r w:rsidRPr="0013754E">
        <w:rPr>
          <w:lang w:val="en-US"/>
        </w:rPr>
        <w:t>Dispersal and spatial extent</w:t>
      </w:r>
    </w:p>
    <w:p w14:paraId="76A37174" w14:textId="7457AD3B" w:rsidR="00760250" w:rsidRPr="0013754E" w:rsidRDefault="00DE34CB"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Detection of</w:t>
      </w:r>
      <w:r w:rsidR="00760250" w:rsidRPr="0013754E">
        <w:rPr>
          <w:rFonts w:ascii="Times New Roman" w:eastAsia="Times New Roman" w:hAnsi="Times New Roman" w:cs="Times New Roman"/>
          <w:sz w:val="24"/>
          <w:szCs w:val="24"/>
        </w:rPr>
        <w:t xml:space="preserve"> temporal genetic changes </w:t>
      </w:r>
      <w:r w:rsidR="00774E9E" w:rsidRPr="0013754E">
        <w:rPr>
          <w:rFonts w:ascii="Times New Roman" w:eastAsia="Times New Roman" w:hAnsi="Times New Roman" w:cs="Times New Roman"/>
          <w:sz w:val="24"/>
          <w:szCs w:val="24"/>
        </w:rPr>
        <w:t xml:space="preserve">was </w:t>
      </w:r>
      <w:r w:rsidR="00760250" w:rsidRPr="0013754E">
        <w:rPr>
          <w:rFonts w:ascii="Times New Roman" w:eastAsia="Times New Roman" w:hAnsi="Times New Roman" w:cs="Times New Roman"/>
          <w:sz w:val="24"/>
          <w:szCs w:val="24"/>
        </w:rPr>
        <w:t>sensitive to dispersal</w:t>
      </w:r>
      <w:r w:rsidRPr="0013754E">
        <w:rPr>
          <w:rFonts w:ascii="Times New Roman" w:eastAsia="Times New Roman" w:hAnsi="Times New Roman" w:cs="Times New Roman"/>
          <w:sz w:val="24"/>
          <w:szCs w:val="24"/>
        </w:rPr>
        <w:t>;</w:t>
      </w:r>
      <w:r w:rsidR="00423CCF"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false negatives increased with dispersal</w:t>
      </w:r>
      <w:r w:rsidR="00960101" w:rsidRPr="0013754E">
        <w:rPr>
          <w:rFonts w:ascii="Times New Roman" w:eastAsia="Times New Roman" w:hAnsi="Times New Roman" w:cs="Times New Roman"/>
          <w:sz w:val="24"/>
          <w:szCs w:val="24"/>
        </w:rPr>
        <w:t xml:space="preserve"> capacity</w:t>
      </w:r>
      <w:r w:rsidR="00760250"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al</w:t>
      </w:r>
      <w:r w:rsidR="00F118CE" w:rsidRPr="0013754E">
        <w:rPr>
          <w:rFonts w:ascii="Times New Roman" w:eastAsia="Times New Roman" w:hAnsi="Times New Roman" w:cs="Times New Roman"/>
          <w:sz w:val="24"/>
          <w:szCs w:val="24"/>
        </w:rPr>
        <w:t xml:space="preserve">though </w:t>
      </w:r>
      <w:r w:rsidR="00760250" w:rsidRPr="0013754E">
        <w:rPr>
          <w:rFonts w:ascii="Times New Roman" w:eastAsia="Times New Roman" w:hAnsi="Times New Roman" w:cs="Times New Roman"/>
          <w:sz w:val="24"/>
          <w:szCs w:val="24"/>
        </w:rPr>
        <w:t xml:space="preserve">false positives did not show a </w:t>
      </w:r>
      <w:r w:rsidR="00960101" w:rsidRPr="0013754E">
        <w:rPr>
          <w:rFonts w:ascii="Times New Roman" w:eastAsia="Times New Roman" w:hAnsi="Times New Roman" w:cs="Times New Roman"/>
          <w:sz w:val="24"/>
          <w:szCs w:val="24"/>
        </w:rPr>
        <w:t xml:space="preserve">clear </w:t>
      </w:r>
      <w:r w:rsidR="00760250" w:rsidRPr="0013754E">
        <w:rPr>
          <w:rFonts w:ascii="Times New Roman" w:eastAsia="Times New Roman" w:hAnsi="Times New Roman" w:cs="Times New Roman"/>
          <w:sz w:val="24"/>
          <w:szCs w:val="24"/>
        </w:rPr>
        <w:t>trend (Fig</w:t>
      </w:r>
      <w:r w:rsidR="00D7562D"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 xml:space="preserve">. 3, 4). The influence of dispersal on the </w:t>
      </w:r>
      <w:r w:rsidR="00F118CE" w:rsidRPr="0013754E">
        <w:rPr>
          <w:rFonts w:ascii="Times New Roman" w:eastAsia="Times New Roman" w:hAnsi="Times New Roman" w:cs="Times New Roman"/>
          <w:sz w:val="24"/>
          <w:szCs w:val="24"/>
        </w:rPr>
        <w:t>FNR</w:t>
      </w:r>
      <w:r w:rsidR="00760250" w:rsidRPr="0013754E">
        <w:rPr>
          <w:rFonts w:ascii="Times New Roman" w:eastAsia="Times New Roman" w:hAnsi="Times New Roman" w:cs="Times New Roman"/>
          <w:sz w:val="24"/>
          <w:szCs w:val="24"/>
        </w:rPr>
        <w:t xml:space="preserve"> </w:t>
      </w:r>
      <w:r w:rsidR="00F118CE" w:rsidRPr="0013754E">
        <w:rPr>
          <w:rFonts w:ascii="Times New Roman" w:eastAsia="Times New Roman" w:hAnsi="Times New Roman" w:cs="Times New Roman"/>
          <w:sz w:val="24"/>
          <w:szCs w:val="24"/>
        </w:rPr>
        <w:t>was also affected by the</w:t>
      </w:r>
      <w:r w:rsidR="00760250" w:rsidRPr="0013754E">
        <w:rPr>
          <w:rFonts w:ascii="Times New Roman" w:eastAsia="Times New Roman" w:hAnsi="Times New Roman" w:cs="Times New Roman"/>
          <w:sz w:val="24"/>
          <w:szCs w:val="24"/>
        </w:rPr>
        <w:t xml:space="preserve"> time lag between an event and the subsequent sampling</w:t>
      </w:r>
      <w:r w:rsidR="00F118CE" w:rsidRPr="0013754E">
        <w:rPr>
          <w:rFonts w:ascii="Times New Roman" w:eastAsia="Times New Roman" w:hAnsi="Times New Roman" w:cs="Times New Roman"/>
          <w:sz w:val="24"/>
          <w:szCs w:val="24"/>
        </w:rPr>
        <w:t xml:space="preserve"> effort; the effects of different </w:t>
      </w:r>
      <w:r w:rsidR="00760250" w:rsidRPr="0013754E">
        <w:rPr>
          <w:rFonts w:ascii="Times New Roman" w:eastAsia="Times New Roman" w:hAnsi="Times New Roman" w:cs="Times New Roman"/>
          <w:sz w:val="24"/>
          <w:szCs w:val="24"/>
        </w:rPr>
        <w:t xml:space="preserve">dispersal </w:t>
      </w:r>
      <w:r w:rsidR="00F118CE" w:rsidRPr="0013754E">
        <w:rPr>
          <w:rFonts w:ascii="Times New Roman" w:eastAsia="Times New Roman" w:hAnsi="Times New Roman" w:cs="Times New Roman"/>
          <w:sz w:val="24"/>
          <w:szCs w:val="24"/>
        </w:rPr>
        <w:t>capacities</w:t>
      </w:r>
      <w:r w:rsidR="00760250" w:rsidRPr="0013754E">
        <w:rPr>
          <w:rFonts w:ascii="Times New Roman" w:eastAsia="Times New Roman" w:hAnsi="Times New Roman" w:cs="Times New Roman"/>
          <w:sz w:val="24"/>
          <w:szCs w:val="24"/>
        </w:rPr>
        <w:t xml:space="preserve"> </w:t>
      </w:r>
      <w:r w:rsidR="00960101" w:rsidRPr="0013754E">
        <w:rPr>
          <w:rFonts w:ascii="Times New Roman" w:eastAsia="Times New Roman" w:hAnsi="Times New Roman" w:cs="Times New Roman"/>
          <w:sz w:val="24"/>
          <w:szCs w:val="24"/>
        </w:rPr>
        <w:t>w</w:t>
      </w:r>
      <w:r w:rsidR="00F118CE" w:rsidRPr="0013754E">
        <w:rPr>
          <w:rFonts w:ascii="Times New Roman" w:eastAsia="Times New Roman" w:hAnsi="Times New Roman" w:cs="Times New Roman"/>
          <w:sz w:val="24"/>
          <w:szCs w:val="24"/>
        </w:rPr>
        <w:t>ere</w:t>
      </w:r>
      <w:r w:rsidR="00960101" w:rsidRPr="0013754E">
        <w:rPr>
          <w:rFonts w:ascii="Times New Roman" w:eastAsia="Times New Roman" w:hAnsi="Times New Roman" w:cs="Times New Roman"/>
          <w:sz w:val="24"/>
          <w:szCs w:val="24"/>
        </w:rPr>
        <w:t xml:space="preserve"> evident even</w:t>
      </w:r>
      <w:r w:rsidR="00760250" w:rsidRPr="0013754E">
        <w:rPr>
          <w:rFonts w:ascii="Times New Roman" w:eastAsia="Times New Roman" w:hAnsi="Times New Roman" w:cs="Times New Roman"/>
          <w:sz w:val="24"/>
          <w:szCs w:val="24"/>
        </w:rPr>
        <w:t xml:space="preserve"> </w:t>
      </w:r>
      <w:r w:rsidR="00960101" w:rsidRPr="0013754E">
        <w:rPr>
          <w:rFonts w:ascii="Times New Roman" w:eastAsia="Times New Roman" w:hAnsi="Times New Roman" w:cs="Times New Roman"/>
          <w:sz w:val="24"/>
          <w:szCs w:val="24"/>
        </w:rPr>
        <w:t xml:space="preserve">when </w:t>
      </w:r>
      <w:r w:rsidR="006D04EF" w:rsidRPr="0013754E">
        <w:rPr>
          <w:rFonts w:ascii="Times New Roman" w:eastAsia="Times New Roman" w:hAnsi="Times New Roman" w:cs="Times New Roman"/>
          <w:sz w:val="24"/>
          <w:szCs w:val="24"/>
        </w:rPr>
        <w:t>survey</w:t>
      </w:r>
      <w:r w:rsidR="00960101" w:rsidRPr="0013754E">
        <w:rPr>
          <w:rFonts w:ascii="Times New Roman" w:eastAsia="Times New Roman" w:hAnsi="Times New Roman" w:cs="Times New Roman"/>
          <w:sz w:val="24"/>
          <w:szCs w:val="24"/>
        </w:rPr>
        <w:t xml:space="preserve">s were separated by </w:t>
      </w:r>
      <w:r w:rsidR="00760250" w:rsidRPr="0013754E">
        <w:rPr>
          <w:rFonts w:ascii="Times New Roman" w:eastAsia="Times New Roman" w:hAnsi="Times New Roman" w:cs="Times New Roman"/>
          <w:sz w:val="24"/>
          <w:szCs w:val="24"/>
        </w:rPr>
        <w:t>only one generation (</w:t>
      </w:r>
      <w:r w:rsidR="00960101" w:rsidRPr="0013754E">
        <w:rPr>
          <w:rFonts w:ascii="Times New Roman" w:eastAsia="Times New Roman" w:hAnsi="Times New Roman" w:cs="Times New Roman"/>
          <w:sz w:val="24"/>
          <w:szCs w:val="24"/>
        </w:rPr>
        <w:t xml:space="preserve">i.e., samples were collected immediately </w:t>
      </w:r>
      <w:r w:rsidR="00760250" w:rsidRPr="0013754E">
        <w:rPr>
          <w:rFonts w:ascii="Times New Roman" w:eastAsia="Times New Roman" w:hAnsi="Times New Roman" w:cs="Times New Roman"/>
          <w:sz w:val="24"/>
          <w:szCs w:val="24"/>
        </w:rPr>
        <w:t xml:space="preserve">before and after the event) and </w:t>
      </w:r>
      <w:r w:rsidR="00774E9E" w:rsidRPr="0013754E">
        <w:rPr>
          <w:rFonts w:ascii="Times New Roman" w:eastAsia="Times New Roman" w:hAnsi="Times New Roman" w:cs="Times New Roman"/>
          <w:sz w:val="24"/>
          <w:szCs w:val="24"/>
        </w:rPr>
        <w:t>were magnified</w:t>
      </w:r>
      <w:r w:rsidR="00F118CE" w:rsidRPr="0013754E">
        <w:rPr>
          <w:rFonts w:ascii="Times New Roman" w:eastAsia="Times New Roman" w:hAnsi="Times New Roman" w:cs="Times New Roman"/>
          <w:sz w:val="24"/>
          <w:szCs w:val="24"/>
        </w:rPr>
        <w:t xml:space="preserve"> </w:t>
      </w:r>
      <w:r w:rsidR="00760250" w:rsidRPr="0013754E">
        <w:rPr>
          <w:rFonts w:ascii="Times New Roman" w:eastAsia="Times New Roman" w:hAnsi="Times New Roman" w:cs="Times New Roman"/>
          <w:sz w:val="24"/>
          <w:szCs w:val="24"/>
        </w:rPr>
        <w:t xml:space="preserve">as the time between </w:t>
      </w:r>
      <w:r w:rsidR="006D04EF" w:rsidRPr="0013754E">
        <w:rPr>
          <w:rFonts w:ascii="Times New Roman" w:eastAsia="Times New Roman" w:hAnsi="Times New Roman" w:cs="Times New Roman"/>
          <w:sz w:val="24"/>
          <w:szCs w:val="24"/>
        </w:rPr>
        <w:t>survey</w:t>
      </w:r>
      <w:r w:rsidR="00760250" w:rsidRPr="0013754E">
        <w:rPr>
          <w:rFonts w:ascii="Times New Roman" w:eastAsia="Times New Roman" w:hAnsi="Times New Roman" w:cs="Times New Roman"/>
          <w:sz w:val="24"/>
          <w:szCs w:val="24"/>
        </w:rPr>
        <w:t xml:space="preserve">s </w:t>
      </w:r>
      <w:r w:rsidR="00F118CE" w:rsidRPr="0013754E">
        <w:rPr>
          <w:rFonts w:ascii="Times New Roman" w:eastAsia="Times New Roman" w:hAnsi="Times New Roman" w:cs="Times New Roman"/>
          <w:sz w:val="24"/>
          <w:szCs w:val="24"/>
        </w:rPr>
        <w:t>increased</w:t>
      </w:r>
      <w:r w:rsidR="00760250" w:rsidRPr="0013754E">
        <w:rPr>
          <w:rFonts w:ascii="Times New Roman" w:eastAsia="Times New Roman" w:hAnsi="Times New Roman" w:cs="Times New Roman"/>
          <w:sz w:val="24"/>
          <w:szCs w:val="24"/>
        </w:rPr>
        <w:t xml:space="preserve">. </w:t>
      </w:r>
      <w:r w:rsidR="00AE0978" w:rsidRPr="0013754E">
        <w:rPr>
          <w:rFonts w:ascii="Times New Roman" w:eastAsia="Times New Roman" w:hAnsi="Times New Roman" w:cs="Times New Roman"/>
          <w:sz w:val="24"/>
          <w:szCs w:val="24"/>
        </w:rPr>
        <w:t>T</w:t>
      </w:r>
      <w:r w:rsidR="00760250" w:rsidRPr="0013754E">
        <w:rPr>
          <w:rFonts w:ascii="Times New Roman" w:eastAsia="Times New Roman" w:hAnsi="Times New Roman" w:cs="Times New Roman"/>
          <w:sz w:val="24"/>
          <w:szCs w:val="24"/>
        </w:rPr>
        <w:t>h</w:t>
      </w:r>
      <w:r w:rsidR="00774E9E" w:rsidRPr="0013754E">
        <w:rPr>
          <w:rFonts w:ascii="Times New Roman" w:eastAsia="Times New Roman" w:hAnsi="Times New Roman" w:cs="Times New Roman"/>
          <w:sz w:val="24"/>
          <w:szCs w:val="24"/>
        </w:rPr>
        <w:t>e effects of sampling time and dispersal capacity</w:t>
      </w:r>
      <w:r w:rsidR="00760250" w:rsidRPr="0013754E">
        <w:rPr>
          <w:rFonts w:ascii="Times New Roman" w:eastAsia="Times New Roman" w:hAnsi="Times New Roman" w:cs="Times New Roman"/>
          <w:sz w:val="24"/>
          <w:szCs w:val="24"/>
        </w:rPr>
        <w:t xml:space="preserve"> </w:t>
      </w:r>
      <w:r w:rsidR="00774E9E" w:rsidRPr="0013754E">
        <w:rPr>
          <w:rFonts w:ascii="Times New Roman" w:eastAsia="Times New Roman" w:hAnsi="Times New Roman" w:cs="Times New Roman"/>
          <w:sz w:val="24"/>
          <w:szCs w:val="24"/>
        </w:rPr>
        <w:t xml:space="preserve">on the FNR </w:t>
      </w:r>
      <w:r w:rsidR="00760250" w:rsidRPr="0013754E">
        <w:rPr>
          <w:rFonts w:ascii="Times New Roman" w:eastAsia="Times New Roman" w:hAnsi="Times New Roman" w:cs="Times New Roman"/>
          <w:sz w:val="24"/>
          <w:szCs w:val="24"/>
        </w:rPr>
        <w:t xml:space="preserve">suggest that </w:t>
      </w:r>
      <w:r w:rsidR="00AE0978" w:rsidRPr="0013754E">
        <w:rPr>
          <w:rFonts w:ascii="Times New Roman" w:eastAsia="Times New Roman" w:hAnsi="Times New Roman" w:cs="Times New Roman"/>
          <w:sz w:val="24"/>
          <w:szCs w:val="24"/>
        </w:rPr>
        <w:t xml:space="preserve">species with high dispersal capacity in </w:t>
      </w:r>
      <w:r w:rsidR="00760250" w:rsidRPr="0013754E">
        <w:rPr>
          <w:rFonts w:ascii="Times New Roman" w:eastAsia="Times New Roman" w:hAnsi="Times New Roman" w:cs="Times New Roman"/>
          <w:sz w:val="24"/>
          <w:szCs w:val="24"/>
        </w:rPr>
        <w:t xml:space="preserve">well-connected landscapes might require more frequent sampling to overcome the negative effect of </w:t>
      </w:r>
      <w:r w:rsidR="00AE0978" w:rsidRPr="0013754E">
        <w:rPr>
          <w:rFonts w:ascii="Times New Roman" w:eastAsia="Times New Roman" w:hAnsi="Times New Roman" w:cs="Times New Roman"/>
          <w:sz w:val="24"/>
          <w:szCs w:val="24"/>
        </w:rPr>
        <w:t>gene fl</w:t>
      </w:r>
      <w:r w:rsidR="00DE0F7A" w:rsidRPr="0013754E">
        <w:rPr>
          <w:rFonts w:ascii="Times New Roman" w:eastAsia="Times New Roman" w:hAnsi="Times New Roman" w:cs="Times New Roman"/>
          <w:sz w:val="24"/>
          <w:szCs w:val="24"/>
        </w:rPr>
        <w:t>ow</w:t>
      </w:r>
      <w:r w:rsidR="00760250" w:rsidRPr="0013754E">
        <w:rPr>
          <w:rFonts w:ascii="Times New Roman" w:eastAsia="Times New Roman" w:hAnsi="Times New Roman" w:cs="Times New Roman"/>
          <w:sz w:val="24"/>
          <w:szCs w:val="24"/>
        </w:rPr>
        <w:t xml:space="preserve"> on our ability to correctly identify affected populations.</w:t>
      </w:r>
    </w:p>
    <w:p w14:paraId="77447196" w14:textId="4762797B"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The spatial extent of </w:t>
      </w:r>
      <w:r w:rsidR="00774E9E" w:rsidRPr="0013754E">
        <w:rPr>
          <w:rFonts w:ascii="Times New Roman" w:eastAsia="Times New Roman" w:hAnsi="Times New Roman" w:cs="Times New Roman"/>
          <w:sz w:val="24"/>
          <w:szCs w:val="24"/>
        </w:rPr>
        <w:t xml:space="preserve">a demographic </w:t>
      </w:r>
      <w:r w:rsidRPr="0013754E">
        <w:rPr>
          <w:rFonts w:ascii="Times New Roman" w:eastAsia="Times New Roman" w:hAnsi="Times New Roman" w:cs="Times New Roman"/>
          <w:sz w:val="24"/>
          <w:szCs w:val="24"/>
        </w:rPr>
        <w:t xml:space="preserve">event </w:t>
      </w:r>
      <w:r w:rsidR="00774E9E" w:rsidRPr="0013754E">
        <w:rPr>
          <w:rFonts w:ascii="Times New Roman" w:eastAsia="Times New Roman" w:hAnsi="Times New Roman" w:cs="Times New Roman"/>
          <w:sz w:val="24"/>
          <w:szCs w:val="24"/>
        </w:rPr>
        <w:t xml:space="preserve">increased </w:t>
      </w:r>
      <w:r w:rsidRPr="0013754E">
        <w:rPr>
          <w:rFonts w:ascii="Times New Roman" w:eastAsia="Times New Roman" w:hAnsi="Times New Roman" w:cs="Times New Roman"/>
          <w:sz w:val="24"/>
          <w:szCs w:val="24"/>
        </w:rPr>
        <w:t xml:space="preserve">our ability to correctly </w:t>
      </w:r>
      <w:r w:rsidR="00774E9E" w:rsidRPr="0013754E">
        <w:rPr>
          <w:rFonts w:ascii="Times New Roman" w:eastAsia="Times New Roman" w:hAnsi="Times New Roman" w:cs="Times New Roman"/>
          <w:sz w:val="24"/>
          <w:szCs w:val="24"/>
        </w:rPr>
        <w:t xml:space="preserve">identify </w:t>
      </w:r>
      <w:r w:rsidRPr="0013754E">
        <w:rPr>
          <w:rFonts w:ascii="Times New Roman" w:eastAsia="Times New Roman" w:hAnsi="Times New Roman" w:cs="Times New Roman"/>
          <w:sz w:val="24"/>
          <w:szCs w:val="24"/>
        </w:rPr>
        <w:t xml:space="preserve">populations that have not truly changed (lower FPR), but it </w:t>
      </w:r>
      <w:r w:rsidR="00774E9E" w:rsidRPr="0013754E">
        <w:rPr>
          <w:rFonts w:ascii="Times New Roman" w:eastAsia="Times New Roman" w:hAnsi="Times New Roman" w:cs="Times New Roman"/>
          <w:sz w:val="24"/>
          <w:szCs w:val="24"/>
        </w:rPr>
        <w:t xml:space="preserve">also decreased </w:t>
      </w:r>
      <w:r w:rsidRPr="0013754E">
        <w:rPr>
          <w:rFonts w:ascii="Times New Roman" w:eastAsia="Times New Roman" w:hAnsi="Times New Roman" w:cs="Times New Roman"/>
          <w:sz w:val="24"/>
          <w:szCs w:val="24"/>
        </w:rPr>
        <w:t xml:space="preserve">our ability to correctly </w:t>
      </w:r>
      <w:r w:rsidR="00774E9E" w:rsidRPr="0013754E">
        <w:rPr>
          <w:rFonts w:ascii="Times New Roman" w:eastAsia="Times New Roman" w:hAnsi="Times New Roman" w:cs="Times New Roman"/>
          <w:sz w:val="24"/>
          <w:szCs w:val="24"/>
        </w:rPr>
        <w:t xml:space="preserve">identify </w:t>
      </w:r>
      <w:r w:rsidRPr="0013754E">
        <w:rPr>
          <w:rFonts w:ascii="Times New Roman" w:eastAsia="Times New Roman" w:hAnsi="Times New Roman" w:cs="Times New Roman"/>
          <w:sz w:val="24"/>
          <w:szCs w:val="24"/>
        </w:rPr>
        <w:t xml:space="preserve">populations that </w:t>
      </w:r>
      <w:r w:rsidR="002354FB" w:rsidRPr="0013754E">
        <w:rPr>
          <w:rFonts w:ascii="Times New Roman" w:eastAsia="Times New Roman" w:hAnsi="Times New Roman" w:cs="Times New Roman"/>
          <w:sz w:val="24"/>
          <w:szCs w:val="24"/>
        </w:rPr>
        <w:t xml:space="preserve">did change </w:t>
      </w:r>
      <w:r w:rsidRPr="0013754E">
        <w:rPr>
          <w:rFonts w:ascii="Times New Roman" w:eastAsia="Times New Roman" w:hAnsi="Times New Roman" w:cs="Times New Roman"/>
          <w:sz w:val="24"/>
          <w:szCs w:val="24"/>
        </w:rPr>
        <w:t xml:space="preserve">(higher FNR). </w:t>
      </w:r>
      <w:r w:rsidR="00774E9E" w:rsidRPr="0013754E">
        <w:rPr>
          <w:rFonts w:ascii="Times New Roman" w:eastAsia="Times New Roman" w:hAnsi="Times New Roman" w:cs="Times New Roman"/>
          <w:sz w:val="24"/>
          <w:szCs w:val="24"/>
        </w:rPr>
        <w:t xml:space="preserve">The magnitude of this </w:t>
      </w:r>
      <w:r w:rsidRPr="0013754E">
        <w:rPr>
          <w:rFonts w:ascii="Times New Roman" w:eastAsia="Times New Roman" w:hAnsi="Times New Roman" w:cs="Times New Roman"/>
          <w:sz w:val="24"/>
          <w:szCs w:val="24"/>
        </w:rPr>
        <w:t xml:space="preserve">trade-off </w:t>
      </w:r>
      <w:r w:rsidR="00774E9E" w:rsidRPr="0013754E">
        <w:rPr>
          <w:rFonts w:ascii="Times New Roman" w:eastAsia="Times New Roman" w:hAnsi="Times New Roman" w:cs="Times New Roman"/>
          <w:sz w:val="24"/>
          <w:szCs w:val="24"/>
        </w:rPr>
        <w:t xml:space="preserve">varied with </w:t>
      </w:r>
      <w:r w:rsidRPr="0013754E">
        <w:rPr>
          <w:rFonts w:ascii="Times New Roman" w:eastAsia="Times New Roman" w:hAnsi="Times New Roman" w:cs="Times New Roman"/>
          <w:sz w:val="24"/>
          <w:szCs w:val="24"/>
        </w:rPr>
        <w:t>dispersal</w:t>
      </w:r>
      <w:r w:rsidR="00774E9E" w:rsidRPr="0013754E">
        <w:rPr>
          <w:rFonts w:ascii="Times New Roman" w:eastAsia="Times New Roman" w:hAnsi="Times New Roman" w:cs="Times New Roman"/>
          <w:sz w:val="24"/>
          <w:szCs w:val="24"/>
        </w:rPr>
        <w:t xml:space="preserve"> capacity</w:t>
      </w:r>
      <w:r w:rsidRPr="0013754E">
        <w:rPr>
          <w:rFonts w:ascii="Times New Roman" w:eastAsia="Times New Roman" w:hAnsi="Times New Roman" w:cs="Times New Roman"/>
          <w:sz w:val="24"/>
          <w:szCs w:val="24"/>
        </w:rPr>
        <w:t xml:space="preserve">. Although </w:t>
      </w:r>
      <w:r w:rsidR="00774E9E" w:rsidRPr="0013754E">
        <w:rPr>
          <w:rFonts w:ascii="Times New Roman" w:eastAsia="Times New Roman" w:hAnsi="Times New Roman" w:cs="Times New Roman"/>
          <w:sz w:val="24"/>
          <w:szCs w:val="24"/>
        </w:rPr>
        <w:t xml:space="preserve">a broader </w:t>
      </w:r>
      <w:r w:rsidRPr="0013754E">
        <w:rPr>
          <w:rFonts w:ascii="Times New Roman" w:eastAsia="Times New Roman" w:hAnsi="Times New Roman" w:cs="Times New Roman"/>
          <w:sz w:val="24"/>
          <w:szCs w:val="24"/>
        </w:rPr>
        <w:t xml:space="preserve">spatial extent may help researchers detect </w:t>
      </w:r>
      <w:r w:rsidR="00774E9E" w:rsidRPr="0013754E">
        <w:rPr>
          <w:rFonts w:ascii="Times New Roman" w:eastAsia="Times New Roman" w:hAnsi="Times New Roman" w:cs="Times New Roman"/>
          <w:sz w:val="24"/>
          <w:szCs w:val="24"/>
        </w:rPr>
        <w:t>an event</w:t>
      </w:r>
      <w:r w:rsidRPr="0013754E">
        <w:rPr>
          <w:rFonts w:ascii="Times New Roman" w:eastAsia="Times New Roman" w:hAnsi="Times New Roman" w:cs="Times New Roman"/>
          <w:sz w:val="24"/>
          <w:szCs w:val="24"/>
        </w:rPr>
        <w:t xml:space="preserve">, as the chance of sampling an affected </w:t>
      </w:r>
      <w:r w:rsidR="00423CCF" w:rsidRPr="0013754E">
        <w:rPr>
          <w:rFonts w:ascii="Times New Roman" w:eastAsia="Times New Roman" w:hAnsi="Times New Roman" w:cs="Times New Roman"/>
          <w:sz w:val="24"/>
          <w:szCs w:val="24"/>
        </w:rPr>
        <w:t xml:space="preserve">population </w:t>
      </w:r>
      <w:r w:rsidRPr="0013754E">
        <w:rPr>
          <w:rFonts w:ascii="Times New Roman" w:eastAsia="Times New Roman" w:hAnsi="Times New Roman" w:cs="Times New Roman"/>
          <w:sz w:val="24"/>
          <w:szCs w:val="24"/>
        </w:rPr>
        <w:t xml:space="preserve">increases, it may also increase the risk of not identifying the genetic legacy of the event at all, especially in </w:t>
      </w:r>
      <w:r w:rsidR="00774E9E" w:rsidRPr="0013754E">
        <w:rPr>
          <w:rFonts w:ascii="Times New Roman" w:eastAsia="Times New Roman" w:hAnsi="Times New Roman" w:cs="Times New Roman"/>
          <w:sz w:val="24"/>
          <w:szCs w:val="24"/>
        </w:rPr>
        <w:t>high-</w:t>
      </w:r>
      <w:r w:rsidR="00CB36E0" w:rsidRPr="0013754E">
        <w:rPr>
          <w:rFonts w:ascii="Times New Roman" w:eastAsia="Times New Roman" w:hAnsi="Times New Roman" w:cs="Times New Roman"/>
          <w:sz w:val="24"/>
          <w:szCs w:val="24"/>
        </w:rPr>
        <w:t>dispersal landscapes</w:t>
      </w:r>
      <w:r w:rsidR="00853581" w:rsidRPr="0013754E">
        <w:rPr>
          <w:rFonts w:ascii="Times New Roman" w:eastAsia="Times New Roman" w:hAnsi="Times New Roman" w:cs="Times New Roman"/>
          <w:sz w:val="24"/>
          <w:szCs w:val="24"/>
        </w:rPr>
        <w:t xml:space="preserve">. It is less effective for analyzing </w:t>
      </w:r>
      <w:r w:rsidR="00774E9E" w:rsidRPr="0013754E">
        <w:rPr>
          <w:rFonts w:ascii="Times New Roman" w:eastAsia="Times New Roman" w:hAnsi="Times New Roman" w:cs="Times New Roman"/>
          <w:sz w:val="24"/>
          <w:szCs w:val="24"/>
        </w:rPr>
        <w:t xml:space="preserve">gradual, </w:t>
      </w:r>
      <w:r w:rsidRPr="0013754E">
        <w:rPr>
          <w:rFonts w:ascii="Times New Roman" w:eastAsia="Times New Roman" w:hAnsi="Times New Roman" w:cs="Times New Roman"/>
          <w:sz w:val="24"/>
          <w:szCs w:val="24"/>
        </w:rPr>
        <w:t xml:space="preserve">landscape-wide disturbances. </w:t>
      </w:r>
      <w:r w:rsidR="00853581" w:rsidRPr="0013754E">
        <w:rPr>
          <w:rFonts w:ascii="Times New Roman" w:eastAsia="Times New Roman" w:hAnsi="Times New Roman" w:cs="Times New Roman"/>
          <w:sz w:val="24"/>
          <w:szCs w:val="24"/>
        </w:rPr>
        <w:t xml:space="preserve">In addition, when multiple </w:t>
      </w:r>
      <w:r w:rsidRPr="0013754E">
        <w:rPr>
          <w:rFonts w:ascii="Times New Roman" w:eastAsia="Times New Roman" w:hAnsi="Times New Roman" w:cs="Times New Roman"/>
          <w:sz w:val="24"/>
          <w:szCs w:val="24"/>
        </w:rPr>
        <w:t>populations were affected</w:t>
      </w:r>
      <w:r w:rsidR="00853581" w:rsidRPr="0013754E">
        <w:rPr>
          <w:rFonts w:ascii="Times New Roman" w:eastAsia="Times New Roman" w:hAnsi="Times New Roman" w:cs="Times New Roman"/>
          <w:sz w:val="24"/>
          <w:szCs w:val="24"/>
        </w:rPr>
        <w:t xml:space="preserve"> in our simulations</w:t>
      </w:r>
      <w:r w:rsidRPr="0013754E">
        <w:rPr>
          <w:rFonts w:ascii="Times New Roman" w:eastAsia="Times New Roman" w:hAnsi="Times New Roman" w:cs="Times New Roman"/>
          <w:sz w:val="24"/>
          <w:szCs w:val="24"/>
        </w:rPr>
        <w:t xml:space="preserve">, we </w:t>
      </w:r>
      <w:r w:rsidR="00853581" w:rsidRPr="0013754E">
        <w:rPr>
          <w:rFonts w:ascii="Times New Roman" w:eastAsia="Times New Roman" w:hAnsi="Times New Roman" w:cs="Times New Roman"/>
          <w:sz w:val="24"/>
          <w:szCs w:val="24"/>
        </w:rPr>
        <w:t xml:space="preserve">always </w:t>
      </w:r>
      <w:r w:rsidRPr="0013754E">
        <w:rPr>
          <w:rFonts w:ascii="Times New Roman" w:eastAsia="Times New Roman" w:hAnsi="Times New Roman" w:cs="Times New Roman"/>
          <w:sz w:val="24"/>
          <w:szCs w:val="24"/>
        </w:rPr>
        <w:t xml:space="preserve">chose </w:t>
      </w:r>
      <w:r w:rsidR="00423CCF" w:rsidRPr="0013754E">
        <w:rPr>
          <w:rFonts w:ascii="Times New Roman" w:eastAsia="Times New Roman" w:hAnsi="Times New Roman" w:cs="Times New Roman"/>
          <w:sz w:val="24"/>
          <w:szCs w:val="24"/>
        </w:rPr>
        <w:t xml:space="preserve">to affect </w:t>
      </w:r>
      <w:r w:rsidRPr="0013754E">
        <w:rPr>
          <w:rFonts w:ascii="Times New Roman" w:eastAsia="Times New Roman" w:hAnsi="Times New Roman" w:cs="Times New Roman"/>
          <w:sz w:val="24"/>
          <w:szCs w:val="24"/>
        </w:rPr>
        <w:t xml:space="preserve">adjacent populations; </w:t>
      </w:r>
      <w:r w:rsidR="00853581" w:rsidRPr="0013754E">
        <w:rPr>
          <w:rFonts w:ascii="Times New Roman" w:eastAsia="Times New Roman" w:hAnsi="Times New Roman" w:cs="Times New Roman"/>
          <w:sz w:val="24"/>
          <w:szCs w:val="24"/>
        </w:rPr>
        <w:t xml:space="preserve">we did not investigate </w:t>
      </w:r>
      <w:r w:rsidRPr="0013754E">
        <w:rPr>
          <w:rFonts w:ascii="Times New Roman" w:eastAsia="Times New Roman" w:hAnsi="Times New Roman" w:cs="Times New Roman"/>
          <w:sz w:val="24"/>
          <w:szCs w:val="24"/>
        </w:rPr>
        <w:t>whether lowering the degree of spatial autocorrelation in the spatial genetic legacy</w:t>
      </w:r>
      <w:r w:rsidR="00437605" w:rsidRPr="0013754E">
        <w:rPr>
          <w:rFonts w:ascii="Times New Roman" w:eastAsia="Times New Roman" w:hAnsi="Times New Roman" w:cs="Times New Roman"/>
          <w:sz w:val="24"/>
          <w:szCs w:val="24"/>
        </w:rPr>
        <w:t xml:space="preserve"> (e.g</w:t>
      </w:r>
      <w:r w:rsidR="00774E9E"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437605" w:rsidRPr="0013754E">
        <w:rPr>
          <w:rFonts w:ascii="Times New Roman" w:eastAsia="Times New Roman" w:hAnsi="Times New Roman" w:cs="Times New Roman"/>
          <w:sz w:val="24"/>
          <w:szCs w:val="24"/>
        </w:rPr>
        <w:t>two independent catastrophic events, a pollution and a flood for example, affecting the landscape</w:t>
      </w:r>
      <w:r w:rsidR="00853581"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853581" w:rsidRPr="0013754E">
        <w:rPr>
          <w:rFonts w:ascii="Times New Roman" w:eastAsia="Times New Roman" w:hAnsi="Times New Roman" w:cs="Times New Roman"/>
          <w:sz w:val="24"/>
          <w:szCs w:val="24"/>
        </w:rPr>
        <w:t>influenced our ability to detect the event</w:t>
      </w:r>
      <w:r w:rsidRPr="0013754E">
        <w:rPr>
          <w:rFonts w:ascii="Times New Roman" w:eastAsia="Times New Roman" w:hAnsi="Times New Roman" w:cs="Times New Roman"/>
          <w:sz w:val="24"/>
          <w:szCs w:val="24"/>
        </w:rPr>
        <w:t>.</w:t>
      </w:r>
    </w:p>
    <w:p w14:paraId="5842D829" w14:textId="77777777" w:rsidR="00760250" w:rsidRPr="0013754E" w:rsidRDefault="00760250" w:rsidP="00901297">
      <w:pPr>
        <w:pStyle w:val="Heading2"/>
        <w:spacing w:after="240" w:line="360" w:lineRule="auto"/>
        <w:rPr>
          <w:lang w:val="en-US"/>
        </w:rPr>
      </w:pPr>
      <w:r w:rsidRPr="0013754E">
        <w:rPr>
          <w:lang w:val="en-US"/>
        </w:rPr>
        <w:t>Time between sampling efforts</w:t>
      </w:r>
    </w:p>
    <w:p w14:paraId="65798FC0" w14:textId="79BF34D0" w:rsidR="005D1254"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As expected, spatial genetic legacies decay</w:t>
      </w:r>
      <w:r w:rsidR="00853581" w:rsidRPr="0013754E">
        <w:rPr>
          <w:rFonts w:ascii="Times New Roman" w:eastAsia="Times New Roman" w:hAnsi="Times New Roman" w:cs="Times New Roman"/>
          <w:sz w:val="24"/>
          <w:szCs w:val="24"/>
        </w:rPr>
        <w:t>ed</w:t>
      </w:r>
      <w:r w:rsidRPr="0013754E">
        <w:rPr>
          <w:rFonts w:ascii="Times New Roman" w:eastAsia="Times New Roman" w:hAnsi="Times New Roman" w:cs="Times New Roman"/>
          <w:sz w:val="24"/>
          <w:szCs w:val="24"/>
        </w:rPr>
        <w:t xml:space="preserve"> over time</w:t>
      </w:r>
      <w:r w:rsidR="00D347CD" w:rsidRPr="0013754E">
        <w:rPr>
          <w:rFonts w:ascii="Times New Roman" w:eastAsia="Times New Roman" w:hAnsi="Times New Roman" w:cs="Times New Roman"/>
          <w:sz w:val="24"/>
          <w:szCs w:val="24"/>
        </w:rPr>
        <w:t xml:space="preserve"> due to gene flow and drift</w:t>
      </w:r>
      <w:r w:rsidR="0030681A" w:rsidRPr="0013754E">
        <w:rPr>
          <w:rFonts w:ascii="Times New Roman" w:eastAsia="Times New Roman" w:hAnsi="Times New Roman" w:cs="Times New Roman"/>
          <w:sz w:val="24"/>
          <w:szCs w:val="24"/>
        </w:rPr>
        <w:t xml:space="preserve">. </w:t>
      </w:r>
      <w:r w:rsidR="00D347CD" w:rsidRPr="0013754E">
        <w:rPr>
          <w:rFonts w:ascii="Times New Roman" w:eastAsia="Times New Roman" w:hAnsi="Times New Roman" w:cs="Times New Roman"/>
          <w:sz w:val="24"/>
          <w:szCs w:val="24"/>
        </w:rPr>
        <w:t>Specifically, in this study</w:t>
      </w:r>
      <w:r w:rsidRPr="0013754E">
        <w:rPr>
          <w:rFonts w:ascii="Times New Roman" w:eastAsia="Times New Roman" w:hAnsi="Times New Roman" w:cs="Times New Roman"/>
          <w:sz w:val="24"/>
          <w:szCs w:val="24"/>
        </w:rPr>
        <w:t xml:space="preserve"> </w:t>
      </w:r>
      <w:r w:rsidR="008F7B96" w:rsidRPr="0013754E">
        <w:rPr>
          <w:rFonts w:ascii="Times New Roman" w:eastAsia="Times New Roman" w:hAnsi="Times New Roman" w:cs="Times New Roman"/>
          <w:sz w:val="24"/>
          <w:szCs w:val="24"/>
        </w:rPr>
        <w:t xml:space="preserve">we found that </w:t>
      </w:r>
      <w:r w:rsidRPr="0013754E">
        <w:rPr>
          <w:rFonts w:ascii="Times New Roman" w:eastAsia="Times New Roman" w:hAnsi="Times New Roman" w:cs="Times New Roman"/>
          <w:sz w:val="24"/>
          <w:szCs w:val="24"/>
        </w:rPr>
        <w:t xml:space="preserve">TGI </w:t>
      </w:r>
      <w:r w:rsidR="00853581" w:rsidRPr="0013754E">
        <w:rPr>
          <w:rFonts w:ascii="Times New Roman" w:eastAsia="Times New Roman" w:hAnsi="Times New Roman" w:cs="Times New Roman"/>
          <w:sz w:val="24"/>
          <w:szCs w:val="24"/>
        </w:rPr>
        <w:t xml:space="preserve">was </w:t>
      </w:r>
      <w:r w:rsidRPr="0013754E">
        <w:rPr>
          <w:rFonts w:ascii="Times New Roman" w:eastAsia="Times New Roman" w:hAnsi="Times New Roman" w:cs="Times New Roman"/>
          <w:sz w:val="24"/>
          <w:szCs w:val="24"/>
        </w:rPr>
        <w:t xml:space="preserve">suitable </w:t>
      </w:r>
      <w:r w:rsidR="00853581" w:rsidRPr="0013754E">
        <w:rPr>
          <w:rFonts w:ascii="Times New Roman" w:eastAsia="Times New Roman" w:hAnsi="Times New Roman" w:cs="Times New Roman"/>
          <w:sz w:val="24"/>
          <w:szCs w:val="24"/>
        </w:rPr>
        <w:t xml:space="preserve">for </w:t>
      </w:r>
      <w:r w:rsidRPr="0013754E">
        <w:rPr>
          <w:rFonts w:ascii="Times New Roman" w:eastAsia="Times New Roman" w:hAnsi="Times New Roman" w:cs="Times New Roman"/>
          <w:sz w:val="24"/>
          <w:szCs w:val="24"/>
        </w:rPr>
        <w:t>identify</w:t>
      </w:r>
      <w:r w:rsidR="00853581" w:rsidRPr="0013754E">
        <w:rPr>
          <w:rFonts w:ascii="Times New Roman" w:eastAsia="Times New Roman" w:hAnsi="Times New Roman" w:cs="Times New Roman"/>
          <w:sz w:val="24"/>
          <w:szCs w:val="24"/>
        </w:rPr>
        <w:t>ing</w:t>
      </w:r>
      <w:r w:rsidRPr="0013754E">
        <w:rPr>
          <w:rFonts w:ascii="Times New Roman" w:eastAsia="Times New Roman" w:hAnsi="Times New Roman" w:cs="Times New Roman"/>
          <w:sz w:val="24"/>
          <w:szCs w:val="24"/>
        </w:rPr>
        <w:t xml:space="preserve"> changes </w:t>
      </w:r>
      <w:r w:rsidR="00853581" w:rsidRPr="0013754E">
        <w:rPr>
          <w:rFonts w:ascii="Times New Roman" w:eastAsia="Times New Roman" w:hAnsi="Times New Roman" w:cs="Times New Roman"/>
          <w:sz w:val="24"/>
          <w:szCs w:val="24"/>
        </w:rPr>
        <w:t>over</w:t>
      </w:r>
      <w:r w:rsidR="0030681A" w:rsidRPr="0013754E">
        <w:rPr>
          <w:rFonts w:ascii="Times New Roman" w:eastAsia="Times New Roman" w:hAnsi="Times New Roman" w:cs="Times New Roman"/>
          <w:sz w:val="24"/>
          <w:szCs w:val="24"/>
        </w:rPr>
        <w:t xml:space="preserve"> 1-9</w:t>
      </w:r>
      <w:r w:rsidR="00A54C2A" w:rsidRPr="0013754E">
        <w:rPr>
          <w:rFonts w:ascii="Times New Roman" w:eastAsia="Times New Roman" w:hAnsi="Times New Roman" w:cs="Times New Roman"/>
          <w:sz w:val="24"/>
          <w:szCs w:val="24"/>
        </w:rPr>
        <w:t xml:space="preserve"> </w:t>
      </w:r>
      <w:r w:rsidR="007B32B8" w:rsidRPr="0013754E">
        <w:rPr>
          <w:rFonts w:ascii="Times New Roman" w:eastAsia="Times New Roman" w:hAnsi="Times New Roman" w:cs="Times New Roman"/>
          <w:sz w:val="24"/>
          <w:szCs w:val="24"/>
        </w:rPr>
        <w:t xml:space="preserve">generations </w:t>
      </w:r>
      <w:r w:rsidR="00D61BAC" w:rsidRPr="0013754E">
        <w:rPr>
          <w:rFonts w:ascii="Times New Roman" w:eastAsia="Times New Roman" w:hAnsi="Times New Roman" w:cs="Times New Roman"/>
          <w:sz w:val="24"/>
          <w:szCs w:val="24"/>
        </w:rPr>
        <w:t>(e.g.</w:t>
      </w:r>
      <w:r w:rsidR="007B32B8" w:rsidRPr="0013754E">
        <w:rPr>
          <w:rFonts w:ascii="Times New Roman" w:eastAsia="Times New Roman" w:hAnsi="Times New Roman" w:cs="Times New Roman"/>
          <w:sz w:val="24"/>
          <w:szCs w:val="24"/>
        </w:rPr>
        <w:t xml:space="preserve"> </w:t>
      </w:r>
      <w:r w:rsidR="00A54C2A" w:rsidRPr="0013754E">
        <w:rPr>
          <w:rFonts w:ascii="Times New Roman" w:eastAsia="Times New Roman" w:hAnsi="Times New Roman" w:cs="Times New Roman"/>
          <w:sz w:val="24"/>
          <w:szCs w:val="24"/>
        </w:rPr>
        <w:lastRenderedPageBreak/>
        <w:t>years</w:t>
      </w:r>
      <w:r w:rsidR="007B32B8" w:rsidRPr="0013754E">
        <w:rPr>
          <w:rFonts w:ascii="Times New Roman" w:eastAsia="Times New Roman" w:hAnsi="Times New Roman" w:cs="Times New Roman"/>
          <w:sz w:val="24"/>
          <w:szCs w:val="24"/>
        </w:rPr>
        <w:t>)</w:t>
      </w:r>
      <w:r w:rsidR="00A54C2A" w:rsidRPr="0013754E">
        <w:rPr>
          <w:rFonts w:ascii="Times New Roman" w:eastAsia="Times New Roman" w:hAnsi="Times New Roman" w:cs="Times New Roman"/>
          <w:sz w:val="24"/>
          <w:szCs w:val="24"/>
        </w:rPr>
        <w:t xml:space="preserve"> depending on</w:t>
      </w:r>
      <w:r w:rsidRPr="0013754E">
        <w:rPr>
          <w:rFonts w:ascii="Times New Roman" w:eastAsia="Times New Roman" w:hAnsi="Times New Roman" w:cs="Times New Roman"/>
          <w:sz w:val="24"/>
          <w:szCs w:val="24"/>
        </w:rPr>
        <w:t xml:space="preserve"> landscape and d</w:t>
      </w:r>
      <w:r w:rsidR="00CE17F0" w:rsidRPr="0013754E">
        <w:rPr>
          <w:rFonts w:ascii="Times New Roman" w:eastAsia="Times New Roman" w:hAnsi="Times New Roman" w:cs="Times New Roman"/>
          <w:sz w:val="24"/>
          <w:szCs w:val="24"/>
        </w:rPr>
        <w:t>emographic parameters. T</w:t>
      </w:r>
      <w:r w:rsidRPr="0013754E">
        <w:rPr>
          <w:rFonts w:ascii="Times New Roman" w:eastAsia="Times New Roman" w:hAnsi="Times New Roman" w:cs="Times New Roman"/>
          <w:sz w:val="24"/>
          <w:szCs w:val="24"/>
        </w:rPr>
        <w:t xml:space="preserve">wo main points emerged from our analysis of </w:t>
      </w:r>
      <w:r w:rsidR="00423CCF" w:rsidRPr="0013754E">
        <w:rPr>
          <w:rFonts w:ascii="Times New Roman" w:eastAsia="Times New Roman" w:hAnsi="Times New Roman" w:cs="Times New Roman"/>
          <w:sz w:val="24"/>
          <w:szCs w:val="24"/>
        </w:rPr>
        <w:t xml:space="preserve">how </w:t>
      </w:r>
      <w:r w:rsidRPr="0013754E">
        <w:rPr>
          <w:rFonts w:ascii="Times New Roman" w:eastAsia="Times New Roman" w:hAnsi="Times New Roman" w:cs="Times New Roman"/>
          <w:sz w:val="24"/>
          <w:szCs w:val="24"/>
        </w:rPr>
        <w:t xml:space="preserve">the timing of sampling </w:t>
      </w:r>
      <w:r w:rsidR="00423CCF" w:rsidRPr="0013754E">
        <w:rPr>
          <w:rFonts w:ascii="Times New Roman" w:eastAsia="Times New Roman" w:hAnsi="Times New Roman" w:cs="Times New Roman"/>
          <w:sz w:val="24"/>
          <w:szCs w:val="24"/>
        </w:rPr>
        <w:t>affect</w:t>
      </w:r>
      <w:r w:rsidR="008F7B96" w:rsidRPr="0013754E">
        <w:rPr>
          <w:rFonts w:ascii="Times New Roman" w:eastAsia="Times New Roman" w:hAnsi="Times New Roman" w:cs="Times New Roman"/>
          <w:sz w:val="24"/>
          <w:szCs w:val="24"/>
        </w:rPr>
        <w:t>ed</w:t>
      </w:r>
      <w:r w:rsidR="00423CCF" w:rsidRPr="0013754E">
        <w:rPr>
          <w:rFonts w:ascii="Times New Roman" w:eastAsia="Times New Roman" w:hAnsi="Times New Roman" w:cs="Times New Roman"/>
          <w:sz w:val="24"/>
          <w:szCs w:val="24"/>
        </w:rPr>
        <w:t xml:space="preserve"> the</w:t>
      </w:r>
      <w:r w:rsidRPr="0013754E">
        <w:rPr>
          <w:rFonts w:ascii="Times New Roman" w:eastAsia="Times New Roman" w:hAnsi="Times New Roman" w:cs="Times New Roman"/>
          <w:sz w:val="24"/>
          <w:szCs w:val="24"/>
        </w:rPr>
        <w:t xml:space="preserve"> detect</w:t>
      </w:r>
      <w:r w:rsidR="00423CCF" w:rsidRPr="0013754E">
        <w:rPr>
          <w:rFonts w:ascii="Times New Roman" w:eastAsia="Times New Roman" w:hAnsi="Times New Roman" w:cs="Times New Roman"/>
          <w:sz w:val="24"/>
          <w:szCs w:val="24"/>
        </w:rPr>
        <w:t>ion of</w:t>
      </w:r>
      <w:r w:rsidRPr="0013754E">
        <w:rPr>
          <w:rFonts w:ascii="Times New Roman" w:eastAsia="Times New Roman" w:hAnsi="Times New Roman" w:cs="Times New Roman"/>
          <w:sz w:val="24"/>
          <w:szCs w:val="24"/>
        </w:rPr>
        <w:t xml:space="preserve"> significant genetic change</w:t>
      </w:r>
      <w:r w:rsidR="00423CCF" w:rsidRPr="0013754E">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 xml:space="preserve">. First, when comparing an old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 to a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 </w:t>
      </w:r>
      <w:r w:rsidR="006D04EF" w:rsidRPr="0013754E">
        <w:rPr>
          <w:rFonts w:ascii="Times New Roman" w:eastAsia="Times New Roman" w:hAnsi="Times New Roman" w:cs="Times New Roman"/>
          <w:sz w:val="24"/>
          <w:szCs w:val="24"/>
        </w:rPr>
        <w:t>realized</w:t>
      </w:r>
      <w:r w:rsidR="00853581" w:rsidRPr="0013754E">
        <w:rPr>
          <w:rFonts w:ascii="Times New Roman" w:eastAsia="Times New Roman" w:hAnsi="Times New Roman" w:cs="Times New Roman"/>
          <w:sz w:val="24"/>
          <w:szCs w:val="24"/>
        </w:rPr>
        <w:t xml:space="preserve"> soon </w:t>
      </w:r>
      <w:r w:rsidRPr="0013754E">
        <w:rPr>
          <w:rFonts w:ascii="Times New Roman" w:eastAsia="Times New Roman" w:hAnsi="Times New Roman" w:cs="Times New Roman"/>
          <w:sz w:val="24"/>
          <w:szCs w:val="24"/>
        </w:rPr>
        <w:t xml:space="preserve">after a </w:t>
      </w:r>
      <w:r w:rsidR="00C8233C" w:rsidRPr="0013754E">
        <w:rPr>
          <w:rFonts w:ascii="Times New Roman" w:eastAsia="Times New Roman" w:hAnsi="Times New Roman" w:cs="Times New Roman"/>
          <w:sz w:val="24"/>
          <w:szCs w:val="24"/>
        </w:rPr>
        <w:t>demographic event</w:t>
      </w:r>
      <w:r w:rsidRPr="0013754E">
        <w:rPr>
          <w:rFonts w:ascii="Times New Roman" w:eastAsia="Times New Roman" w:hAnsi="Times New Roman" w:cs="Times New Roman"/>
          <w:sz w:val="24"/>
          <w:szCs w:val="24"/>
        </w:rPr>
        <w:t>, the spatial extent of the disturbance affect</w:t>
      </w:r>
      <w:r w:rsidR="00853581" w:rsidRPr="0013754E">
        <w:rPr>
          <w:rFonts w:ascii="Times New Roman" w:eastAsia="Times New Roman" w:hAnsi="Times New Roman" w:cs="Times New Roman"/>
          <w:sz w:val="24"/>
          <w:szCs w:val="24"/>
        </w:rPr>
        <w:t>ed</w:t>
      </w:r>
      <w:r w:rsidRPr="0013754E">
        <w:rPr>
          <w:rFonts w:ascii="Times New Roman" w:eastAsia="Times New Roman" w:hAnsi="Times New Roman" w:cs="Times New Roman"/>
          <w:sz w:val="24"/>
          <w:szCs w:val="24"/>
        </w:rPr>
        <w:t xml:space="preserve"> the power of TGI, with smaller spatial extents preserving high power even with large time gaps</w:t>
      </w:r>
      <w:r w:rsidR="00853581" w:rsidRPr="0013754E">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Second, when comparing a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 </w:t>
      </w:r>
      <w:r w:rsidR="006D04EF" w:rsidRPr="0013754E">
        <w:rPr>
          <w:rFonts w:ascii="Times New Roman" w:eastAsia="Times New Roman" w:hAnsi="Times New Roman" w:cs="Times New Roman"/>
          <w:sz w:val="24"/>
          <w:szCs w:val="24"/>
        </w:rPr>
        <w:t>realized</w:t>
      </w:r>
      <w:r w:rsidRPr="0013754E">
        <w:rPr>
          <w:rFonts w:ascii="Times New Roman" w:eastAsia="Times New Roman" w:hAnsi="Times New Roman" w:cs="Times New Roman"/>
          <w:sz w:val="24"/>
          <w:szCs w:val="24"/>
        </w:rPr>
        <w:t xml:space="preserve"> </w:t>
      </w:r>
      <w:r w:rsidR="00520DE3" w:rsidRPr="0013754E">
        <w:rPr>
          <w:rFonts w:ascii="Times New Roman" w:eastAsia="Times New Roman" w:hAnsi="Times New Roman" w:cs="Times New Roman"/>
          <w:sz w:val="24"/>
          <w:szCs w:val="24"/>
        </w:rPr>
        <w:t xml:space="preserve">immediately </w:t>
      </w:r>
      <w:r w:rsidRPr="0013754E">
        <w:rPr>
          <w:rFonts w:ascii="Times New Roman" w:eastAsia="Times New Roman" w:hAnsi="Times New Roman" w:cs="Times New Roman"/>
          <w:sz w:val="24"/>
          <w:szCs w:val="24"/>
        </w:rPr>
        <w:t xml:space="preserve">before a disturbance to one collected several years after, dispersal </w:t>
      </w:r>
      <w:r w:rsidR="008F7B96" w:rsidRPr="0013754E">
        <w:rPr>
          <w:rFonts w:ascii="Times New Roman" w:eastAsia="Times New Roman" w:hAnsi="Times New Roman" w:cs="Times New Roman"/>
          <w:sz w:val="24"/>
          <w:szCs w:val="24"/>
        </w:rPr>
        <w:t xml:space="preserve">was </w:t>
      </w:r>
      <w:r w:rsidRPr="0013754E">
        <w:rPr>
          <w:rFonts w:ascii="Times New Roman" w:eastAsia="Times New Roman" w:hAnsi="Times New Roman" w:cs="Times New Roman"/>
          <w:sz w:val="24"/>
          <w:szCs w:val="24"/>
        </w:rPr>
        <w:t xml:space="preserve">the most important factor driving the performance of TGI, with </w:t>
      </w:r>
      <w:r w:rsidR="00520DE3" w:rsidRPr="0013754E">
        <w:rPr>
          <w:rFonts w:ascii="Times New Roman" w:eastAsia="Times New Roman" w:hAnsi="Times New Roman" w:cs="Times New Roman"/>
          <w:sz w:val="24"/>
          <w:szCs w:val="24"/>
        </w:rPr>
        <w:t>low-</w:t>
      </w:r>
      <w:r w:rsidRPr="0013754E">
        <w:rPr>
          <w:rFonts w:ascii="Times New Roman" w:eastAsia="Times New Roman" w:hAnsi="Times New Roman" w:cs="Times New Roman"/>
          <w:sz w:val="24"/>
          <w:szCs w:val="24"/>
        </w:rPr>
        <w:t xml:space="preserve">dispersal scenarios better preserving the performance </w:t>
      </w:r>
      <w:r w:rsidR="008F7B96" w:rsidRPr="0013754E">
        <w:rPr>
          <w:rFonts w:ascii="Times New Roman" w:eastAsia="Times New Roman" w:hAnsi="Times New Roman" w:cs="Times New Roman"/>
          <w:sz w:val="24"/>
          <w:szCs w:val="24"/>
        </w:rPr>
        <w:t xml:space="preserve">of TGI </w:t>
      </w:r>
      <w:r w:rsidR="00312F87" w:rsidRPr="0013754E">
        <w:rPr>
          <w:rFonts w:ascii="Times New Roman" w:eastAsia="Times New Roman" w:hAnsi="Times New Roman" w:cs="Times New Roman"/>
          <w:sz w:val="24"/>
          <w:szCs w:val="24"/>
        </w:rPr>
        <w:t xml:space="preserve">in the context of </w:t>
      </w:r>
      <w:r w:rsidRPr="0013754E">
        <w:rPr>
          <w:rFonts w:ascii="Times New Roman" w:eastAsia="Times New Roman" w:hAnsi="Times New Roman" w:cs="Times New Roman"/>
          <w:sz w:val="24"/>
          <w:szCs w:val="24"/>
        </w:rPr>
        <w:t>genetic drift</w:t>
      </w:r>
      <w:r w:rsidR="00312F87" w:rsidRPr="0013754E">
        <w:rPr>
          <w:rFonts w:ascii="Times New Roman" w:eastAsia="Times New Roman" w:hAnsi="Times New Roman" w:cs="Times New Roman"/>
          <w:sz w:val="24"/>
          <w:szCs w:val="24"/>
        </w:rPr>
        <w:t xml:space="preserve"> through time</w:t>
      </w:r>
      <w:r w:rsidRPr="0013754E">
        <w:rPr>
          <w:rFonts w:ascii="Times New Roman" w:eastAsia="Times New Roman" w:hAnsi="Times New Roman" w:cs="Times New Roman"/>
          <w:sz w:val="24"/>
          <w:szCs w:val="24"/>
        </w:rPr>
        <w:t xml:space="preserve">. </w:t>
      </w:r>
      <w:r w:rsidR="00520DE3" w:rsidRPr="0013754E">
        <w:rPr>
          <w:rFonts w:ascii="Times New Roman" w:eastAsia="Times New Roman" w:hAnsi="Times New Roman" w:cs="Times New Roman"/>
          <w:sz w:val="24"/>
          <w:szCs w:val="24"/>
        </w:rPr>
        <w:t>R</w:t>
      </w:r>
      <w:r w:rsidRPr="0013754E">
        <w:rPr>
          <w:rFonts w:ascii="Times New Roman" w:eastAsia="Times New Roman" w:hAnsi="Times New Roman" w:cs="Times New Roman"/>
          <w:sz w:val="24"/>
          <w:szCs w:val="24"/>
        </w:rPr>
        <w:t xml:space="preserve">esearchers </w:t>
      </w:r>
      <w:r w:rsidR="00520DE3" w:rsidRPr="0013754E">
        <w:rPr>
          <w:rFonts w:ascii="Times New Roman" w:eastAsia="Times New Roman" w:hAnsi="Times New Roman" w:cs="Times New Roman"/>
          <w:sz w:val="24"/>
          <w:szCs w:val="24"/>
        </w:rPr>
        <w:t xml:space="preserve">in high-dispersal systems </w:t>
      </w:r>
      <w:r w:rsidR="008F7B96" w:rsidRPr="0013754E">
        <w:rPr>
          <w:rFonts w:ascii="Times New Roman" w:eastAsia="Times New Roman" w:hAnsi="Times New Roman" w:cs="Times New Roman"/>
          <w:sz w:val="24"/>
          <w:szCs w:val="24"/>
        </w:rPr>
        <w:t xml:space="preserve">could </w:t>
      </w:r>
      <w:r w:rsidR="00520DE3" w:rsidRPr="0013754E">
        <w:rPr>
          <w:rFonts w:ascii="Times New Roman" w:eastAsia="Times New Roman" w:hAnsi="Times New Roman" w:cs="Times New Roman"/>
          <w:sz w:val="24"/>
          <w:szCs w:val="24"/>
        </w:rPr>
        <w:t>find</w:t>
      </w:r>
      <w:r w:rsidRPr="0013754E">
        <w:rPr>
          <w:rFonts w:ascii="Times New Roman" w:eastAsia="Times New Roman" w:hAnsi="Times New Roman" w:cs="Times New Roman"/>
          <w:sz w:val="24"/>
          <w:szCs w:val="24"/>
        </w:rPr>
        <w:t xml:space="preserve"> </w:t>
      </w:r>
      <w:commentRangeStart w:id="15"/>
      <w:r w:rsidRPr="0013754E">
        <w:rPr>
          <w:rFonts w:ascii="Times New Roman" w:eastAsia="Times New Roman" w:hAnsi="Times New Roman" w:cs="Times New Roman"/>
          <w:sz w:val="24"/>
          <w:szCs w:val="24"/>
        </w:rPr>
        <w:t>as many as 10% of false positives</w:t>
      </w:r>
      <w:commentRangeEnd w:id="15"/>
      <w:r w:rsidR="007B32B8" w:rsidRPr="0013754E">
        <w:rPr>
          <w:rStyle w:val="CommentReference"/>
        </w:rPr>
        <w:commentReference w:id="15"/>
      </w:r>
      <w:r w:rsidRPr="0013754E">
        <w:rPr>
          <w:rFonts w:ascii="Times New Roman" w:eastAsia="Times New Roman" w:hAnsi="Times New Roman" w:cs="Times New Roman"/>
          <w:sz w:val="24"/>
          <w:szCs w:val="24"/>
        </w:rPr>
        <w:t xml:space="preserve"> </w:t>
      </w:r>
      <w:r w:rsidR="008F7B96" w:rsidRPr="0013754E">
        <w:rPr>
          <w:rFonts w:ascii="Times New Roman" w:eastAsia="Times New Roman" w:hAnsi="Times New Roman" w:cs="Times New Roman"/>
          <w:sz w:val="24"/>
          <w:szCs w:val="24"/>
        </w:rPr>
        <w:t xml:space="preserve">even when </w:t>
      </w:r>
      <w:r w:rsidRPr="0013754E">
        <w:rPr>
          <w:rFonts w:ascii="Times New Roman" w:eastAsia="Times New Roman" w:hAnsi="Times New Roman" w:cs="Times New Roman"/>
          <w:sz w:val="24"/>
          <w:szCs w:val="24"/>
        </w:rPr>
        <w:t xml:space="preserve">sampling only a few years after an event. This </w:t>
      </w:r>
      <w:r w:rsidR="002835AF" w:rsidRPr="0013754E">
        <w:rPr>
          <w:rFonts w:ascii="Times New Roman" w:eastAsia="Times New Roman" w:hAnsi="Times New Roman" w:cs="Times New Roman"/>
          <w:sz w:val="24"/>
          <w:szCs w:val="24"/>
        </w:rPr>
        <w:t xml:space="preserve">result </w:t>
      </w:r>
      <w:r w:rsidRPr="0013754E">
        <w:rPr>
          <w:rFonts w:ascii="Times New Roman" w:eastAsia="Times New Roman" w:hAnsi="Times New Roman" w:cs="Times New Roman"/>
          <w:sz w:val="24"/>
          <w:szCs w:val="24"/>
        </w:rPr>
        <w:t xml:space="preserve">has serious implications: arbitrary </w:t>
      </w:r>
      <w:r w:rsidR="00312F87" w:rsidRPr="0013754E">
        <w:rPr>
          <w:rFonts w:ascii="Times New Roman" w:eastAsia="Times New Roman" w:hAnsi="Times New Roman" w:cs="Times New Roman"/>
          <w:sz w:val="24"/>
          <w:szCs w:val="24"/>
        </w:rPr>
        <w:t xml:space="preserve">and potentially </w:t>
      </w:r>
      <w:r w:rsidRPr="0013754E">
        <w:rPr>
          <w:rFonts w:ascii="Times New Roman" w:eastAsia="Times New Roman" w:hAnsi="Times New Roman" w:cs="Times New Roman"/>
          <w:sz w:val="24"/>
          <w:szCs w:val="24"/>
        </w:rPr>
        <w:t xml:space="preserve">inappropriate </w:t>
      </w:r>
      <w:r w:rsidR="00520DE3" w:rsidRPr="0013754E">
        <w:rPr>
          <w:rFonts w:ascii="Times New Roman" w:eastAsia="Times New Roman" w:hAnsi="Times New Roman" w:cs="Times New Roman"/>
          <w:sz w:val="24"/>
          <w:szCs w:val="24"/>
        </w:rPr>
        <w:t xml:space="preserve">significance </w:t>
      </w:r>
      <w:r w:rsidRPr="0013754E">
        <w:rPr>
          <w:rFonts w:ascii="Times New Roman" w:eastAsia="Times New Roman" w:hAnsi="Times New Roman" w:cs="Times New Roman"/>
          <w:sz w:val="24"/>
          <w:szCs w:val="24"/>
        </w:rPr>
        <w:t>threshold</w:t>
      </w:r>
      <w:r w:rsidR="00312F87" w:rsidRPr="0013754E">
        <w:rPr>
          <w:rFonts w:ascii="Times New Roman" w:eastAsia="Times New Roman" w:hAnsi="Times New Roman" w:cs="Times New Roman"/>
          <w:sz w:val="24"/>
          <w:szCs w:val="24"/>
        </w:rPr>
        <w:t xml:space="preserve">s may result in misallocation of </w:t>
      </w:r>
      <w:r w:rsidRPr="0013754E">
        <w:rPr>
          <w:rFonts w:ascii="Times New Roman" w:eastAsia="Times New Roman" w:hAnsi="Times New Roman" w:cs="Times New Roman"/>
          <w:sz w:val="24"/>
          <w:szCs w:val="24"/>
        </w:rPr>
        <w:t xml:space="preserve">resources </w:t>
      </w:r>
      <w:r w:rsidR="00312F87" w:rsidRPr="0013754E">
        <w:rPr>
          <w:rFonts w:ascii="Times New Roman" w:eastAsia="Times New Roman" w:hAnsi="Times New Roman" w:cs="Times New Roman"/>
          <w:sz w:val="24"/>
          <w:szCs w:val="24"/>
        </w:rPr>
        <w:t xml:space="preserve">to </w:t>
      </w:r>
      <w:r w:rsidRPr="0013754E">
        <w:rPr>
          <w:rFonts w:ascii="Times New Roman" w:eastAsia="Times New Roman" w:hAnsi="Times New Roman" w:cs="Times New Roman"/>
          <w:sz w:val="24"/>
          <w:szCs w:val="24"/>
        </w:rPr>
        <w:t>monitoring or treating unaffected populations while missing some affected populations.</w:t>
      </w:r>
      <w:r w:rsidR="00312F87" w:rsidRPr="0013754E">
        <w:rPr>
          <w:rFonts w:ascii="Times New Roman" w:eastAsia="Times New Roman" w:hAnsi="Times New Roman" w:cs="Times New Roman"/>
          <w:sz w:val="24"/>
          <w:szCs w:val="24"/>
        </w:rPr>
        <w:t xml:space="preserve"> In contrast</w:t>
      </w:r>
      <w:r w:rsidR="00F338DB" w:rsidRPr="0013754E">
        <w:rPr>
          <w:rFonts w:ascii="Times New Roman" w:eastAsia="Times New Roman" w:hAnsi="Times New Roman" w:cs="Times New Roman"/>
          <w:sz w:val="24"/>
          <w:szCs w:val="24"/>
        </w:rPr>
        <w:t>, by considering the population dynamics and, if possible, planning relatively simple and short model-specific simulations, one can enhance the usefulness of T</w:t>
      </w:r>
      <w:r w:rsidR="00D61BAC" w:rsidRPr="0013754E">
        <w:rPr>
          <w:rFonts w:ascii="Times New Roman" w:eastAsia="Times New Roman" w:hAnsi="Times New Roman" w:cs="Times New Roman"/>
          <w:sz w:val="24"/>
          <w:szCs w:val="24"/>
        </w:rPr>
        <w:t>G</w:t>
      </w:r>
      <w:r w:rsidR="00F338DB" w:rsidRPr="0013754E">
        <w:rPr>
          <w:rFonts w:ascii="Times New Roman" w:eastAsia="Times New Roman" w:hAnsi="Times New Roman" w:cs="Times New Roman"/>
          <w:sz w:val="24"/>
          <w:szCs w:val="24"/>
        </w:rPr>
        <w:t>I and proceed with a more appropriate sampling/monitoring strategy.</w:t>
      </w:r>
      <w:r w:rsidR="00712A94" w:rsidRPr="0013754E">
        <w:rPr>
          <w:rFonts w:ascii="Times New Roman" w:eastAsia="Times New Roman" w:hAnsi="Times New Roman" w:cs="Times New Roman"/>
          <w:sz w:val="24"/>
          <w:szCs w:val="24"/>
        </w:rPr>
        <w:t xml:space="preserve"> Given the fact that FNR reach high values at the highest time gaps for some scenarios (Fig. 5), we believe that our choice of a maximum of 9 </w:t>
      </w:r>
      <w:r w:rsidR="00D61BAC" w:rsidRPr="0013754E">
        <w:rPr>
          <w:rFonts w:ascii="Times New Roman" w:eastAsia="Times New Roman" w:hAnsi="Times New Roman" w:cs="Times New Roman"/>
          <w:sz w:val="24"/>
          <w:szCs w:val="24"/>
        </w:rPr>
        <w:t xml:space="preserve">generations (e.g. </w:t>
      </w:r>
      <w:r w:rsidR="00712A94" w:rsidRPr="0013754E">
        <w:rPr>
          <w:rFonts w:ascii="Times New Roman" w:eastAsia="Times New Roman" w:hAnsi="Times New Roman" w:cs="Times New Roman"/>
          <w:sz w:val="24"/>
          <w:szCs w:val="24"/>
        </w:rPr>
        <w:t>years</w:t>
      </w:r>
      <w:r w:rsidR="00D61BAC" w:rsidRPr="0013754E">
        <w:rPr>
          <w:rFonts w:ascii="Times New Roman" w:eastAsia="Times New Roman" w:hAnsi="Times New Roman" w:cs="Times New Roman"/>
          <w:sz w:val="24"/>
          <w:szCs w:val="24"/>
        </w:rPr>
        <w:t>)</w:t>
      </w:r>
      <w:r w:rsidR="00712A94" w:rsidRPr="0013754E">
        <w:rPr>
          <w:rFonts w:ascii="Times New Roman" w:eastAsia="Times New Roman" w:hAnsi="Times New Roman" w:cs="Times New Roman"/>
          <w:sz w:val="24"/>
          <w:szCs w:val="24"/>
        </w:rPr>
        <w:t xml:space="preserve"> between </w:t>
      </w:r>
      <w:r w:rsidR="006D04EF" w:rsidRPr="0013754E">
        <w:rPr>
          <w:rFonts w:ascii="Times New Roman" w:eastAsia="Times New Roman" w:hAnsi="Times New Roman" w:cs="Times New Roman"/>
          <w:sz w:val="24"/>
          <w:szCs w:val="24"/>
        </w:rPr>
        <w:t>survey</w:t>
      </w:r>
      <w:r w:rsidR="00712A94" w:rsidRPr="0013754E">
        <w:rPr>
          <w:rFonts w:ascii="Times New Roman" w:eastAsia="Times New Roman" w:hAnsi="Times New Roman" w:cs="Times New Roman"/>
          <w:sz w:val="24"/>
          <w:szCs w:val="24"/>
        </w:rPr>
        <w:t>s was appropriate.</w:t>
      </w:r>
    </w:p>
    <w:p w14:paraId="202706C0" w14:textId="77777777" w:rsidR="00760250" w:rsidRPr="0013754E" w:rsidRDefault="00760250" w:rsidP="00901297">
      <w:pPr>
        <w:pStyle w:val="Heading2"/>
        <w:spacing w:after="240" w:line="360" w:lineRule="auto"/>
        <w:rPr>
          <w:lang w:val="en-US"/>
        </w:rPr>
      </w:pPr>
      <w:r w:rsidRPr="0013754E">
        <w:rPr>
          <w:lang w:val="en-US"/>
        </w:rPr>
        <w:t>Empirical application of the method</w:t>
      </w:r>
    </w:p>
    <w:p w14:paraId="143ABE62" w14:textId="0E6851C4"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We successfully applied TGI </w:t>
      </w:r>
      <w:r w:rsidR="00520DE3" w:rsidRPr="0013754E">
        <w:rPr>
          <w:rFonts w:ascii="Times New Roman" w:eastAsia="Times New Roman" w:hAnsi="Times New Roman" w:cs="Times New Roman"/>
          <w:sz w:val="24"/>
          <w:szCs w:val="24"/>
        </w:rPr>
        <w:t xml:space="preserve">to </w:t>
      </w:r>
      <w:r w:rsidRPr="0013754E">
        <w:rPr>
          <w:rFonts w:ascii="Times New Roman" w:eastAsia="Times New Roman" w:hAnsi="Times New Roman" w:cs="Times New Roman"/>
          <w:sz w:val="24"/>
          <w:szCs w:val="24"/>
        </w:rPr>
        <w:t xml:space="preserve">an empirical dataset </w:t>
      </w:r>
      <w:r w:rsidR="00520DE3" w:rsidRPr="0013754E">
        <w:rPr>
          <w:rFonts w:ascii="Times New Roman" w:eastAsia="Times New Roman" w:hAnsi="Times New Roman" w:cs="Times New Roman"/>
          <w:sz w:val="24"/>
          <w:szCs w:val="24"/>
        </w:rPr>
        <w:t xml:space="preserve">from </w:t>
      </w:r>
      <w:r w:rsidRPr="0013754E">
        <w:rPr>
          <w:rFonts w:ascii="Times New Roman" w:eastAsia="Times New Roman" w:hAnsi="Times New Roman" w:cs="Times New Roman"/>
          <w:sz w:val="24"/>
          <w:szCs w:val="24"/>
        </w:rPr>
        <w:t>an endangered vertebrate</w:t>
      </w:r>
      <w:r w:rsidR="00520DE3" w:rsidRPr="0013754E">
        <w:rPr>
          <w:rFonts w:ascii="Times New Roman" w:eastAsia="Times New Roman" w:hAnsi="Times New Roman" w:cs="Times New Roman"/>
          <w:sz w:val="24"/>
          <w:szCs w:val="24"/>
        </w:rPr>
        <w:t>, the Northern tidewater goby,</w:t>
      </w:r>
      <w:r w:rsidRPr="0013754E">
        <w:rPr>
          <w:rFonts w:ascii="Times New Roman" w:eastAsia="Times New Roman" w:hAnsi="Times New Roman" w:cs="Times New Roman"/>
          <w:sz w:val="24"/>
          <w:szCs w:val="24"/>
        </w:rPr>
        <w:t xml:space="preserve"> for which temporal genetic change had been described but not tested</w:t>
      </w:r>
      <w:r w:rsidR="008C196C" w:rsidRPr="0013754E">
        <w:rPr>
          <w:rFonts w:ascii="Times New Roman" w:eastAsia="Times New Roman" w:hAnsi="Times New Roman" w:cs="Times New Roman"/>
          <w:sz w:val="24"/>
          <w:szCs w:val="24"/>
        </w:rPr>
        <w:t xml:space="preserve"> </w:t>
      </w:r>
      <w:r w:rsidR="00697DCF" w:rsidRPr="0013754E">
        <w:rPr>
          <w:rFonts w:ascii="Times New Roman" w:eastAsia="Times New Roman" w:hAnsi="Times New Roman" w:cs="Times New Roman"/>
          <w:sz w:val="24"/>
          <w:szCs w:val="24"/>
        </w:rPr>
        <w:fldChar w:fldCharType="begin" w:fldLock="1"/>
      </w:r>
      <w:r w:rsidR="00F13DFF" w:rsidRPr="0013754E">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00697DCF" w:rsidRPr="0013754E">
        <w:rPr>
          <w:rFonts w:ascii="Times New Roman" w:eastAsia="Times New Roman" w:hAnsi="Times New Roman" w:cs="Times New Roman"/>
          <w:sz w:val="24"/>
          <w:szCs w:val="24"/>
        </w:rPr>
        <w:fldChar w:fldCharType="separate"/>
      </w:r>
      <w:r w:rsidR="00697DCF" w:rsidRPr="0013754E">
        <w:rPr>
          <w:rFonts w:ascii="Times New Roman" w:eastAsia="Times New Roman" w:hAnsi="Times New Roman" w:cs="Times New Roman"/>
          <w:noProof/>
          <w:sz w:val="24"/>
          <w:szCs w:val="24"/>
        </w:rPr>
        <w:t>(Kinziger et al., 2015)</w:t>
      </w:r>
      <w:r w:rsidR="00697DCF" w:rsidRPr="0013754E">
        <w:rPr>
          <w:rFonts w:ascii="Times New Roman" w:eastAsia="Times New Roman" w:hAnsi="Times New Roman" w:cs="Times New Roman"/>
          <w:sz w:val="24"/>
          <w:szCs w:val="24"/>
        </w:rPr>
        <w:fldChar w:fldCharType="end"/>
      </w:r>
      <w:r w:rsidRPr="0013754E">
        <w:rPr>
          <w:rFonts w:ascii="Times New Roman" w:eastAsia="Times New Roman" w:hAnsi="Times New Roman" w:cs="Times New Roman"/>
          <w:sz w:val="24"/>
          <w:szCs w:val="24"/>
        </w:rPr>
        <w:t xml:space="preserve">. </w:t>
      </w:r>
      <w:r w:rsidR="008F7B96" w:rsidRPr="0013754E">
        <w:rPr>
          <w:rFonts w:ascii="Times New Roman" w:eastAsia="Times New Roman" w:hAnsi="Times New Roman" w:cs="Times New Roman"/>
          <w:sz w:val="24"/>
          <w:szCs w:val="24"/>
        </w:rPr>
        <w:t xml:space="preserve">The authors of the original publication hypothesized that one </w:t>
      </w:r>
      <w:r w:rsidR="00520DE3" w:rsidRPr="0013754E">
        <w:rPr>
          <w:rFonts w:ascii="Times New Roman" w:eastAsia="Times New Roman" w:hAnsi="Times New Roman" w:cs="Times New Roman"/>
          <w:sz w:val="24"/>
          <w:szCs w:val="24"/>
        </w:rPr>
        <w:t xml:space="preserve">goby </w:t>
      </w:r>
      <w:r w:rsidRPr="0013754E">
        <w:rPr>
          <w:rFonts w:ascii="Times New Roman" w:eastAsia="Times New Roman" w:hAnsi="Times New Roman" w:cs="Times New Roman"/>
          <w:sz w:val="24"/>
          <w:szCs w:val="24"/>
        </w:rPr>
        <w:t xml:space="preserve">population had undergone atypical </w:t>
      </w:r>
      <w:r w:rsidR="00520DE3" w:rsidRPr="0013754E">
        <w:rPr>
          <w:rFonts w:ascii="Times New Roman" w:eastAsia="Times New Roman" w:hAnsi="Times New Roman" w:cs="Times New Roman"/>
          <w:sz w:val="24"/>
          <w:szCs w:val="24"/>
        </w:rPr>
        <w:t xml:space="preserve">genetic </w:t>
      </w:r>
      <w:r w:rsidRPr="0013754E">
        <w:rPr>
          <w:rFonts w:ascii="Times New Roman" w:eastAsia="Times New Roman" w:hAnsi="Times New Roman" w:cs="Times New Roman"/>
          <w:sz w:val="24"/>
          <w:szCs w:val="24"/>
        </w:rPr>
        <w:t>change relative to the rest of the landscape</w:t>
      </w:r>
      <w:r w:rsidR="008F7B96" w:rsidRPr="0013754E">
        <w:rPr>
          <w:rFonts w:ascii="Times New Roman" w:eastAsia="Times New Roman" w:hAnsi="Times New Roman" w:cs="Times New Roman"/>
          <w:sz w:val="24"/>
          <w:szCs w:val="24"/>
        </w:rPr>
        <w:t>;</w:t>
      </w:r>
      <w:r w:rsidRPr="0013754E">
        <w:rPr>
          <w:rFonts w:ascii="Times New Roman" w:eastAsia="Times New Roman" w:hAnsi="Times New Roman" w:cs="Times New Roman"/>
          <w:sz w:val="24"/>
          <w:szCs w:val="24"/>
        </w:rPr>
        <w:t xml:space="preserve"> </w:t>
      </w:r>
      <w:r w:rsidR="008F7B96" w:rsidRPr="0013754E">
        <w:rPr>
          <w:rFonts w:ascii="Times New Roman" w:eastAsia="Times New Roman" w:hAnsi="Times New Roman" w:cs="Times New Roman"/>
          <w:sz w:val="24"/>
          <w:szCs w:val="24"/>
        </w:rPr>
        <w:t>o</w:t>
      </w:r>
      <w:r w:rsidR="00520DE3" w:rsidRPr="0013754E">
        <w:rPr>
          <w:rFonts w:ascii="Times New Roman" w:eastAsia="Times New Roman" w:hAnsi="Times New Roman" w:cs="Times New Roman"/>
          <w:sz w:val="24"/>
          <w:szCs w:val="24"/>
        </w:rPr>
        <w:t xml:space="preserve">ur </w:t>
      </w:r>
      <w:r w:rsidRPr="0013754E">
        <w:rPr>
          <w:rFonts w:ascii="Times New Roman" w:eastAsia="Times New Roman" w:hAnsi="Times New Roman" w:cs="Times New Roman"/>
          <w:sz w:val="24"/>
          <w:szCs w:val="24"/>
        </w:rPr>
        <w:t xml:space="preserve">application of TGI supported </w:t>
      </w:r>
      <w:r w:rsidR="00520DE3" w:rsidRPr="0013754E">
        <w:rPr>
          <w:rFonts w:ascii="Times New Roman" w:eastAsia="Times New Roman" w:hAnsi="Times New Roman" w:cs="Times New Roman"/>
          <w:sz w:val="24"/>
          <w:szCs w:val="24"/>
        </w:rPr>
        <w:t>this hypothesis</w:t>
      </w:r>
      <w:r w:rsidRPr="0013754E">
        <w:rPr>
          <w:rFonts w:ascii="Times New Roman" w:eastAsia="Times New Roman" w:hAnsi="Times New Roman" w:cs="Times New Roman"/>
          <w:sz w:val="24"/>
          <w:szCs w:val="24"/>
        </w:rPr>
        <w:t xml:space="preserve">. We therefore </w:t>
      </w:r>
      <w:r w:rsidR="00787DDE" w:rsidRPr="0013754E">
        <w:rPr>
          <w:rFonts w:ascii="Times New Roman" w:eastAsia="Times New Roman" w:hAnsi="Times New Roman" w:cs="Times New Roman"/>
          <w:sz w:val="24"/>
          <w:szCs w:val="24"/>
        </w:rPr>
        <w:t xml:space="preserve">clearly showed </w:t>
      </w:r>
      <w:r w:rsidR="008F7B96" w:rsidRPr="0013754E">
        <w:rPr>
          <w:rFonts w:ascii="Times New Roman" w:eastAsia="Times New Roman" w:hAnsi="Times New Roman" w:cs="Times New Roman"/>
          <w:sz w:val="24"/>
          <w:szCs w:val="24"/>
        </w:rPr>
        <w:t>that</w:t>
      </w:r>
      <w:r w:rsidRPr="0013754E">
        <w:rPr>
          <w:rFonts w:ascii="Times New Roman" w:eastAsia="Times New Roman" w:hAnsi="Times New Roman" w:cs="Times New Roman"/>
          <w:sz w:val="24"/>
          <w:szCs w:val="24"/>
        </w:rPr>
        <w:t xml:space="preserve"> </w:t>
      </w:r>
      <w:r w:rsidR="00520DE3" w:rsidRPr="0013754E">
        <w:rPr>
          <w:rFonts w:ascii="Times New Roman" w:eastAsia="Times New Roman" w:hAnsi="Times New Roman" w:cs="Times New Roman"/>
          <w:sz w:val="24"/>
          <w:szCs w:val="24"/>
        </w:rPr>
        <w:t xml:space="preserve">the straightforward TGI testing procedure can be used </w:t>
      </w:r>
      <w:r w:rsidRPr="0013754E">
        <w:rPr>
          <w:rFonts w:ascii="Times New Roman" w:eastAsia="Times New Roman" w:hAnsi="Times New Roman" w:cs="Times New Roman"/>
          <w:sz w:val="24"/>
          <w:szCs w:val="24"/>
        </w:rPr>
        <w:t xml:space="preserve">to strengthen the results </w:t>
      </w:r>
      <w:r w:rsidR="00520DE3" w:rsidRPr="0013754E">
        <w:rPr>
          <w:rFonts w:ascii="Times New Roman" w:eastAsia="Times New Roman" w:hAnsi="Times New Roman" w:cs="Times New Roman"/>
          <w:sz w:val="24"/>
          <w:szCs w:val="24"/>
        </w:rPr>
        <w:t xml:space="preserve">from </w:t>
      </w:r>
      <w:r w:rsidRPr="0013754E">
        <w:rPr>
          <w:rFonts w:ascii="Times New Roman" w:eastAsia="Times New Roman" w:hAnsi="Times New Roman" w:cs="Times New Roman"/>
          <w:sz w:val="24"/>
          <w:szCs w:val="24"/>
        </w:rPr>
        <w:t xml:space="preserve">temporal genetic studies </w:t>
      </w:r>
      <w:r w:rsidR="00520DE3" w:rsidRPr="0013754E">
        <w:rPr>
          <w:rFonts w:ascii="Times New Roman" w:eastAsia="Times New Roman" w:hAnsi="Times New Roman" w:cs="Times New Roman"/>
          <w:sz w:val="24"/>
          <w:szCs w:val="24"/>
        </w:rPr>
        <w:t xml:space="preserve">that use </w:t>
      </w:r>
      <w:r w:rsidRPr="0013754E">
        <w:rPr>
          <w:rFonts w:ascii="Times New Roman" w:eastAsia="Times New Roman" w:hAnsi="Times New Roman" w:cs="Times New Roman"/>
          <w:sz w:val="24"/>
          <w:szCs w:val="24"/>
        </w:rPr>
        <w:t xml:space="preserve">repeated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s. </w:t>
      </w:r>
    </w:p>
    <w:p w14:paraId="069B7BA2" w14:textId="77777777" w:rsidR="00760250" w:rsidRPr="0013754E" w:rsidRDefault="00760250" w:rsidP="00901297">
      <w:pPr>
        <w:pStyle w:val="Heading2"/>
        <w:spacing w:after="240" w:line="360" w:lineRule="auto"/>
        <w:rPr>
          <w:lang w:val="en-US"/>
        </w:rPr>
      </w:pPr>
      <w:r w:rsidRPr="0013754E">
        <w:rPr>
          <w:lang w:val="en-US"/>
        </w:rPr>
        <w:t xml:space="preserve">Considerations about the use of TGI </w:t>
      </w:r>
    </w:p>
    <w:p w14:paraId="1FC39A96" w14:textId="68D533B0" w:rsidR="00CF7127" w:rsidRPr="0013754E" w:rsidRDefault="00CF7127"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Different empirical datasets and research objectives may require TGI users to </w:t>
      </w:r>
      <w:r w:rsidR="008C196C" w:rsidRPr="0013754E">
        <w:rPr>
          <w:rFonts w:ascii="Times New Roman" w:eastAsia="Times New Roman" w:hAnsi="Times New Roman" w:cs="Times New Roman"/>
          <w:sz w:val="24"/>
          <w:szCs w:val="24"/>
        </w:rPr>
        <w:t xml:space="preserve">customize </w:t>
      </w:r>
      <w:r w:rsidRPr="0013754E">
        <w:rPr>
          <w:rFonts w:ascii="Times New Roman" w:eastAsia="Times New Roman" w:hAnsi="Times New Roman" w:cs="Times New Roman"/>
          <w:sz w:val="24"/>
          <w:szCs w:val="24"/>
        </w:rPr>
        <w:t xml:space="preserve">our procedure, but the TGI function is transparent and flexible, and different permutation and genetic distance algorithms could easily be used by simply changing a few lines </w:t>
      </w:r>
      <w:r w:rsidR="00787DDE" w:rsidRPr="0013754E">
        <w:rPr>
          <w:rFonts w:ascii="Times New Roman" w:eastAsia="Times New Roman" w:hAnsi="Times New Roman" w:cs="Times New Roman"/>
          <w:sz w:val="24"/>
          <w:szCs w:val="24"/>
        </w:rPr>
        <w:t xml:space="preserve">of R code </w:t>
      </w:r>
      <w:r w:rsidRPr="0013754E">
        <w:rPr>
          <w:rFonts w:ascii="Times New Roman" w:eastAsia="Times New Roman" w:hAnsi="Times New Roman" w:cs="Times New Roman"/>
          <w:sz w:val="24"/>
          <w:szCs w:val="24"/>
        </w:rPr>
        <w:t xml:space="preserve">in the </w:t>
      </w:r>
      <w:r w:rsidRPr="0013754E">
        <w:rPr>
          <w:rFonts w:ascii="Times New Roman" w:eastAsia="Times New Roman" w:hAnsi="Times New Roman" w:cs="Times New Roman"/>
          <w:sz w:val="24"/>
          <w:szCs w:val="24"/>
        </w:rPr>
        <w:lastRenderedPageBreak/>
        <w:t>annotated TGI function provided in the supplementary material.</w:t>
      </w:r>
      <w:r w:rsidR="00B759D8">
        <w:rPr>
          <w:rFonts w:ascii="Times New Roman" w:eastAsia="Times New Roman" w:hAnsi="Times New Roman" w:cs="Times New Roman"/>
          <w:sz w:val="24"/>
          <w:szCs w:val="24"/>
        </w:rPr>
        <w:t xml:space="preserve"> Evaluating </w:t>
      </w:r>
      <w:r w:rsidR="00C32E8B">
        <w:rPr>
          <w:rFonts w:ascii="Times New Roman" w:eastAsia="Times New Roman" w:hAnsi="Times New Roman" w:cs="Times New Roman"/>
          <w:sz w:val="24"/>
          <w:szCs w:val="24"/>
        </w:rPr>
        <w:t xml:space="preserve">the performance of </w:t>
      </w:r>
      <w:r w:rsidR="00B759D8">
        <w:rPr>
          <w:rFonts w:ascii="Times New Roman" w:eastAsia="Times New Roman" w:hAnsi="Times New Roman" w:cs="Times New Roman"/>
          <w:sz w:val="24"/>
          <w:szCs w:val="24"/>
        </w:rPr>
        <w:t xml:space="preserve">distance metrics with different statistical properties </w:t>
      </w:r>
      <w:r w:rsidR="00B759D8">
        <w:rPr>
          <w:rFonts w:ascii="Times New Roman" w:eastAsia="Times New Roman" w:hAnsi="Times New Roman" w:cs="Times New Roman"/>
          <w:sz w:val="24"/>
          <w:szCs w:val="24"/>
        </w:rPr>
        <w:fldChar w:fldCharType="begin" w:fldLock="1"/>
      </w:r>
      <w:r w:rsidR="00B30BDC">
        <w:rPr>
          <w:rFonts w:ascii="Times New Roman" w:eastAsia="Times New Roman" w:hAnsi="Times New Roman" w:cs="Times New Roman"/>
          <w:sz w:val="24"/>
          <w:szCs w:val="24"/>
        </w:rPr>
        <w:instrText>ADDIN CSL_CITATION {"citationItems":[{"id":"ITEM-1","itemData":{"DOI":"10.1111/ele.12141","ISSN":"1461023X","abstract":"Beta diversity can be measured in different ways. Among these, the total variance of the community data table Y can be used as an estimate of beta diversity. We show how the total variance of Y can be calculated either directly or through a dissimilarity matrix obtained using any dissimilarity index deemed appropriate for pairwise comparisons of community composition data. We addressed the question of which index to use by coding 16 indices using 14 properties that are necessary for beta assessment, comparability among data sets, sampling issues and ordination. Our comparison analysis classified the coefficients under study into five types, three of which are appropriate for beta diversity assessment. Our approach links the concept of beta diversity with the analysis of community data by commonly used methods like ordination and anova. Total beta can be partitioned into Species Contributions (SCBD: degree of variation of individual species across the study area) and Local Contributions (LCBD: comparative indicators of the ecological uniqueness of the sites) to Beta Diversity. Moreover, total beta can be broken up into within- and among-group components by manova, into orthogonal axes by ordination, into spatial scales by eigenfunction analysis or among explanatory data sets by variation partitioning.","author":[{"dropping-particle":"","family":"Legendre","given":"Pierre","non-dropping-particle":"","parse-names":false,"suffix":""},{"dropping-particle":"","family":"Cáceres","given":"Miquel","non-dropping-particle":"De","parse-names":false,"suffix":""}],"container-title":"Ecology Letters","id":"ITEM-1","issue":"8","issued":{"date-parts":[["2013"]]},"page":"951-963","title":"Beta diversity as the variance of community data: Dissimilarity coefficients and partitioning","type":"article-journal","volume":"16"},"uris":["http://www.mendeley.com/documents/?uuid=70b08a36-6a31-4095-bb8a-82685277bbb4"]}],"mendeley":{"formattedCitation":"(Legendre &amp; De Cáceres, 2013)","plainTextFormattedCitation":"(Legendre &amp; De Cáceres, 2013)","previouslyFormattedCitation":"(Legendre &amp; De Cáceres, 2013)"},"properties":{"noteIndex":0},"schema":"https://github.com/citation-style-language/schema/raw/master/csl-citation.json"}</w:instrText>
      </w:r>
      <w:r w:rsidR="00B759D8">
        <w:rPr>
          <w:rFonts w:ascii="Times New Roman" w:eastAsia="Times New Roman" w:hAnsi="Times New Roman" w:cs="Times New Roman"/>
          <w:sz w:val="24"/>
          <w:szCs w:val="24"/>
        </w:rPr>
        <w:fldChar w:fldCharType="separate"/>
      </w:r>
      <w:r w:rsidR="00B759D8" w:rsidRPr="00B759D8">
        <w:rPr>
          <w:rFonts w:ascii="Times New Roman" w:eastAsia="Times New Roman" w:hAnsi="Times New Roman" w:cs="Times New Roman"/>
          <w:noProof/>
          <w:sz w:val="24"/>
          <w:szCs w:val="24"/>
        </w:rPr>
        <w:t>(Legendre &amp; De Cáceres, 2013)</w:t>
      </w:r>
      <w:r w:rsidR="00B759D8">
        <w:rPr>
          <w:rFonts w:ascii="Times New Roman" w:eastAsia="Times New Roman" w:hAnsi="Times New Roman" w:cs="Times New Roman"/>
          <w:sz w:val="24"/>
          <w:szCs w:val="24"/>
        </w:rPr>
        <w:fldChar w:fldCharType="end"/>
      </w:r>
      <w:r w:rsidR="00B759D8">
        <w:rPr>
          <w:rFonts w:ascii="Times New Roman" w:eastAsia="Times New Roman" w:hAnsi="Times New Roman" w:cs="Times New Roman"/>
          <w:sz w:val="24"/>
          <w:szCs w:val="24"/>
        </w:rPr>
        <w:t xml:space="preserve"> could be an avenue for future work. </w:t>
      </w:r>
      <w:r w:rsidR="00760250" w:rsidRPr="0013754E">
        <w:rPr>
          <w:rFonts w:ascii="Times New Roman" w:eastAsia="Times New Roman" w:hAnsi="Times New Roman" w:cs="Times New Roman"/>
          <w:sz w:val="24"/>
          <w:szCs w:val="24"/>
        </w:rPr>
        <w:t>TGI can also readily be used on other types of genetic</w:t>
      </w:r>
      <w:r w:rsidRPr="0013754E">
        <w:rPr>
          <w:rFonts w:ascii="Times New Roman" w:eastAsia="Times New Roman" w:hAnsi="Times New Roman" w:cs="Times New Roman"/>
          <w:sz w:val="24"/>
          <w:szCs w:val="24"/>
        </w:rPr>
        <w:t xml:space="preserve"> data, such as microsatellites. TGI provides a robust statistical framework </w:t>
      </w:r>
      <w:r w:rsidR="007755AA" w:rsidRPr="0013754E">
        <w:rPr>
          <w:rFonts w:ascii="Times New Roman" w:eastAsia="Times New Roman" w:hAnsi="Times New Roman" w:cs="Times New Roman"/>
          <w:sz w:val="24"/>
          <w:szCs w:val="24"/>
        </w:rPr>
        <w:t>more trustworthy than arbitrary comparison of pairwise genetic differences</w:t>
      </w:r>
      <w:r w:rsidRPr="0013754E">
        <w:rPr>
          <w:rFonts w:ascii="Times New Roman" w:eastAsia="Times New Roman" w:hAnsi="Times New Roman" w:cs="Times New Roman"/>
          <w:sz w:val="24"/>
          <w:szCs w:val="24"/>
        </w:rPr>
        <w:t>, or node-based genetic diversity values.</w:t>
      </w:r>
    </w:p>
    <w:p w14:paraId="6AD960BE" w14:textId="31669500" w:rsidR="00D23160" w:rsidRPr="0013754E" w:rsidRDefault="00F0721A"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Despite these advantages, there are still several important considerations for the effective use of TGI</w:t>
      </w:r>
      <w:r w:rsidR="00326EF7" w:rsidRPr="0013754E">
        <w:rPr>
          <w:rFonts w:ascii="Times New Roman" w:eastAsia="Times New Roman" w:hAnsi="Times New Roman" w:cs="Times New Roman"/>
          <w:sz w:val="24"/>
          <w:szCs w:val="24"/>
        </w:rPr>
        <w:t xml:space="preserve"> tests</w:t>
      </w:r>
      <w:r w:rsidRPr="0013754E">
        <w:rPr>
          <w:rFonts w:ascii="Times New Roman" w:eastAsia="Times New Roman" w:hAnsi="Times New Roman" w:cs="Times New Roman"/>
          <w:sz w:val="24"/>
          <w:szCs w:val="24"/>
        </w:rPr>
        <w:t xml:space="preserve">. The implementation of TGI in new systems will ultimately be more successful if researchers have an </w:t>
      </w:r>
      <w:r w:rsidRPr="0013754E">
        <w:rPr>
          <w:rFonts w:ascii="Times New Roman" w:eastAsia="Times New Roman" w:hAnsi="Times New Roman" w:cs="Times New Roman"/>
          <w:i/>
          <w:iCs/>
          <w:sz w:val="24"/>
          <w:szCs w:val="24"/>
        </w:rPr>
        <w:t>a priori</w:t>
      </w:r>
      <w:r w:rsidRPr="0013754E">
        <w:rPr>
          <w:rFonts w:ascii="Times New Roman" w:eastAsia="Times New Roman" w:hAnsi="Times New Roman" w:cs="Times New Roman"/>
          <w:sz w:val="24"/>
          <w:szCs w:val="24"/>
        </w:rPr>
        <w:t xml:space="preserve"> understanding of the population dynamics of their system and the nature and scale of possible disturbances in their study area. Indeed, this prior knowledge could </w:t>
      </w:r>
      <w:r w:rsidR="00051241">
        <w:rPr>
          <w:rFonts w:ascii="Times New Roman" w:eastAsia="Times New Roman" w:hAnsi="Times New Roman" w:cs="Times New Roman"/>
          <w:sz w:val="24"/>
          <w:szCs w:val="24"/>
        </w:rPr>
        <w:t>guide</w:t>
      </w:r>
      <w:r w:rsidRPr="0013754E">
        <w:rPr>
          <w:rFonts w:ascii="Times New Roman" w:eastAsia="Times New Roman" w:hAnsi="Times New Roman" w:cs="Times New Roman"/>
          <w:sz w:val="24"/>
          <w:szCs w:val="24"/>
        </w:rPr>
        <w:t xml:space="preserve"> researchers </w:t>
      </w:r>
      <w:r w:rsidR="00051241" w:rsidRPr="00051241">
        <w:rPr>
          <w:rFonts w:ascii="Times New Roman" w:eastAsia="Times New Roman" w:hAnsi="Times New Roman" w:cs="Times New Roman"/>
          <w:sz w:val="24"/>
          <w:szCs w:val="24"/>
        </w:rPr>
        <w:t>in the choice of survey intervals after important historical demographic events</w:t>
      </w:r>
      <w:r w:rsidR="00051241">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 xml:space="preserve">These values ultimately represent trade-offs in potential conservation costs, and it is therefore essential that researchers grasp their importance and choose these values deliberately. Stricter (lower) values for the TGI p-value threshold expectedly result in a lower FPR but may also result in a higher FNR (lower power). </w:t>
      </w:r>
      <w:r w:rsidRPr="0013754E">
        <w:rPr>
          <w:rFonts w:ascii="Times New Roman" w:hAnsi="Times New Roman" w:cs="Times New Roman"/>
          <w:sz w:val="24"/>
          <w:szCs w:val="24"/>
        </w:rPr>
        <w:t xml:space="preserve">Identifying the most sensible threshold for a chosen objective would be valuable to better understand the trade-offs of different sampling schemes in specific </w:t>
      </w:r>
      <w:r w:rsidR="006344AD" w:rsidRPr="0013754E">
        <w:rPr>
          <w:rFonts w:ascii="Times New Roman" w:hAnsi="Times New Roman" w:cs="Times New Roman"/>
          <w:sz w:val="24"/>
          <w:szCs w:val="24"/>
        </w:rPr>
        <w:t xml:space="preserve">empirical </w:t>
      </w:r>
      <w:r w:rsidRPr="0013754E">
        <w:rPr>
          <w:rFonts w:ascii="Times New Roman" w:hAnsi="Times New Roman" w:cs="Times New Roman"/>
          <w:sz w:val="24"/>
          <w:szCs w:val="24"/>
        </w:rPr>
        <w:t>systems</w:t>
      </w:r>
      <w:r w:rsidR="006344AD" w:rsidRPr="0013754E">
        <w:rPr>
          <w:rFonts w:ascii="Times New Roman" w:hAnsi="Times New Roman" w:cs="Times New Roman"/>
          <w:sz w:val="24"/>
          <w:szCs w:val="24"/>
        </w:rPr>
        <w:t>. Purpose-designed spatially-explicit simulations can be used to address this challenge</w:t>
      </w:r>
      <w:r w:rsidRPr="0013754E">
        <w:rPr>
          <w:rFonts w:ascii="Times New Roman" w:hAnsi="Times New Roman" w:cs="Times New Roman"/>
          <w:sz w:val="24"/>
          <w:szCs w:val="24"/>
        </w:rPr>
        <w:t xml:space="preserve">. </w:t>
      </w:r>
      <w:r w:rsidR="006344AD" w:rsidRPr="0013754E">
        <w:rPr>
          <w:rFonts w:ascii="Times New Roman" w:eastAsia="Times New Roman" w:hAnsi="Times New Roman" w:cs="Times New Roman"/>
          <w:sz w:val="24"/>
          <w:szCs w:val="24"/>
        </w:rPr>
        <w:t>I</w:t>
      </w:r>
      <w:r w:rsidR="008C196C" w:rsidRPr="0013754E">
        <w:rPr>
          <w:rFonts w:ascii="Times New Roman" w:eastAsia="Times New Roman" w:hAnsi="Times New Roman" w:cs="Times New Roman"/>
          <w:iCs/>
          <w:sz w:val="24"/>
          <w:szCs w:val="24"/>
        </w:rPr>
        <w:t>n</w:t>
      </w:r>
      <w:r w:rsidR="008C196C" w:rsidRPr="0013754E">
        <w:rPr>
          <w:rFonts w:ascii="Times New Roman" w:eastAsia="Times New Roman" w:hAnsi="Times New Roman" w:cs="Times New Roman"/>
          <w:i/>
          <w:sz w:val="24"/>
          <w:szCs w:val="24"/>
        </w:rPr>
        <w:t xml:space="preserve"> </w:t>
      </w:r>
      <w:r w:rsidRPr="0013754E">
        <w:rPr>
          <w:rFonts w:ascii="Times New Roman" w:eastAsia="Times New Roman" w:hAnsi="Times New Roman" w:cs="Times New Roman"/>
          <w:sz w:val="24"/>
          <w:szCs w:val="24"/>
        </w:rPr>
        <w:t xml:space="preserve">some </w:t>
      </w:r>
      <w:r w:rsidR="002200BB" w:rsidRPr="0013754E">
        <w:rPr>
          <w:rFonts w:ascii="Times New Roman" w:eastAsia="Times New Roman" w:hAnsi="Times New Roman" w:cs="Times New Roman"/>
          <w:sz w:val="24"/>
          <w:szCs w:val="24"/>
        </w:rPr>
        <w:t>cases,</w:t>
      </w:r>
      <w:r w:rsidR="008C196C" w:rsidRPr="0013754E">
        <w:rPr>
          <w:rFonts w:ascii="Times New Roman" w:eastAsia="Times New Roman" w:hAnsi="Times New Roman" w:cs="Times New Roman"/>
          <w:sz w:val="24"/>
          <w:szCs w:val="24"/>
        </w:rPr>
        <w:t xml:space="preserve"> it may be desirable </w:t>
      </w:r>
      <w:r w:rsidRPr="0013754E">
        <w:rPr>
          <w:rFonts w:ascii="Times New Roman" w:eastAsia="Times New Roman" w:hAnsi="Times New Roman" w:cs="Times New Roman"/>
          <w:sz w:val="24"/>
          <w:szCs w:val="24"/>
        </w:rPr>
        <w:t xml:space="preserve">to </w:t>
      </w:r>
      <w:r w:rsidR="008C196C" w:rsidRPr="0013754E">
        <w:rPr>
          <w:rFonts w:ascii="Times New Roman" w:eastAsia="Times New Roman" w:hAnsi="Times New Roman" w:cs="Times New Roman"/>
          <w:sz w:val="24"/>
          <w:szCs w:val="24"/>
        </w:rPr>
        <w:t xml:space="preserve">minimize </w:t>
      </w:r>
      <w:r w:rsidRPr="0013754E">
        <w:rPr>
          <w:rFonts w:ascii="Times New Roman" w:eastAsia="Times New Roman" w:hAnsi="Times New Roman" w:cs="Times New Roman"/>
          <w:sz w:val="24"/>
          <w:szCs w:val="24"/>
        </w:rPr>
        <w:t xml:space="preserve">false negatives </w:t>
      </w:r>
      <w:r w:rsidR="008C196C" w:rsidRPr="0013754E">
        <w:rPr>
          <w:rFonts w:ascii="Times New Roman" w:eastAsia="Times New Roman" w:hAnsi="Times New Roman" w:cs="Times New Roman"/>
          <w:sz w:val="24"/>
          <w:szCs w:val="24"/>
        </w:rPr>
        <w:t xml:space="preserve">relative to </w:t>
      </w:r>
      <w:r w:rsidRPr="0013754E">
        <w:rPr>
          <w:rFonts w:ascii="Times New Roman" w:eastAsia="Times New Roman" w:hAnsi="Times New Roman" w:cs="Times New Roman"/>
          <w:sz w:val="24"/>
          <w:szCs w:val="24"/>
        </w:rPr>
        <w:t xml:space="preserve">false positives – thus ensuring that we detect all the affected populations no matter the cost of detecting, and therefore monitoring and preserving, some populations </w:t>
      </w:r>
      <w:r w:rsidR="00F76F6E" w:rsidRPr="0013754E">
        <w:rPr>
          <w:rFonts w:ascii="Times New Roman" w:eastAsia="Times New Roman" w:hAnsi="Times New Roman" w:cs="Times New Roman"/>
          <w:sz w:val="24"/>
          <w:szCs w:val="24"/>
        </w:rPr>
        <w:t xml:space="preserve">that </w:t>
      </w:r>
      <w:r w:rsidRPr="0013754E">
        <w:rPr>
          <w:rFonts w:ascii="Times New Roman" w:eastAsia="Times New Roman" w:hAnsi="Times New Roman" w:cs="Times New Roman"/>
          <w:sz w:val="24"/>
          <w:szCs w:val="24"/>
        </w:rPr>
        <w:t xml:space="preserve">do not need preservation. </w:t>
      </w:r>
    </w:p>
    <w:p w14:paraId="31E32012" w14:textId="5C9580A7" w:rsidR="00760250" w:rsidRPr="0013754E" w:rsidRDefault="00760250"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 xml:space="preserve">TGI was not </w:t>
      </w:r>
      <w:r w:rsidR="00F76F6E" w:rsidRPr="0013754E">
        <w:rPr>
          <w:rFonts w:ascii="Times New Roman" w:eastAsia="Times New Roman" w:hAnsi="Times New Roman" w:cs="Times New Roman"/>
          <w:sz w:val="24"/>
          <w:szCs w:val="24"/>
        </w:rPr>
        <w:t xml:space="preserve">developed </w:t>
      </w:r>
      <w:r w:rsidRPr="0013754E">
        <w:rPr>
          <w:rFonts w:ascii="Times New Roman" w:eastAsia="Times New Roman" w:hAnsi="Times New Roman" w:cs="Times New Roman"/>
          <w:sz w:val="24"/>
          <w:szCs w:val="24"/>
        </w:rPr>
        <w:t xml:space="preserve">as an alternative </w:t>
      </w:r>
      <w:r w:rsidR="00520DE3" w:rsidRPr="0013754E">
        <w:rPr>
          <w:rFonts w:ascii="Times New Roman" w:eastAsia="Times New Roman" w:hAnsi="Times New Roman" w:cs="Times New Roman"/>
          <w:sz w:val="24"/>
          <w:szCs w:val="24"/>
        </w:rPr>
        <w:t>for</w:t>
      </w:r>
      <w:r w:rsidRPr="0013754E">
        <w:rPr>
          <w:rFonts w:ascii="Times New Roman" w:eastAsia="Times New Roman" w:hAnsi="Times New Roman" w:cs="Times New Roman"/>
          <w:sz w:val="24"/>
          <w:szCs w:val="24"/>
        </w:rPr>
        <w:t xml:space="preserve"> infer</w:t>
      </w:r>
      <w:r w:rsidR="00520DE3" w:rsidRPr="0013754E">
        <w:rPr>
          <w:rFonts w:ascii="Times New Roman" w:eastAsia="Times New Roman" w:hAnsi="Times New Roman" w:cs="Times New Roman"/>
          <w:sz w:val="24"/>
          <w:szCs w:val="24"/>
        </w:rPr>
        <w:t>ring</w:t>
      </w:r>
      <w:r w:rsidRPr="0013754E">
        <w:rPr>
          <w:rFonts w:ascii="Times New Roman" w:eastAsia="Times New Roman" w:hAnsi="Times New Roman" w:cs="Times New Roman"/>
          <w:sz w:val="24"/>
          <w:szCs w:val="24"/>
        </w:rPr>
        <w:t xml:space="preserve"> </w:t>
      </w:r>
      <w:r w:rsidR="00520DE3" w:rsidRPr="0013754E">
        <w:rPr>
          <w:rFonts w:ascii="Times New Roman" w:eastAsia="Times New Roman" w:hAnsi="Times New Roman" w:cs="Times New Roman"/>
          <w:sz w:val="24"/>
          <w:szCs w:val="24"/>
        </w:rPr>
        <w:t xml:space="preserve">demographic history </w:t>
      </w:r>
      <w:r w:rsidRPr="0013754E">
        <w:rPr>
          <w:rFonts w:ascii="Times New Roman" w:eastAsia="Times New Roman" w:hAnsi="Times New Roman" w:cs="Times New Roman"/>
          <w:sz w:val="24"/>
          <w:szCs w:val="24"/>
        </w:rPr>
        <w:t xml:space="preserve">from large genetic datasets collected at a single time. Instead, it was designed to help research teams </w:t>
      </w:r>
      <w:r w:rsidR="00F76398" w:rsidRPr="0013754E">
        <w:rPr>
          <w:rFonts w:ascii="Times New Roman" w:eastAsia="Times New Roman" w:hAnsi="Times New Roman" w:cs="Times New Roman"/>
          <w:sz w:val="24"/>
          <w:szCs w:val="24"/>
        </w:rPr>
        <w:t xml:space="preserve">collecting </w:t>
      </w:r>
      <w:r w:rsidRPr="0013754E">
        <w:rPr>
          <w:rFonts w:ascii="Times New Roman" w:eastAsia="Times New Roman" w:hAnsi="Times New Roman" w:cs="Times New Roman"/>
          <w:sz w:val="24"/>
          <w:szCs w:val="24"/>
        </w:rPr>
        <w:t xml:space="preserve">repeated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s fr</w:t>
      </w:r>
      <w:r w:rsidR="00F76398" w:rsidRPr="0013754E">
        <w:rPr>
          <w:rFonts w:ascii="Times New Roman" w:eastAsia="Times New Roman" w:hAnsi="Times New Roman" w:cs="Times New Roman"/>
          <w:sz w:val="24"/>
          <w:szCs w:val="24"/>
        </w:rPr>
        <w:t>om</w:t>
      </w:r>
      <w:r w:rsidRPr="0013754E">
        <w:rPr>
          <w:rFonts w:ascii="Times New Roman" w:eastAsia="Times New Roman" w:hAnsi="Times New Roman" w:cs="Times New Roman"/>
          <w:sz w:val="24"/>
          <w:szCs w:val="24"/>
        </w:rPr>
        <w:t xml:space="preserve"> non-model organisms with limited genotypic information, </w:t>
      </w:r>
      <w:r w:rsidR="00F76398" w:rsidRPr="0013754E">
        <w:rPr>
          <w:rFonts w:ascii="Times New Roman" w:eastAsia="Times New Roman" w:hAnsi="Times New Roman" w:cs="Times New Roman"/>
          <w:sz w:val="24"/>
          <w:szCs w:val="24"/>
        </w:rPr>
        <w:t xml:space="preserve">and </w:t>
      </w:r>
      <w:r w:rsidR="00B96282" w:rsidRPr="0013754E">
        <w:rPr>
          <w:rFonts w:ascii="Times New Roman" w:eastAsia="Times New Roman" w:hAnsi="Times New Roman" w:cs="Times New Roman"/>
          <w:sz w:val="24"/>
          <w:szCs w:val="24"/>
        </w:rPr>
        <w:t>especially</w:t>
      </w:r>
      <w:r w:rsidR="00F76398" w:rsidRPr="0013754E">
        <w:rPr>
          <w:rFonts w:ascii="Times New Roman" w:eastAsia="Times New Roman" w:hAnsi="Times New Roman" w:cs="Times New Roman"/>
          <w:sz w:val="24"/>
          <w:szCs w:val="24"/>
        </w:rPr>
        <w:t xml:space="preserve"> teams </w:t>
      </w:r>
      <w:r w:rsidRPr="0013754E">
        <w:rPr>
          <w:rFonts w:ascii="Times New Roman" w:eastAsia="Times New Roman" w:hAnsi="Times New Roman" w:cs="Times New Roman"/>
          <w:sz w:val="24"/>
          <w:szCs w:val="24"/>
        </w:rPr>
        <w:t xml:space="preserve">wanting to compare new </w:t>
      </w:r>
      <w:r w:rsidR="006D04EF" w:rsidRPr="0013754E">
        <w:rPr>
          <w:rFonts w:ascii="Times New Roman" w:eastAsia="Times New Roman" w:hAnsi="Times New Roman" w:cs="Times New Roman"/>
          <w:sz w:val="24"/>
          <w:szCs w:val="24"/>
        </w:rPr>
        <w:t>survey</w:t>
      </w:r>
      <w:r w:rsidRPr="0013754E">
        <w:rPr>
          <w:rFonts w:ascii="Times New Roman" w:eastAsia="Times New Roman" w:hAnsi="Times New Roman" w:cs="Times New Roman"/>
          <w:sz w:val="24"/>
          <w:szCs w:val="24"/>
        </w:rPr>
        <w:t xml:space="preserve">s to older ones. Nonetheless, more </w:t>
      </w:r>
      <w:r w:rsidR="00F76F6E" w:rsidRPr="0013754E">
        <w:rPr>
          <w:rFonts w:ascii="Times New Roman" w:eastAsia="Times New Roman" w:hAnsi="Times New Roman" w:cs="Times New Roman"/>
          <w:sz w:val="24"/>
          <w:szCs w:val="24"/>
        </w:rPr>
        <w:t>studies in different types of genetic systems, involving different historical demographic events, are</w:t>
      </w:r>
      <w:r w:rsidRPr="0013754E">
        <w:rPr>
          <w:rFonts w:ascii="Times New Roman" w:eastAsia="Times New Roman" w:hAnsi="Times New Roman" w:cs="Times New Roman"/>
          <w:sz w:val="24"/>
          <w:szCs w:val="24"/>
        </w:rPr>
        <w:t xml:space="preserve"> needed to explore how the performance of TGI varies with </w:t>
      </w:r>
      <w:r w:rsidR="00F76398" w:rsidRPr="0013754E">
        <w:rPr>
          <w:rFonts w:ascii="Times New Roman" w:eastAsia="Times New Roman" w:hAnsi="Times New Roman" w:cs="Times New Roman"/>
          <w:sz w:val="24"/>
          <w:szCs w:val="24"/>
        </w:rPr>
        <w:t>factors that were not tested in our simulations, including</w:t>
      </w:r>
      <w:r w:rsidRPr="0013754E">
        <w:rPr>
          <w:rFonts w:ascii="Times New Roman" w:eastAsia="Times New Roman" w:hAnsi="Times New Roman" w:cs="Times New Roman"/>
          <w:sz w:val="24"/>
          <w:szCs w:val="24"/>
        </w:rPr>
        <w:t xml:space="preserve"> 1) </w:t>
      </w:r>
      <w:r w:rsidR="00F76398" w:rsidRPr="0013754E">
        <w:rPr>
          <w:rFonts w:ascii="Times New Roman" w:eastAsia="Times New Roman" w:hAnsi="Times New Roman" w:cs="Times New Roman"/>
          <w:sz w:val="24"/>
          <w:szCs w:val="24"/>
        </w:rPr>
        <w:t xml:space="preserve">the chosen </w:t>
      </w:r>
      <w:r w:rsidRPr="0013754E">
        <w:rPr>
          <w:rFonts w:ascii="Times New Roman" w:eastAsia="Times New Roman" w:hAnsi="Times New Roman" w:cs="Times New Roman"/>
          <w:sz w:val="24"/>
          <w:szCs w:val="24"/>
        </w:rPr>
        <w:t>genetic distance algorithm; 2) spatial</w:t>
      </w:r>
      <w:r w:rsidR="001950C0" w:rsidRPr="0013754E">
        <w:rPr>
          <w:rFonts w:ascii="Times New Roman" w:eastAsia="Times New Roman" w:hAnsi="Times New Roman" w:cs="Times New Roman"/>
          <w:sz w:val="24"/>
          <w:szCs w:val="24"/>
        </w:rPr>
        <w:t>-temporal</w:t>
      </w:r>
      <w:r w:rsidRPr="0013754E">
        <w:rPr>
          <w:rFonts w:ascii="Times New Roman" w:eastAsia="Times New Roman" w:hAnsi="Times New Roman" w:cs="Times New Roman"/>
          <w:sz w:val="24"/>
          <w:szCs w:val="24"/>
        </w:rPr>
        <w:t xml:space="preserve"> autocorrelation in genetic legacies; 3) effective population size; and 4) spatial heterogeneity in landscape resistance to movement. </w:t>
      </w:r>
    </w:p>
    <w:p w14:paraId="1D46848E" w14:textId="77777777" w:rsidR="00760250" w:rsidRPr="0013754E" w:rsidRDefault="00760250" w:rsidP="00901297">
      <w:pPr>
        <w:pStyle w:val="Heading2"/>
        <w:spacing w:after="240" w:line="360" w:lineRule="auto"/>
        <w:rPr>
          <w:lang w:val="en-US"/>
        </w:rPr>
      </w:pPr>
      <w:r w:rsidRPr="0013754E">
        <w:rPr>
          <w:lang w:val="en-US"/>
        </w:rPr>
        <w:lastRenderedPageBreak/>
        <w:t>Conclusions</w:t>
      </w:r>
    </w:p>
    <w:p w14:paraId="3557FF3F" w14:textId="543085E3" w:rsidR="00760250" w:rsidRPr="0013754E" w:rsidRDefault="004E1ADA" w:rsidP="00901297">
      <w:pPr>
        <w:spacing w:after="240" w:line="360" w:lineRule="auto"/>
        <w:rPr>
          <w:rFonts w:ascii="Times New Roman" w:eastAsia="Times New Roman" w:hAnsi="Times New Roman" w:cs="Times New Roman"/>
          <w:sz w:val="24"/>
          <w:szCs w:val="24"/>
        </w:rPr>
      </w:pPr>
      <w:r w:rsidRPr="0013754E">
        <w:rPr>
          <w:rFonts w:ascii="Times New Roman" w:eastAsia="Times New Roman" w:hAnsi="Times New Roman" w:cs="Times New Roman"/>
          <w:sz w:val="24"/>
          <w:szCs w:val="24"/>
        </w:rPr>
        <w:t>A</w:t>
      </w:r>
      <w:r w:rsidR="00FD2892" w:rsidRPr="0013754E">
        <w:rPr>
          <w:rFonts w:ascii="Times New Roman" w:eastAsia="Times New Roman" w:hAnsi="Times New Roman" w:cs="Times New Roman"/>
          <w:sz w:val="24"/>
          <w:szCs w:val="24"/>
        </w:rPr>
        <w:t>t the crux of many</w:t>
      </w:r>
      <w:r w:rsidRPr="0013754E">
        <w:rPr>
          <w:rFonts w:ascii="Times New Roman" w:eastAsia="Times New Roman" w:hAnsi="Times New Roman" w:cs="Times New Roman"/>
          <w:sz w:val="24"/>
          <w:szCs w:val="24"/>
        </w:rPr>
        <w:t xml:space="preserve"> conservation biology</w:t>
      </w:r>
      <w:r w:rsidR="00FD2892" w:rsidRPr="0013754E">
        <w:rPr>
          <w:rFonts w:ascii="Times New Roman" w:eastAsia="Times New Roman" w:hAnsi="Times New Roman" w:cs="Times New Roman"/>
          <w:sz w:val="24"/>
          <w:szCs w:val="24"/>
        </w:rPr>
        <w:t xml:space="preserve"> questions</w:t>
      </w:r>
      <w:r w:rsidRPr="0013754E">
        <w:rPr>
          <w:rFonts w:ascii="Times New Roman" w:eastAsia="Times New Roman" w:hAnsi="Times New Roman" w:cs="Times New Roman"/>
          <w:sz w:val="24"/>
          <w:szCs w:val="24"/>
        </w:rPr>
        <w:t>, i</w:t>
      </w:r>
      <w:r w:rsidR="00760250" w:rsidRPr="0013754E">
        <w:rPr>
          <w:rFonts w:ascii="Times New Roman" w:eastAsia="Times New Roman" w:hAnsi="Times New Roman" w:cs="Times New Roman"/>
          <w:sz w:val="24"/>
          <w:szCs w:val="24"/>
        </w:rPr>
        <w:t xml:space="preserve">dentifying changes in genetic diversity, beyond </w:t>
      </w:r>
      <w:r w:rsidR="00FE48FB" w:rsidRPr="0013754E">
        <w:rPr>
          <w:rFonts w:ascii="Times New Roman" w:eastAsia="Times New Roman" w:hAnsi="Times New Roman" w:cs="Times New Roman"/>
          <w:sz w:val="24"/>
          <w:szCs w:val="24"/>
        </w:rPr>
        <w:t xml:space="preserve">the </w:t>
      </w:r>
      <w:r w:rsidR="00760250" w:rsidRPr="0013754E">
        <w:rPr>
          <w:rFonts w:ascii="Times New Roman" w:eastAsia="Times New Roman" w:hAnsi="Times New Roman" w:cs="Times New Roman"/>
          <w:sz w:val="24"/>
          <w:szCs w:val="24"/>
        </w:rPr>
        <w:t>expect</w:t>
      </w:r>
      <w:r w:rsidR="00FE48FB" w:rsidRPr="0013754E">
        <w:rPr>
          <w:rFonts w:ascii="Times New Roman" w:eastAsia="Times New Roman" w:hAnsi="Times New Roman" w:cs="Times New Roman"/>
          <w:sz w:val="24"/>
          <w:szCs w:val="24"/>
        </w:rPr>
        <w:t>ed changes</w:t>
      </w:r>
      <w:r w:rsidR="00760250" w:rsidRPr="0013754E">
        <w:rPr>
          <w:rFonts w:ascii="Times New Roman" w:eastAsia="Times New Roman" w:hAnsi="Times New Roman" w:cs="Times New Roman"/>
          <w:sz w:val="24"/>
          <w:szCs w:val="24"/>
        </w:rPr>
        <w:t xml:space="preserve"> due to background micro-evolutionary processes, can help </w:t>
      </w:r>
      <w:r w:rsidR="005E5E52" w:rsidRPr="0013754E">
        <w:rPr>
          <w:rFonts w:ascii="Times New Roman" w:eastAsia="Times New Roman" w:hAnsi="Times New Roman" w:cs="Times New Roman"/>
          <w:sz w:val="24"/>
          <w:szCs w:val="24"/>
        </w:rPr>
        <w:t xml:space="preserve">geneticists </w:t>
      </w:r>
      <w:r w:rsidR="00760250" w:rsidRPr="0013754E">
        <w:rPr>
          <w:rFonts w:ascii="Times New Roman" w:eastAsia="Times New Roman" w:hAnsi="Times New Roman" w:cs="Times New Roman"/>
          <w:sz w:val="24"/>
          <w:szCs w:val="24"/>
        </w:rPr>
        <w:t xml:space="preserve">identify locations </w:t>
      </w:r>
      <w:r w:rsidR="00FE48FB" w:rsidRPr="0013754E">
        <w:rPr>
          <w:rFonts w:ascii="Times New Roman" w:eastAsia="Times New Roman" w:hAnsi="Times New Roman" w:cs="Times New Roman"/>
          <w:sz w:val="24"/>
          <w:szCs w:val="24"/>
        </w:rPr>
        <w:t xml:space="preserve">or populations </w:t>
      </w:r>
      <w:r w:rsidR="00760250" w:rsidRPr="0013754E">
        <w:rPr>
          <w:rFonts w:ascii="Times New Roman" w:eastAsia="Times New Roman" w:hAnsi="Times New Roman" w:cs="Times New Roman"/>
          <w:sz w:val="24"/>
          <w:szCs w:val="24"/>
        </w:rPr>
        <w:t>that have experienced important past demographic events. These events could be detrimental (e.g.</w:t>
      </w:r>
      <w:r w:rsidR="00FE48FB"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loss of diversity</w:t>
      </w:r>
      <w:r w:rsidR="00FE48FB" w:rsidRPr="0013754E">
        <w:rPr>
          <w:rFonts w:ascii="Times New Roman" w:eastAsia="Times New Roman" w:hAnsi="Times New Roman" w:cs="Times New Roman"/>
          <w:sz w:val="24"/>
          <w:szCs w:val="24"/>
        </w:rPr>
        <w:t xml:space="preserve"> or</w:t>
      </w:r>
      <w:r w:rsidR="00760250" w:rsidRPr="0013754E">
        <w:rPr>
          <w:rFonts w:ascii="Times New Roman" w:eastAsia="Times New Roman" w:hAnsi="Times New Roman" w:cs="Times New Roman"/>
          <w:sz w:val="24"/>
          <w:szCs w:val="24"/>
        </w:rPr>
        <w:t xml:space="preserve"> maladaptation) or beneficial (e.g.</w:t>
      </w:r>
      <w:r w:rsidR="00FE48FB"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i/>
          <w:sz w:val="24"/>
          <w:szCs w:val="24"/>
        </w:rPr>
        <w:t xml:space="preserve"> </w:t>
      </w:r>
      <w:r w:rsidR="00760250" w:rsidRPr="0013754E">
        <w:rPr>
          <w:rFonts w:ascii="Times New Roman" w:eastAsia="Times New Roman" w:hAnsi="Times New Roman" w:cs="Times New Roman"/>
          <w:sz w:val="24"/>
          <w:szCs w:val="24"/>
        </w:rPr>
        <w:t>higher effective population size</w:t>
      </w:r>
      <w:r w:rsidR="00FE48FB" w:rsidRPr="0013754E">
        <w:rPr>
          <w:rFonts w:ascii="Times New Roman" w:eastAsia="Times New Roman" w:hAnsi="Times New Roman" w:cs="Times New Roman"/>
          <w:sz w:val="24"/>
          <w:szCs w:val="24"/>
        </w:rPr>
        <w:t xml:space="preserve"> or</w:t>
      </w:r>
      <w:r w:rsidR="00760250" w:rsidRPr="0013754E">
        <w:rPr>
          <w:rFonts w:ascii="Times New Roman" w:eastAsia="Times New Roman" w:hAnsi="Times New Roman" w:cs="Times New Roman"/>
          <w:sz w:val="24"/>
          <w:szCs w:val="24"/>
        </w:rPr>
        <w:t xml:space="preserve"> genetic rescue)</w:t>
      </w:r>
      <w:r w:rsidR="00D10902" w:rsidRPr="0013754E">
        <w:rPr>
          <w:rFonts w:ascii="Times New Roman" w:eastAsia="Times New Roman" w:hAnsi="Times New Roman" w:cs="Times New Roman"/>
          <w:sz w:val="24"/>
          <w:szCs w:val="24"/>
        </w:rPr>
        <w:t>, and are often r</w:t>
      </w:r>
      <w:r w:rsidR="002B2163" w:rsidRPr="0013754E">
        <w:rPr>
          <w:rFonts w:ascii="Times New Roman" w:eastAsia="Times New Roman" w:hAnsi="Times New Roman" w:cs="Times New Roman"/>
          <w:sz w:val="24"/>
          <w:szCs w:val="24"/>
        </w:rPr>
        <w:t>elevant for monitoring and conservation efforts</w:t>
      </w:r>
      <w:r w:rsidR="00760250" w:rsidRPr="0013754E">
        <w:rPr>
          <w:rFonts w:ascii="Times New Roman" w:eastAsia="Times New Roman" w:hAnsi="Times New Roman" w:cs="Times New Roman"/>
          <w:sz w:val="24"/>
          <w:szCs w:val="24"/>
        </w:rPr>
        <w:t xml:space="preserve">. Such </w:t>
      </w:r>
      <w:r w:rsidR="00FE48FB" w:rsidRPr="0013754E">
        <w:rPr>
          <w:rFonts w:ascii="Times New Roman" w:eastAsia="Times New Roman" w:hAnsi="Times New Roman" w:cs="Times New Roman"/>
          <w:sz w:val="24"/>
          <w:szCs w:val="24"/>
        </w:rPr>
        <w:t xml:space="preserve">locations and populations </w:t>
      </w:r>
      <w:r w:rsidR="00760250" w:rsidRPr="0013754E">
        <w:rPr>
          <w:rFonts w:ascii="Times New Roman" w:eastAsia="Times New Roman" w:hAnsi="Times New Roman" w:cs="Times New Roman"/>
          <w:sz w:val="24"/>
          <w:szCs w:val="24"/>
        </w:rPr>
        <w:t xml:space="preserve">could then be prioritized for increased monitoring and further investigation into the origin of these changes. As shown in our application of TGI </w:t>
      </w:r>
      <w:r w:rsidR="00FE48FB" w:rsidRPr="0013754E">
        <w:rPr>
          <w:rFonts w:ascii="Times New Roman" w:eastAsia="Times New Roman" w:hAnsi="Times New Roman" w:cs="Times New Roman"/>
          <w:sz w:val="24"/>
          <w:szCs w:val="24"/>
        </w:rPr>
        <w:t xml:space="preserve">to empirical data from the </w:t>
      </w:r>
      <w:r w:rsidR="00760250" w:rsidRPr="0013754E">
        <w:rPr>
          <w:rFonts w:ascii="Times New Roman" w:eastAsia="Times New Roman" w:hAnsi="Times New Roman" w:cs="Times New Roman"/>
          <w:sz w:val="24"/>
          <w:szCs w:val="24"/>
        </w:rPr>
        <w:t xml:space="preserve">endangered </w:t>
      </w:r>
      <w:r w:rsidR="00FE48FB" w:rsidRPr="0013754E">
        <w:rPr>
          <w:rFonts w:ascii="Times New Roman" w:eastAsia="Times New Roman" w:hAnsi="Times New Roman" w:cs="Times New Roman"/>
          <w:sz w:val="24"/>
          <w:szCs w:val="24"/>
        </w:rPr>
        <w:t>Northern tidewater goby</w:t>
      </w:r>
      <w:r w:rsidR="00760250" w:rsidRPr="0013754E">
        <w:rPr>
          <w:rFonts w:ascii="Times New Roman" w:eastAsia="Times New Roman" w:hAnsi="Times New Roman" w:cs="Times New Roman"/>
          <w:sz w:val="24"/>
          <w:szCs w:val="24"/>
        </w:rPr>
        <w:t xml:space="preserve">, our method provides a </w:t>
      </w:r>
      <w:r w:rsidR="00FE48FB" w:rsidRPr="0013754E">
        <w:rPr>
          <w:rFonts w:ascii="Times New Roman" w:eastAsia="Times New Roman" w:hAnsi="Times New Roman" w:cs="Times New Roman"/>
          <w:sz w:val="24"/>
          <w:szCs w:val="24"/>
        </w:rPr>
        <w:t xml:space="preserve">framework for </w:t>
      </w:r>
      <w:r w:rsidR="007755AA" w:rsidRPr="0013754E">
        <w:rPr>
          <w:rFonts w:ascii="Times New Roman" w:eastAsia="Times New Roman" w:hAnsi="Times New Roman" w:cs="Times New Roman"/>
          <w:sz w:val="24"/>
          <w:szCs w:val="24"/>
        </w:rPr>
        <w:t xml:space="preserve">detecting and pinpointing </w:t>
      </w:r>
      <w:r w:rsidR="00760250" w:rsidRPr="0013754E">
        <w:rPr>
          <w:rFonts w:ascii="Times New Roman" w:eastAsia="Times New Roman" w:hAnsi="Times New Roman" w:cs="Times New Roman"/>
          <w:sz w:val="24"/>
          <w:szCs w:val="24"/>
        </w:rPr>
        <w:t>exceptional temporal genetic change</w:t>
      </w:r>
      <w:r w:rsidR="005E5E52" w:rsidRPr="0013754E">
        <w:rPr>
          <w:rFonts w:ascii="Times New Roman" w:eastAsia="Times New Roman" w:hAnsi="Times New Roman" w:cs="Times New Roman"/>
          <w:sz w:val="24"/>
          <w:szCs w:val="24"/>
        </w:rPr>
        <w:t>s</w:t>
      </w:r>
      <w:r w:rsidR="00760250" w:rsidRPr="0013754E">
        <w:rPr>
          <w:rFonts w:ascii="Times New Roman" w:eastAsia="Times New Roman" w:hAnsi="Times New Roman" w:cs="Times New Roman"/>
          <w:sz w:val="24"/>
          <w:szCs w:val="24"/>
        </w:rPr>
        <w:t xml:space="preserve">. Our approach to detect temporal genetic differentiation does not require extensive genomic information and can </w:t>
      </w:r>
      <w:r w:rsidR="00FE48FB" w:rsidRPr="0013754E">
        <w:rPr>
          <w:rFonts w:ascii="Times New Roman" w:eastAsia="Times New Roman" w:hAnsi="Times New Roman" w:cs="Times New Roman"/>
          <w:sz w:val="24"/>
          <w:szCs w:val="24"/>
        </w:rPr>
        <w:t xml:space="preserve">therefore </w:t>
      </w:r>
      <w:r w:rsidR="00760250" w:rsidRPr="0013754E">
        <w:rPr>
          <w:rFonts w:ascii="Times New Roman" w:eastAsia="Times New Roman" w:hAnsi="Times New Roman" w:cs="Times New Roman"/>
          <w:sz w:val="24"/>
          <w:szCs w:val="24"/>
        </w:rPr>
        <w:t>be used to explore the temporal dynamics of genetic diversity changes using relatively small genetic datasets (e.g.</w:t>
      </w:r>
      <w:r w:rsidR="00FE48FB" w:rsidRPr="0013754E">
        <w:rPr>
          <w:rFonts w:ascii="Times New Roman" w:eastAsia="Times New Roman" w:hAnsi="Times New Roman" w:cs="Times New Roman"/>
          <w:sz w:val="24"/>
          <w:szCs w:val="24"/>
        </w:rPr>
        <w:t>,</w:t>
      </w:r>
      <w:r w:rsidR="00760250" w:rsidRPr="0013754E">
        <w:rPr>
          <w:rFonts w:ascii="Times New Roman" w:eastAsia="Times New Roman" w:hAnsi="Times New Roman" w:cs="Times New Roman"/>
          <w:sz w:val="24"/>
          <w:szCs w:val="24"/>
        </w:rPr>
        <w:t xml:space="preserve"> hundreds of SNPs). </w:t>
      </w:r>
      <w:r w:rsidR="00FE48FB" w:rsidRPr="0013754E">
        <w:rPr>
          <w:rFonts w:ascii="Times New Roman" w:eastAsia="Times New Roman" w:hAnsi="Times New Roman" w:cs="Times New Roman"/>
          <w:sz w:val="24"/>
          <w:szCs w:val="24"/>
        </w:rPr>
        <w:t>We believe that the TGI approach is</w:t>
      </w:r>
      <w:r w:rsidR="00760250" w:rsidRPr="0013754E">
        <w:rPr>
          <w:rFonts w:ascii="Times New Roman" w:eastAsia="Times New Roman" w:hAnsi="Times New Roman" w:cs="Times New Roman"/>
          <w:sz w:val="24"/>
          <w:szCs w:val="24"/>
        </w:rPr>
        <w:t xml:space="preserve"> </w:t>
      </w:r>
      <w:r w:rsidR="00FE48FB" w:rsidRPr="0013754E">
        <w:rPr>
          <w:rFonts w:ascii="Times New Roman" w:eastAsia="Times New Roman" w:hAnsi="Times New Roman" w:cs="Times New Roman"/>
          <w:sz w:val="24"/>
          <w:szCs w:val="24"/>
        </w:rPr>
        <w:t xml:space="preserve">a promising </w:t>
      </w:r>
      <w:r w:rsidR="00760250" w:rsidRPr="0013754E">
        <w:rPr>
          <w:rFonts w:ascii="Times New Roman" w:eastAsia="Times New Roman" w:hAnsi="Times New Roman" w:cs="Times New Roman"/>
          <w:sz w:val="24"/>
          <w:szCs w:val="24"/>
        </w:rPr>
        <w:t>to</w:t>
      </w:r>
      <w:r w:rsidR="00FE48FB" w:rsidRPr="0013754E">
        <w:rPr>
          <w:rFonts w:ascii="Times New Roman" w:eastAsia="Times New Roman" w:hAnsi="Times New Roman" w:cs="Times New Roman"/>
          <w:sz w:val="24"/>
          <w:szCs w:val="24"/>
        </w:rPr>
        <w:t>ol</w:t>
      </w:r>
      <w:r w:rsidR="00760250" w:rsidRPr="0013754E">
        <w:rPr>
          <w:rFonts w:ascii="Times New Roman" w:eastAsia="Times New Roman" w:hAnsi="Times New Roman" w:cs="Times New Roman"/>
          <w:sz w:val="24"/>
          <w:szCs w:val="24"/>
        </w:rPr>
        <w:t xml:space="preserve"> </w:t>
      </w:r>
      <w:r w:rsidR="00FE48FB" w:rsidRPr="0013754E">
        <w:rPr>
          <w:rFonts w:ascii="Times New Roman" w:eastAsia="Times New Roman" w:hAnsi="Times New Roman" w:cs="Times New Roman"/>
          <w:sz w:val="24"/>
          <w:szCs w:val="24"/>
        </w:rPr>
        <w:t xml:space="preserve">for the </w:t>
      </w:r>
      <w:r w:rsidR="00760250" w:rsidRPr="0013754E">
        <w:rPr>
          <w:rFonts w:ascii="Times New Roman" w:eastAsia="Times New Roman" w:hAnsi="Times New Roman" w:cs="Times New Roman"/>
          <w:sz w:val="24"/>
          <w:szCs w:val="24"/>
        </w:rPr>
        <w:t>spatiotemporal analysis of wild, non-model organisms for which extensive genomic resources are yet to be developed.</w:t>
      </w:r>
    </w:p>
    <w:p w14:paraId="23E0F82A" w14:textId="77777777" w:rsidR="001E62F8" w:rsidRPr="0013754E" w:rsidRDefault="001E62F8" w:rsidP="003C632F">
      <w:pPr>
        <w:spacing w:after="0" w:line="480" w:lineRule="auto"/>
        <w:ind w:firstLine="720"/>
        <w:rPr>
          <w:rFonts w:ascii="Times New Roman" w:eastAsia="Times New Roman" w:hAnsi="Times New Roman" w:cs="Times New Roman"/>
          <w:sz w:val="24"/>
          <w:szCs w:val="24"/>
        </w:rPr>
      </w:pPr>
    </w:p>
    <w:p w14:paraId="4BA6E7E4" w14:textId="77777777" w:rsidR="00E60FBF" w:rsidRPr="0013754E" w:rsidRDefault="00E60FBF" w:rsidP="00E60FBF">
      <w:pPr>
        <w:spacing w:before="240" w:after="240" w:line="276" w:lineRule="auto"/>
        <w:rPr>
          <w:rFonts w:ascii="Times New Roman" w:hAnsi="Times New Roman" w:cs="Times New Roman"/>
          <w:b/>
          <w:sz w:val="24"/>
          <w:szCs w:val="24"/>
        </w:rPr>
      </w:pPr>
      <w:r w:rsidRPr="0013754E">
        <w:rPr>
          <w:rFonts w:ascii="Times New Roman" w:hAnsi="Times New Roman" w:cs="Times New Roman"/>
          <w:b/>
          <w:sz w:val="24"/>
          <w:szCs w:val="24"/>
        </w:rPr>
        <w:t>ACKNOWLEDGEMENTS</w:t>
      </w:r>
    </w:p>
    <w:p w14:paraId="5D1AE553" w14:textId="77574D73" w:rsidR="00E60FBF" w:rsidRPr="0013754E" w:rsidRDefault="00E60FBF" w:rsidP="00E60FBF">
      <w:pPr>
        <w:spacing w:before="240" w:after="240" w:line="276" w:lineRule="auto"/>
        <w:rPr>
          <w:rFonts w:ascii="Times New Roman" w:hAnsi="Times New Roman" w:cs="Times New Roman"/>
          <w:sz w:val="24"/>
          <w:szCs w:val="24"/>
        </w:rPr>
      </w:pPr>
      <w:r w:rsidRPr="0013754E">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w:t>
      </w:r>
      <w:proofErr w:type="spellStart"/>
      <w:r w:rsidRPr="0013754E">
        <w:rPr>
          <w:rFonts w:ascii="Times New Roman" w:hAnsi="Times New Roman" w:cs="Times New Roman"/>
          <w:sz w:val="24"/>
          <w:szCs w:val="24"/>
        </w:rPr>
        <w:t>fRI</w:t>
      </w:r>
      <w:proofErr w:type="spellEnd"/>
      <w:r w:rsidRPr="0013754E">
        <w:rPr>
          <w:rFonts w:ascii="Times New Roman" w:hAnsi="Times New Roman" w:cs="Times New Roman"/>
          <w:sz w:val="24"/>
          <w:szCs w:val="24"/>
        </w:rPr>
        <w:t xml:space="preserve"> Research, Manitoba Conservation and Water Stewardship, Canadian Forest Service (Natural Resources Canada), Northwest Territories Environment and Natural Resources, Ontario Ministry of Natural Resources and Forestry, Saskatchewan Ministry of Environment, West Fraser, and Weyerhaeuser. </w:t>
      </w:r>
      <w:r w:rsidR="007E58D0" w:rsidRPr="0013754E">
        <w:rPr>
          <w:rFonts w:ascii="Times New Roman" w:hAnsi="Times New Roman" w:cs="Times New Roman"/>
          <w:sz w:val="24"/>
          <w:szCs w:val="24"/>
        </w:rPr>
        <w:t xml:space="preserve">This research was also supported by a Discovery Grant to PMAJ. </w:t>
      </w:r>
      <w:r w:rsidRPr="0013754E">
        <w:rPr>
          <w:rFonts w:ascii="Times New Roman" w:hAnsi="Times New Roman" w:cs="Times New Roman"/>
          <w:sz w:val="24"/>
          <w:szCs w:val="24"/>
        </w:rPr>
        <w:t>JW was also supported by a scholarship from the Forest Complexity Modelling (FCM) NSERC CREATE. Computations were made on the supercomputer CEDAR managed by Compute Canada (</w:t>
      </w:r>
      <w:hyperlink r:id="rId12" w:history="1">
        <w:r w:rsidRPr="0013754E">
          <w:rPr>
            <w:rStyle w:val="Hyperlink"/>
            <w:rFonts w:ascii="Times New Roman" w:hAnsi="Times New Roman" w:cs="Times New Roman"/>
            <w:sz w:val="24"/>
            <w:szCs w:val="24"/>
          </w:rPr>
          <w:t>www.computecanada.ca</w:t>
        </w:r>
      </w:hyperlink>
      <w:r w:rsidRPr="0013754E">
        <w:rPr>
          <w:rFonts w:ascii="Times New Roman" w:hAnsi="Times New Roman" w:cs="Times New Roman"/>
          <w:sz w:val="24"/>
          <w:szCs w:val="24"/>
        </w:rPr>
        <w:t xml:space="preserve">). </w:t>
      </w:r>
      <w:r w:rsidR="005E5E52" w:rsidRPr="0013754E">
        <w:rPr>
          <w:rFonts w:ascii="Times New Roman" w:hAnsi="Times New Roman" w:cs="Times New Roman"/>
          <w:sz w:val="24"/>
          <w:szCs w:val="24"/>
        </w:rPr>
        <w:t>W</w:t>
      </w:r>
      <w:r w:rsidRPr="0013754E">
        <w:rPr>
          <w:rFonts w:ascii="Times New Roman" w:hAnsi="Times New Roman" w:cs="Times New Roman"/>
          <w:sz w:val="24"/>
          <w:szCs w:val="24"/>
        </w:rPr>
        <w:t xml:space="preserve">e thank Jeremy </w:t>
      </w:r>
      <w:proofErr w:type="spellStart"/>
      <w:r w:rsidRPr="0013754E">
        <w:rPr>
          <w:rFonts w:ascii="Times New Roman" w:hAnsi="Times New Roman" w:cs="Times New Roman"/>
          <w:sz w:val="24"/>
          <w:szCs w:val="24"/>
        </w:rPr>
        <w:t>Larroque</w:t>
      </w:r>
      <w:proofErr w:type="spellEnd"/>
      <w:r w:rsidRPr="0013754E">
        <w:rPr>
          <w:rFonts w:ascii="Times New Roman" w:hAnsi="Times New Roman" w:cs="Times New Roman"/>
          <w:sz w:val="24"/>
          <w:szCs w:val="24"/>
        </w:rPr>
        <w:t xml:space="preserve">, </w:t>
      </w:r>
      <w:proofErr w:type="spellStart"/>
      <w:r w:rsidRPr="0013754E">
        <w:rPr>
          <w:rFonts w:ascii="Times New Roman" w:hAnsi="Times New Roman" w:cs="Times New Roman"/>
          <w:sz w:val="24"/>
          <w:szCs w:val="24"/>
        </w:rPr>
        <w:t>Hinatea</w:t>
      </w:r>
      <w:proofErr w:type="spellEnd"/>
      <w:r w:rsidRPr="0013754E">
        <w:rPr>
          <w:rFonts w:ascii="Times New Roman" w:hAnsi="Times New Roman" w:cs="Times New Roman"/>
          <w:sz w:val="24"/>
          <w:szCs w:val="24"/>
        </w:rPr>
        <w:t xml:space="preserve"> </w:t>
      </w:r>
      <w:proofErr w:type="spellStart"/>
      <w:r w:rsidRPr="0013754E">
        <w:rPr>
          <w:rFonts w:ascii="Times New Roman" w:hAnsi="Times New Roman" w:cs="Times New Roman"/>
          <w:sz w:val="24"/>
          <w:szCs w:val="24"/>
        </w:rPr>
        <w:t>Ariey</w:t>
      </w:r>
      <w:proofErr w:type="spellEnd"/>
      <w:r w:rsidRPr="0013754E">
        <w:rPr>
          <w:rFonts w:ascii="Times New Roman" w:hAnsi="Times New Roman" w:cs="Times New Roman"/>
          <w:sz w:val="24"/>
          <w:szCs w:val="24"/>
        </w:rPr>
        <w:t xml:space="preserve"> and Charlotte Van </w:t>
      </w:r>
      <w:proofErr w:type="spellStart"/>
      <w:r w:rsidRPr="0013754E">
        <w:rPr>
          <w:rFonts w:ascii="Times New Roman" w:hAnsi="Times New Roman" w:cs="Times New Roman"/>
          <w:sz w:val="24"/>
          <w:szCs w:val="24"/>
        </w:rPr>
        <w:t>Engeland</w:t>
      </w:r>
      <w:proofErr w:type="spellEnd"/>
      <w:r w:rsidRPr="0013754E">
        <w:rPr>
          <w:rFonts w:ascii="Times New Roman" w:hAnsi="Times New Roman" w:cs="Times New Roman"/>
          <w:sz w:val="24"/>
          <w:szCs w:val="24"/>
        </w:rPr>
        <w:t xml:space="preserve"> for their comments on an earlier version of the manuscript.</w:t>
      </w:r>
    </w:p>
    <w:p w14:paraId="2FC90A86" w14:textId="069013D6" w:rsidR="00B46C5C" w:rsidRPr="0013754E" w:rsidRDefault="00B46C5C" w:rsidP="00E60FBF">
      <w:pPr>
        <w:spacing w:before="240" w:after="240" w:line="276" w:lineRule="auto"/>
        <w:rPr>
          <w:rFonts w:ascii="Times New Roman" w:hAnsi="Times New Roman" w:cs="Times New Roman"/>
          <w:sz w:val="24"/>
          <w:szCs w:val="24"/>
        </w:rPr>
      </w:pPr>
    </w:p>
    <w:p w14:paraId="56AFDE44" w14:textId="77777777" w:rsidR="00B46C5C" w:rsidRPr="0013754E" w:rsidRDefault="00B46C5C" w:rsidP="00B46C5C">
      <w:pPr>
        <w:spacing w:before="240" w:after="240" w:line="276" w:lineRule="auto"/>
        <w:rPr>
          <w:rFonts w:ascii="Times New Roman" w:hAnsi="Times New Roman" w:cs="Times New Roman"/>
          <w:b/>
          <w:sz w:val="24"/>
          <w:szCs w:val="24"/>
        </w:rPr>
      </w:pPr>
      <w:r w:rsidRPr="0013754E">
        <w:rPr>
          <w:rFonts w:ascii="Times New Roman" w:hAnsi="Times New Roman" w:cs="Times New Roman"/>
          <w:b/>
          <w:sz w:val="24"/>
          <w:szCs w:val="24"/>
        </w:rPr>
        <w:t>DATA ACCESSIBILITY</w:t>
      </w:r>
    </w:p>
    <w:p w14:paraId="33EEB32A" w14:textId="77777777" w:rsidR="00B46C5C" w:rsidRPr="0013754E" w:rsidRDefault="00B46C5C" w:rsidP="00B46C5C">
      <w:pPr>
        <w:spacing w:before="240" w:after="240" w:line="276" w:lineRule="auto"/>
        <w:rPr>
          <w:rFonts w:ascii="Times New Roman" w:hAnsi="Times New Roman" w:cs="Times New Roman"/>
          <w:sz w:val="24"/>
          <w:szCs w:val="24"/>
        </w:rPr>
      </w:pPr>
      <w:r w:rsidRPr="0013754E">
        <w:rPr>
          <w:rFonts w:ascii="Times New Roman" w:hAnsi="Times New Roman" w:cs="Times New Roman"/>
          <w:sz w:val="24"/>
          <w:szCs w:val="24"/>
        </w:rPr>
        <w:lastRenderedPageBreak/>
        <w:t xml:space="preserve">All simulation data used for this paper will be deposited online upon acceptance. Functions used to analyze the simulations will be available on a public repository on </w:t>
      </w:r>
      <w:r w:rsidRPr="0013754E">
        <w:rPr>
          <w:rFonts w:ascii="Times New Roman" w:hAnsi="Times New Roman" w:cs="Times New Roman"/>
          <w:i/>
          <w:sz w:val="24"/>
          <w:szCs w:val="24"/>
        </w:rPr>
        <w:t>GitHub</w:t>
      </w:r>
      <w:r w:rsidRPr="0013754E">
        <w:rPr>
          <w:rFonts w:ascii="Times New Roman" w:hAnsi="Times New Roman" w:cs="Times New Roman"/>
          <w:sz w:val="24"/>
          <w:szCs w:val="24"/>
        </w:rPr>
        <w:t>.</w:t>
      </w:r>
      <w:r w:rsidRPr="0013754E">
        <w:rPr>
          <w:rFonts w:ascii="Times New Roman" w:hAnsi="Times New Roman" w:cs="Times New Roman"/>
          <w:i/>
          <w:sz w:val="24"/>
          <w:szCs w:val="24"/>
        </w:rPr>
        <w:t xml:space="preserve"> </w:t>
      </w:r>
      <w:r w:rsidRPr="0013754E">
        <w:rPr>
          <w:rFonts w:ascii="Times New Roman" w:hAnsi="Times New Roman" w:cs="Times New Roman"/>
          <w:sz w:val="24"/>
          <w:szCs w:val="24"/>
        </w:rPr>
        <w:t>TGI, the function that would be most useful to potential users of our approach, will continue to be maintained and developed and may be contributed to a CRAN package in the near future.</w:t>
      </w:r>
    </w:p>
    <w:p w14:paraId="675C31A4" w14:textId="77777777" w:rsidR="00B46C5C" w:rsidRPr="0013754E" w:rsidRDefault="00B46C5C" w:rsidP="00B46C5C">
      <w:pPr>
        <w:spacing w:before="240" w:after="240" w:line="276" w:lineRule="auto"/>
        <w:rPr>
          <w:rFonts w:ascii="Times New Roman" w:hAnsi="Times New Roman" w:cs="Times New Roman"/>
          <w:sz w:val="24"/>
          <w:szCs w:val="24"/>
        </w:rPr>
      </w:pPr>
    </w:p>
    <w:p w14:paraId="56E9432F" w14:textId="77777777" w:rsidR="00B46C5C" w:rsidRPr="0013754E" w:rsidRDefault="00B46C5C" w:rsidP="00B46C5C">
      <w:pPr>
        <w:spacing w:before="240" w:after="240" w:line="276" w:lineRule="auto"/>
        <w:rPr>
          <w:rFonts w:ascii="Times New Roman" w:hAnsi="Times New Roman" w:cs="Times New Roman"/>
          <w:b/>
          <w:sz w:val="24"/>
          <w:szCs w:val="24"/>
        </w:rPr>
      </w:pPr>
      <w:r w:rsidRPr="0013754E">
        <w:rPr>
          <w:rFonts w:ascii="Times New Roman" w:hAnsi="Times New Roman" w:cs="Times New Roman"/>
          <w:b/>
          <w:sz w:val="24"/>
          <w:szCs w:val="24"/>
        </w:rPr>
        <w:t>AUTHOR CONTRIBUTIONS</w:t>
      </w:r>
    </w:p>
    <w:p w14:paraId="4DC33D69" w14:textId="77777777" w:rsidR="00B46C5C" w:rsidRPr="0013754E" w:rsidRDefault="00B46C5C" w:rsidP="00B46C5C">
      <w:pPr>
        <w:spacing w:before="240" w:after="240" w:line="276" w:lineRule="auto"/>
        <w:rPr>
          <w:rFonts w:ascii="Times New Roman" w:hAnsi="Times New Roman" w:cs="Times New Roman"/>
          <w:sz w:val="24"/>
          <w:szCs w:val="24"/>
        </w:rPr>
      </w:pPr>
      <w:r w:rsidRPr="0013754E">
        <w:rPr>
          <w:rFonts w:ascii="Times New Roman" w:hAnsi="Times New Roman" w:cs="Times New Roman"/>
          <w:sz w:val="24"/>
          <w:szCs w:val="24"/>
        </w:rPr>
        <w:t>J.W. designed the study, created the simulation inputs, ran the simulations, transformed the TBI function to TGI, and performed the analyses. P.L. and P.M.A.J. provided advice on the study design, analysis, and the visualization. J.W., P.L. and P.M.A.J. wrote the paper.</w:t>
      </w:r>
    </w:p>
    <w:p w14:paraId="23767EA4" w14:textId="13178C0C" w:rsidR="00182E94" w:rsidRPr="0013754E" w:rsidRDefault="00182E94" w:rsidP="009C6F01">
      <w:pPr>
        <w:spacing w:after="0" w:line="480" w:lineRule="auto"/>
        <w:rPr>
          <w:rFonts w:ascii="Times New Roman" w:eastAsia="Times New Roman" w:hAnsi="Times New Roman" w:cs="Times New Roman"/>
          <w:b/>
          <w:sz w:val="24"/>
          <w:szCs w:val="24"/>
        </w:rPr>
      </w:pPr>
    </w:p>
    <w:p w14:paraId="6A1E109A" w14:textId="69C41C17" w:rsidR="001E62F8" w:rsidRPr="0013754E" w:rsidRDefault="008D3C82" w:rsidP="009C6F01">
      <w:pPr>
        <w:spacing w:after="0" w:line="480" w:lineRule="auto"/>
        <w:rPr>
          <w:rFonts w:ascii="Times New Roman" w:eastAsia="Times New Roman" w:hAnsi="Times New Roman" w:cs="Times New Roman"/>
          <w:b/>
          <w:sz w:val="24"/>
          <w:szCs w:val="24"/>
        </w:rPr>
      </w:pPr>
      <w:r w:rsidRPr="0013754E">
        <w:rPr>
          <w:rFonts w:ascii="Times New Roman" w:eastAsia="Times New Roman" w:hAnsi="Times New Roman" w:cs="Times New Roman"/>
          <w:b/>
          <w:sz w:val="24"/>
          <w:szCs w:val="24"/>
        </w:rPr>
        <w:t>REFERENCES</w:t>
      </w:r>
    </w:p>
    <w:p w14:paraId="6F19C348" w14:textId="140F2533" w:rsidR="001E62F8" w:rsidRPr="0013754E" w:rsidRDefault="001E62F8" w:rsidP="008D3C82">
      <w:pPr>
        <w:spacing w:after="0" w:line="480" w:lineRule="auto"/>
        <w:rPr>
          <w:rFonts w:ascii="Times New Roman" w:eastAsia="Times New Roman" w:hAnsi="Times New Roman" w:cs="Times New Roman"/>
          <w:sz w:val="24"/>
          <w:szCs w:val="24"/>
        </w:rPr>
      </w:pPr>
    </w:p>
    <w:p w14:paraId="49F2A688" w14:textId="770C4EF3" w:rsidR="00B30BDC" w:rsidRPr="00B30BDC" w:rsidRDefault="008D3C82"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13754E">
        <w:rPr>
          <w:rFonts w:ascii="Times New Roman" w:eastAsia="Times New Roman" w:hAnsi="Times New Roman" w:cs="Times New Roman"/>
          <w:sz w:val="24"/>
          <w:szCs w:val="24"/>
        </w:rPr>
        <w:fldChar w:fldCharType="begin" w:fldLock="1"/>
      </w:r>
      <w:r w:rsidRPr="0013754E">
        <w:rPr>
          <w:rFonts w:ascii="Times New Roman" w:eastAsia="Times New Roman" w:hAnsi="Times New Roman" w:cs="Times New Roman"/>
          <w:sz w:val="24"/>
          <w:szCs w:val="24"/>
        </w:rPr>
        <w:instrText xml:space="preserve">ADDIN Mendeley Bibliography CSL_BIBLIOGRAPHY </w:instrText>
      </w:r>
      <w:r w:rsidRPr="0013754E">
        <w:rPr>
          <w:rFonts w:ascii="Times New Roman" w:eastAsia="Times New Roman" w:hAnsi="Times New Roman" w:cs="Times New Roman"/>
          <w:sz w:val="24"/>
          <w:szCs w:val="24"/>
        </w:rPr>
        <w:fldChar w:fldCharType="separate"/>
      </w:r>
      <w:r w:rsidR="00B30BDC" w:rsidRPr="00B30BDC">
        <w:rPr>
          <w:rFonts w:ascii="Times New Roman" w:hAnsi="Times New Roman" w:cs="Times New Roman"/>
          <w:noProof/>
          <w:sz w:val="24"/>
          <w:szCs w:val="24"/>
        </w:rPr>
        <w:t xml:space="preserve">Aeschbacher, S., Selby, J. P., Willis, J. H., &amp; Coop, G. M. (2016). </w:t>
      </w:r>
      <w:r w:rsidR="00B30BDC" w:rsidRPr="00B30BDC">
        <w:rPr>
          <w:rFonts w:ascii="Times New Roman" w:hAnsi="Times New Roman" w:cs="Times New Roman"/>
          <w:i/>
          <w:iCs/>
          <w:noProof/>
          <w:sz w:val="24"/>
          <w:szCs w:val="24"/>
        </w:rPr>
        <w:t>Population-genomic inference of the strength and timing of selection against gene flow</w:t>
      </w:r>
      <w:r w:rsidR="00B30BDC" w:rsidRPr="00B30BDC">
        <w:rPr>
          <w:rFonts w:ascii="Times New Roman" w:hAnsi="Times New Roman" w:cs="Times New Roman"/>
          <w:noProof/>
          <w:sz w:val="24"/>
          <w:szCs w:val="24"/>
        </w:rPr>
        <w:t>. (18), 1–6. doi: 10.1101/072736</w:t>
      </w:r>
    </w:p>
    <w:p w14:paraId="7CEB8785"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Agapow, P. M., &amp; Burt, A. (2001). Indices of multilocus linkage disequilibrium. </w:t>
      </w:r>
      <w:r w:rsidRPr="00B30BDC">
        <w:rPr>
          <w:rFonts w:ascii="Times New Roman" w:hAnsi="Times New Roman" w:cs="Times New Roman"/>
          <w:i/>
          <w:iCs/>
          <w:noProof/>
          <w:sz w:val="24"/>
          <w:szCs w:val="24"/>
        </w:rPr>
        <w:t>Molecular Ecology Notes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w:t>
      </w:r>
      <w:r w:rsidRPr="00B30BDC">
        <w:rPr>
          <w:rFonts w:ascii="Times New Roman" w:hAnsi="Times New Roman" w:cs="Times New Roman"/>
          <w:noProof/>
          <w:sz w:val="24"/>
          <w:szCs w:val="24"/>
        </w:rPr>
        <w:t>(1–2), 101–102. doi: 10.1046/j.1471-8278.2000.00014.x</w:t>
      </w:r>
    </w:p>
    <w:p w14:paraId="72BAEA88"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Albrechtsen, A., Nielsen, F. C., &amp; Nielsen, R. (2010). Ascertainment biases in SNP chips affect measures of population divergence. </w:t>
      </w:r>
      <w:r w:rsidRPr="00B30BDC">
        <w:rPr>
          <w:rFonts w:ascii="Times New Roman" w:hAnsi="Times New Roman" w:cs="Times New Roman"/>
          <w:i/>
          <w:iCs/>
          <w:noProof/>
          <w:sz w:val="24"/>
          <w:szCs w:val="24"/>
        </w:rPr>
        <w:t>Molecular Biology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27</w:t>
      </w:r>
      <w:r w:rsidRPr="00B30BDC">
        <w:rPr>
          <w:rFonts w:ascii="Times New Roman" w:hAnsi="Times New Roman" w:cs="Times New Roman"/>
          <w:noProof/>
          <w:sz w:val="24"/>
          <w:szCs w:val="24"/>
        </w:rPr>
        <w:t>(11), 2534–2547. doi: 10.1093/molbev/msq148</w:t>
      </w:r>
    </w:p>
    <w:p w14:paraId="07C44EEF"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Allendorf, F. W., Hohenlohe, P. A., &amp; Luikart, G. (2010). Genomics and the future of conservation genetics. </w:t>
      </w:r>
      <w:r w:rsidRPr="00B30BDC">
        <w:rPr>
          <w:rFonts w:ascii="Times New Roman" w:hAnsi="Times New Roman" w:cs="Times New Roman"/>
          <w:i/>
          <w:iCs/>
          <w:noProof/>
          <w:sz w:val="24"/>
          <w:szCs w:val="24"/>
        </w:rPr>
        <w:t>Nature Reviews.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11</w:t>
      </w:r>
      <w:r w:rsidRPr="00B30BDC">
        <w:rPr>
          <w:rFonts w:ascii="Times New Roman" w:hAnsi="Times New Roman" w:cs="Times New Roman"/>
          <w:noProof/>
          <w:sz w:val="24"/>
          <w:szCs w:val="24"/>
        </w:rPr>
        <w:t>(10), 697–709. doi: 10.1038/nrg2844</w:t>
      </w:r>
    </w:p>
    <w:p w14:paraId="1114CD1E"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Allio, R., Donega, S., Galtier, N., &amp; Nabholz, B. (2017). Large variation in the ratio of mitochondrial to nuclear mutation rate across animals: Implications for genetic diversity and the use of mitochondrial DNA as a molecular marker. </w:t>
      </w:r>
      <w:r w:rsidRPr="00B30BDC">
        <w:rPr>
          <w:rFonts w:ascii="Times New Roman" w:hAnsi="Times New Roman" w:cs="Times New Roman"/>
          <w:i/>
          <w:iCs/>
          <w:noProof/>
          <w:sz w:val="24"/>
          <w:szCs w:val="24"/>
        </w:rPr>
        <w:t>Molecular Biology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34</w:t>
      </w:r>
      <w:r w:rsidRPr="00B30BDC">
        <w:rPr>
          <w:rFonts w:ascii="Times New Roman" w:hAnsi="Times New Roman" w:cs="Times New Roman"/>
          <w:noProof/>
          <w:sz w:val="24"/>
          <w:szCs w:val="24"/>
        </w:rPr>
        <w:t>(11), 2762–2772. doi: 10.1093/molbev/msx197</w:t>
      </w:r>
    </w:p>
    <w:p w14:paraId="660DA467"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B30BDC">
        <w:rPr>
          <w:rFonts w:ascii="Times New Roman" w:hAnsi="Times New Roman" w:cs="Times New Roman"/>
          <w:i/>
          <w:iCs/>
          <w:noProof/>
          <w:sz w:val="24"/>
          <w:szCs w:val="24"/>
        </w:rPr>
        <w:t>American Naturalist</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181</w:t>
      </w:r>
      <w:r w:rsidRPr="00B30BDC">
        <w:rPr>
          <w:rFonts w:ascii="Times New Roman" w:hAnsi="Times New Roman" w:cs="Times New Roman"/>
          <w:noProof/>
          <w:sz w:val="24"/>
          <w:szCs w:val="24"/>
        </w:rPr>
        <w:t>(2), 254–263. doi: 10.1086/668831</w:t>
      </w:r>
    </w:p>
    <w:p w14:paraId="3468FF93"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Banks, S. C., Cary, G. J., Smith, A. L., Davies, I. D., Driscoll, D. A., Gill, A. M., … Peakall, R. (2013). How does ecological disturbance influence genetic diversity ? </w:t>
      </w:r>
      <w:r w:rsidRPr="00B30BDC">
        <w:rPr>
          <w:rFonts w:ascii="Times New Roman" w:hAnsi="Times New Roman" w:cs="Times New Roman"/>
          <w:i/>
          <w:iCs/>
          <w:noProof/>
          <w:sz w:val="24"/>
          <w:szCs w:val="24"/>
        </w:rPr>
        <w:t>Trends in Ecology &amp;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28</w:t>
      </w:r>
      <w:r w:rsidRPr="00B30BDC">
        <w:rPr>
          <w:rFonts w:ascii="Times New Roman" w:hAnsi="Times New Roman" w:cs="Times New Roman"/>
          <w:noProof/>
          <w:sz w:val="24"/>
          <w:szCs w:val="24"/>
        </w:rPr>
        <w:t>(11), 670–679. doi: 10.1016/j.tree.2013.08.005</w:t>
      </w:r>
    </w:p>
    <w:p w14:paraId="3B21836B"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Battey, C. J., Ralph, P. L., &amp; Kern, A. D. (2020). Space is the place: Effects of continuous spatial structure on analysis of population genetic data. </w:t>
      </w:r>
      <w:r w:rsidRPr="00B30BDC">
        <w:rPr>
          <w:rFonts w:ascii="Times New Roman" w:hAnsi="Times New Roman" w:cs="Times New Roman"/>
          <w:i/>
          <w:iCs/>
          <w:noProof/>
          <w:sz w:val="24"/>
          <w:szCs w:val="24"/>
        </w:rPr>
        <w:t>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215</w:t>
      </w:r>
      <w:r w:rsidRPr="00B30BDC">
        <w:rPr>
          <w:rFonts w:ascii="Times New Roman" w:hAnsi="Times New Roman" w:cs="Times New Roman"/>
          <w:noProof/>
          <w:sz w:val="24"/>
          <w:szCs w:val="24"/>
        </w:rPr>
        <w:t xml:space="preserve">(1), 193–214. doi: </w:t>
      </w:r>
      <w:r w:rsidRPr="00B30BDC">
        <w:rPr>
          <w:rFonts w:ascii="Times New Roman" w:hAnsi="Times New Roman" w:cs="Times New Roman"/>
          <w:noProof/>
          <w:sz w:val="24"/>
          <w:szCs w:val="24"/>
        </w:rPr>
        <w:lastRenderedPageBreak/>
        <w:t>10.1534/genetics.120.303143</w:t>
      </w:r>
    </w:p>
    <w:p w14:paraId="0FBB719F"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Bellard, C., Bertelsmeier, C., Leadley, P., Thuiller, W., &amp; Courchamp, F. (2012). Impacts of climate change on the future of biodiversity. </w:t>
      </w:r>
      <w:r w:rsidRPr="00B30BDC">
        <w:rPr>
          <w:rFonts w:ascii="Times New Roman" w:hAnsi="Times New Roman" w:cs="Times New Roman"/>
          <w:i/>
          <w:iCs/>
          <w:noProof/>
          <w:sz w:val="24"/>
          <w:szCs w:val="24"/>
        </w:rPr>
        <w:t>Ecology Letters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15</w:t>
      </w:r>
      <w:r w:rsidRPr="00B30BDC">
        <w:rPr>
          <w:rFonts w:ascii="Times New Roman" w:hAnsi="Times New Roman" w:cs="Times New Roman"/>
          <w:noProof/>
          <w:sz w:val="24"/>
          <w:szCs w:val="24"/>
        </w:rPr>
        <w:t>(4), 365–377. doi: 10.1111/j.1461-0248.2011.01736.x</w:t>
      </w:r>
    </w:p>
    <w:p w14:paraId="25029AC2"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Bennett, P. I., &amp; Stone, J. K. (2019). Environmental variables associated with Nothophaeocryptopus gaeumannii population structure and Swiss needle cast severity in Western Oregon and Washington. </w:t>
      </w:r>
      <w:r w:rsidRPr="00B30BDC">
        <w:rPr>
          <w:rFonts w:ascii="Times New Roman" w:hAnsi="Times New Roman" w:cs="Times New Roman"/>
          <w:i/>
          <w:iCs/>
          <w:noProof/>
          <w:sz w:val="24"/>
          <w:szCs w:val="24"/>
        </w:rPr>
        <w:t>Ecology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9</w:t>
      </w:r>
      <w:r w:rsidRPr="00B30BDC">
        <w:rPr>
          <w:rFonts w:ascii="Times New Roman" w:hAnsi="Times New Roman" w:cs="Times New Roman"/>
          <w:noProof/>
          <w:sz w:val="24"/>
          <w:szCs w:val="24"/>
        </w:rPr>
        <w:t>(19), 11379–11394. doi: 10.1002/ece3.5639</w:t>
      </w:r>
    </w:p>
    <w:p w14:paraId="6FF7CE94"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B30BDC">
        <w:rPr>
          <w:rFonts w:ascii="Times New Roman" w:hAnsi="Times New Roman" w:cs="Times New Roman"/>
          <w:i/>
          <w:iCs/>
          <w:noProof/>
          <w:sz w:val="24"/>
          <w:szCs w:val="24"/>
        </w:rPr>
        <w:t>Molecular Ecology</w:t>
      </w:r>
      <w:r w:rsidRPr="00B30BDC">
        <w:rPr>
          <w:rFonts w:ascii="Times New Roman" w:hAnsi="Times New Roman" w:cs="Times New Roman"/>
          <w:noProof/>
          <w:sz w:val="24"/>
          <w:szCs w:val="24"/>
        </w:rPr>
        <w:t>, (January), 3339–3357. doi: 10.1111/mec.15164</w:t>
      </w:r>
    </w:p>
    <w:p w14:paraId="10BCF642"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Bhatia, G., Patterson, N., Sankararaman, S., &amp; Price, A. L. (2013). Estimating and interpreting F. </w:t>
      </w:r>
      <w:r w:rsidRPr="00B30BDC">
        <w:rPr>
          <w:rFonts w:ascii="Times New Roman" w:hAnsi="Times New Roman" w:cs="Times New Roman"/>
          <w:i/>
          <w:iCs/>
          <w:noProof/>
          <w:sz w:val="24"/>
          <w:szCs w:val="24"/>
        </w:rPr>
        <w:t>Genome Research</w:t>
      </w:r>
      <w:r w:rsidRPr="00B30BDC">
        <w:rPr>
          <w:rFonts w:ascii="Times New Roman" w:hAnsi="Times New Roman" w:cs="Times New Roman"/>
          <w:noProof/>
          <w:sz w:val="24"/>
          <w:szCs w:val="24"/>
        </w:rPr>
        <w:t>, (2), 1–9. doi: 10.1101/gr.154831.113.23</w:t>
      </w:r>
    </w:p>
    <w:p w14:paraId="3C400A6F"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Bolnick, D. I., &amp; Nosil, P. (2007). Natural selection in populations subject to a migration load. </w:t>
      </w:r>
      <w:r w:rsidRPr="00B30BDC">
        <w:rPr>
          <w:rFonts w:ascii="Times New Roman" w:hAnsi="Times New Roman" w:cs="Times New Roman"/>
          <w:i/>
          <w:iCs/>
          <w:noProof/>
          <w:sz w:val="24"/>
          <w:szCs w:val="24"/>
        </w:rPr>
        <w:t>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61</w:t>
      </w:r>
      <w:r w:rsidRPr="00B30BDC">
        <w:rPr>
          <w:rFonts w:ascii="Times New Roman" w:hAnsi="Times New Roman" w:cs="Times New Roman"/>
          <w:noProof/>
          <w:sz w:val="24"/>
          <w:szCs w:val="24"/>
        </w:rPr>
        <w:t>(9), 2229–2243. doi: 10.1111/j.1558-5646.2007.00179.x</w:t>
      </w:r>
    </w:p>
    <w:p w14:paraId="7FDD1099"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Bradburd, G. S., &amp; Ralph, P. L. (2019). Spatial Population Genetics: It’s About Time. </w:t>
      </w:r>
      <w:r w:rsidRPr="00B30BDC">
        <w:rPr>
          <w:rFonts w:ascii="Times New Roman" w:hAnsi="Times New Roman" w:cs="Times New Roman"/>
          <w:i/>
          <w:iCs/>
          <w:noProof/>
          <w:sz w:val="24"/>
          <w:szCs w:val="24"/>
        </w:rPr>
        <w:t>Annual Review of Ecology, Evolution, and Systematics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50</w:t>
      </w:r>
      <w:r w:rsidRPr="00B30BDC">
        <w:rPr>
          <w:rFonts w:ascii="Times New Roman" w:hAnsi="Times New Roman" w:cs="Times New Roman"/>
          <w:noProof/>
          <w:sz w:val="24"/>
          <w:szCs w:val="24"/>
        </w:rPr>
        <w:t>(1), 427–449. doi: 10.1146/annurev-ecolsys-110316-022659</w:t>
      </w:r>
    </w:p>
    <w:p w14:paraId="5ED2BA5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Buschbom, J., Yanbaev, Y., &amp; Degen, B. (2011). Efficient long-distance gene flow into an isolated relict oak stand. </w:t>
      </w:r>
      <w:r w:rsidRPr="00B30BDC">
        <w:rPr>
          <w:rFonts w:ascii="Times New Roman" w:hAnsi="Times New Roman" w:cs="Times New Roman"/>
          <w:i/>
          <w:iCs/>
          <w:noProof/>
          <w:sz w:val="24"/>
          <w:szCs w:val="24"/>
        </w:rPr>
        <w:t>Journal of Heredity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102</w:t>
      </w:r>
      <w:r w:rsidRPr="00B30BDC">
        <w:rPr>
          <w:rFonts w:ascii="Times New Roman" w:hAnsi="Times New Roman" w:cs="Times New Roman"/>
          <w:noProof/>
          <w:sz w:val="24"/>
          <w:szCs w:val="24"/>
        </w:rPr>
        <w:t>(4), 464–472. doi: 10.1093/jhered/esr023</w:t>
      </w:r>
    </w:p>
    <w:p w14:paraId="55435FB7"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Cayuela, H., Rougemont, Q., Prunier, J. G., Moore, J. S., Clobert, J., Besnard, A., &amp; Bernatchez, L. (2018). Demographic and genetic approaches to study dispersal in wild animal populations: A methodological review. </w:t>
      </w:r>
      <w:r w:rsidRPr="00B30BDC">
        <w:rPr>
          <w:rFonts w:ascii="Times New Roman" w:hAnsi="Times New Roman" w:cs="Times New Roman"/>
          <w:i/>
          <w:iCs/>
          <w:noProof/>
          <w:sz w:val="24"/>
          <w:szCs w:val="24"/>
        </w:rPr>
        <w:t>Molecular Ecology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27</w:t>
      </w:r>
      <w:r w:rsidRPr="00B30BDC">
        <w:rPr>
          <w:rFonts w:ascii="Times New Roman" w:hAnsi="Times New Roman" w:cs="Times New Roman"/>
          <w:noProof/>
          <w:sz w:val="24"/>
          <w:szCs w:val="24"/>
        </w:rPr>
        <w:t>(20), 3976–4010. doi: 10.1111/mec.14848</w:t>
      </w:r>
    </w:p>
    <w:p w14:paraId="14BBCD98"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B30BDC">
        <w:rPr>
          <w:rFonts w:ascii="Times New Roman" w:hAnsi="Times New Roman" w:cs="Times New Roman"/>
          <w:i/>
          <w:iCs/>
          <w:noProof/>
          <w:sz w:val="24"/>
          <w:szCs w:val="24"/>
        </w:rPr>
        <w:t>Genome Research</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15</w:t>
      </w:r>
      <w:r w:rsidRPr="00B30BDC">
        <w:rPr>
          <w:rFonts w:ascii="Times New Roman" w:hAnsi="Times New Roman" w:cs="Times New Roman"/>
          <w:noProof/>
          <w:sz w:val="24"/>
          <w:szCs w:val="24"/>
        </w:rPr>
        <w:t>(11), 1496–1502. doi: 10.1101/gr.4107905</w:t>
      </w:r>
    </w:p>
    <w:p w14:paraId="03CAF918"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Díez-del-Molino, D., Sánchez-Barreiro, F., Barnes, I., Gilbert, M. T. P., &amp; Dalén, L. (2018). Quantifying Temporal Genomic Erosion in Endangered Species. </w:t>
      </w:r>
      <w:r w:rsidRPr="00B30BDC">
        <w:rPr>
          <w:rFonts w:ascii="Times New Roman" w:hAnsi="Times New Roman" w:cs="Times New Roman"/>
          <w:i/>
          <w:iCs/>
          <w:noProof/>
          <w:sz w:val="24"/>
          <w:szCs w:val="24"/>
        </w:rPr>
        <w:t>Trends in Ecology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33</w:t>
      </w:r>
      <w:r w:rsidRPr="00B30BDC">
        <w:rPr>
          <w:rFonts w:ascii="Times New Roman" w:hAnsi="Times New Roman" w:cs="Times New Roman"/>
          <w:noProof/>
          <w:sz w:val="24"/>
          <w:szCs w:val="24"/>
        </w:rPr>
        <w:t>(3), 176–185. doi: 10.1016/j.tree.2017.12.002</w:t>
      </w:r>
    </w:p>
    <w:p w14:paraId="1CC2BC07"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Dirzo, R., Young, H. S., Galetti, M., Ceballos, G., Isaac, N. J. B., &amp; Collen, B. (2014). Defaunation in the Anthropocene. </w:t>
      </w:r>
      <w:r w:rsidRPr="00B30BDC">
        <w:rPr>
          <w:rFonts w:ascii="Times New Roman" w:hAnsi="Times New Roman" w:cs="Times New Roman"/>
          <w:i/>
          <w:iCs/>
          <w:noProof/>
          <w:sz w:val="24"/>
          <w:szCs w:val="24"/>
        </w:rPr>
        <w:t>Science</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401</w:t>
      </w:r>
      <w:r w:rsidRPr="00B30BDC">
        <w:rPr>
          <w:rFonts w:ascii="Times New Roman" w:hAnsi="Times New Roman" w:cs="Times New Roman"/>
          <w:noProof/>
          <w:sz w:val="24"/>
          <w:szCs w:val="24"/>
        </w:rPr>
        <w:t>(6195), 401–406. doi: 10.1126/science.1251817</w:t>
      </w:r>
    </w:p>
    <w:p w14:paraId="75B415C2"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Draheim, H. M., Moore, J. A., Fortin, M.-J., &amp; Scribner, K. T. (2018). Beyond the snapshot: Landscape genetic analysis of time series data reveal responses of American black bears to </w:t>
      </w:r>
      <w:r w:rsidRPr="00B30BDC">
        <w:rPr>
          <w:rFonts w:ascii="Times New Roman" w:hAnsi="Times New Roman" w:cs="Times New Roman"/>
          <w:noProof/>
          <w:sz w:val="24"/>
          <w:szCs w:val="24"/>
        </w:rPr>
        <w:lastRenderedPageBreak/>
        <w:t xml:space="preserve">landscape change. </w:t>
      </w:r>
      <w:r w:rsidRPr="00B30BDC">
        <w:rPr>
          <w:rFonts w:ascii="Times New Roman" w:hAnsi="Times New Roman" w:cs="Times New Roman"/>
          <w:i/>
          <w:iCs/>
          <w:noProof/>
          <w:sz w:val="24"/>
          <w:szCs w:val="24"/>
        </w:rPr>
        <w:t>Evolutionary Applications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11</w:t>
      </w:r>
      <w:r w:rsidRPr="00B30BDC">
        <w:rPr>
          <w:rFonts w:ascii="Times New Roman" w:hAnsi="Times New Roman" w:cs="Times New Roman"/>
          <w:noProof/>
          <w:sz w:val="24"/>
          <w:szCs w:val="24"/>
        </w:rPr>
        <w:t>(8), 1219–1230. doi: 10.1111/eva.12617</w:t>
      </w:r>
    </w:p>
    <w:p w14:paraId="18B39CAE"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Dray, S., Bauman, D., Blanchet, F. G., Borcard, D., Clappe, S., Guenard, G., … Wagner, H. H. (2019). </w:t>
      </w:r>
      <w:r w:rsidRPr="00B30BDC">
        <w:rPr>
          <w:rFonts w:ascii="Times New Roman" w:hAnsi="Times New Roman" w:cs="Times New Roman"/>
          <w:i/>
          <w:iCs/>
          <w:noProof/>
          <w:sz w:val="24"/>
          <w:szCs w:val="24"/>
        </w:rPr>
        <w:t>adespatial: multivariate multiscale spatial analysis.</w:t>
      </w:r>
      <w:r w:rsidRPr="00B30BDC">
        <w:rPr>
          <w:rFonts w:ascii="Times New Roman" w:hAnsi="Times New Roman" w:cs="Times New Roman"/>
          <w:noProof/>
          <w:sz w:val="24"/>
          <w:szCs w:val="24"/>
        </w:rPr>
        <w:t xml:space="preserve"> Retrieved from https://cran.r-project.org/package=adespatial</w:t>
      </w:r>
    </w:p>
    <w:p w14:paraId="3D8E739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Excoffier, L., Dupanloup, I., Huerta-Sánchez, E., Sousa, V. C., &amp; Foll, M. (2013). Robust Demographic Inference from Genomic and SNP Data. </w:t>
      </w:r>
      <w:r w:rsidRPr="00B30BDC">
        <w:rPr>
          <w:rFonts w:ascii="Times New Roman" w:hAnsi="Times New Roman" w:cs="Times New Roman"/>
          <w:i/>
          <w:iCs/>
          <w:noProof/>
          <w:sz w:val="24"/>
          <w:szCs w:val="24"/>
        </w:rPr>
        <w:t>PLoS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9</w:t>
      </w:r>
      <w:r w:rsidRPr="00B30BDC">
        <w:rPr>
          <w:rFonts w:ascii="Times New Roman" w:hAnsi="Times New Roman" w:cs="Times New Roman"/>
          <w:noProof/>
          <w:sz w:val="24"/>
          <w:szCs w:val="24"/>
        </w:rPr>
        <w:t>(10). doi: 10.1371/journal.pgen.1003905</w:t>
      </w:r>
    </w:p>
    <w:p w14:paraId="1CF51A0F"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Fenderson, L. E., Kovach, A. I., &amp; Llamas, B. (2019). Spatiotemporal landscape genetics: Investigating ecology and evolution through space and time. </w:t>
      </w:r>
      <w:r w:rsidRPr="00B30BDC">
        <w:rPr>
          <w:rFonts w:ascii="Times New Roman" w:hAnsi="Times New Roman" w:cs="Times New Roman"/>
          <w:i/>
          <w:iCs/>
          <w:noProof/>
          <w:sz w:val="24"/>
          <w:szCs w:val="24"/>
        </w:rPr>
        <w:t>Molecular Ecology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29</w:t>
      </w:r>
      <w:r w:rsidRPr="00B30BDC">
        <w:rPr>
          <w:rFonts w:ascii="Times New Roman" w:hAnsi="Times New Roman" w:cs="Times New Roman"/>
          <w:noProof/>
          <w:sz w:val="24"/>
          <w:szCs w:val="24"/>
        </w:rPr>
        <w:t>(2), 218–246. doi: 10.1111/mec.15315</w:t>
      </w:r>
    </w:p>
    <w:p w14:paraId="01F57FC1"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Fisher, M. C., &amp; Garner, T. W. J. (2020). Chytrid fungi and global amphibian declines. </w:t>
      </w:r>
      <w:r w:rsidRPr="00B30BDC">
        <w:rPr>
          <w:rFonts w:ascii="Times New Roman" w:hAnsi="Times New Roman" w:cs="Times New Roman"/>
          <w:i/>
          <w:iCs/>
          <w:noProof/>
          <w:sz w:val="24"/>
          <w:szCs w:val="24"/>
        </w:rPr>
        <w:t>Nature Reviews Microbiology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18</w:t>
      </w:r>
      <w:r w:rsidRPr="00B30BDC">
        <w:rPr>
          <w:rFonts w:ascii="Times New Roman" w:hAnsi="Times New Roman" w:cs="Times New Roman"/>
          <w:noProof/>
          <w:sz w:val="24"/>
          <w:szCs w:val="24"/>
        </w:rPr>
        <w:t>(6), 332–343. doi: 10.1038/s41579-020-0335-x</w:t>
      </w:r>
    </w:p>
    <w:p w14:paraId="4232BB79"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B30BDC">
        <w:rPr>
          <w:rFonts w:ascii="Times New Roman" w:hAnsi="Times New Roman" w:cs="Times New Roman"/>
          <w:i/>
          <w:iCs/>
          <w:noProof/>
          <w:sz w:val="24"/>
          <w:szCs w:val="24"/>
        </w:rPr>
        <w:t>Heredity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110</w:t>
      </w:r>
      <w:r w:rsidRPr="00B30BDC">
        <w:rPr>
          <w:rFonts w:ascii="Times New Roman" w:hAnsi="Times New Roman" w:cs="Times New Roman"/>
          <w:noProof/>
          <w:sz w:val="24"/>
          <w:szCs w:val="24"/>
        </w:rPr>
        <w:t>(5), 409–419. doi: 10.1038/hdy.2012.120</w:t>
      </w:r>
    </w:p>
    <w:p w14:paraId="2F4ED8D1"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B30BDC">
        <w:rPr>
          <w:rFonts w:ascii="Times New Roman" w:hAnsi="Times New Roman" w:cs="Times New Roman"/>
          <w:i/>
          <w:iCs/>
          <w:noProof/>
          <w:sz w:val="24"/>
          <w:szCs w:val="24"/>
        </w:rPr>
        <w:t>PLoS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5</w:t>
      </w:r>
      <w:r w:rsidRPr="00B30BDC">
        <w:rPr>
          <w:rFonts w:ascii="Times New Roman" w:hAnsi="Times New Roman" w:cs="Times New Roman"/>
          <w:noProof/>
          <w:sz w:val="24"/>
          <w:szCs w:val="24"/>
        </w:rPr>
        <w:t>(10). doi: 10.1371/journal.pgen.1000695</w:t>
      </w:r>
    </w:p>
    <w:p w14:paraId="7EE09BD2"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B30BDC">
        <w:rPr>
          <w:rFonts w:ascii="Times New Roman" w:hAnsi="Times New Roman" w:cs="Times New Roman"/>
          <w:i/>
          <w:iCs/>
          <w:noProof/>
          <w:sz w:val="24"/>
          <w:szCs w:val="24"/>
        </w:rPr>
        <w:t>Evolutionary Applications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7</w:t>
      </w:r>
      <w:r w:rsidRPr="00B30BDC">
        <w:rPr>
          <w:rFonts w:ascii="Times New Roman" w:hAnsi="Times New Roman" w:cs="Times New Roman"/>
          <w:noProof/>
          <w:sz w:val="24"/>
          <w:szCs w:val="24"/>
        </w:rPr>
        <w:t>(9), 1008–1025. doi: 10.1111/eva.12149</w:t>
      </w:r>
    </w:p>
    <w:p w14:paraId="09C6B59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Jombart, T. (2008). Adegenet: A R package for the multivariate analysis of genetic markers. </w:t>
      </w:r>
      <w:r w:rsidRPr="00B30BDC">
        <w:rPr>
          <w:rFonts w:ascii="Times New Roman" w:hAnsi="Times New Roman" w:cs="Times New Roman"/>
          <w:i/>
          <w:iCs/>
          <w:noProof/>
          <w:sz w:val="24"/>
          <w:szCs w:val="24"/>
        </w:rPr>
        <w:t>Bioinformatics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24</w:t>
      </w:r>
      <w:r w:rsidRPr="00B30BDC">
        <w:rPr>
          <w:rFonts w:ascii="Times New Roman" w:hAnsi="Times New Roman" w:cs="Times New Roman"/>
          <w:noProof/>
          <w:sz w:val="24"/>
          <w:szCs w:val="24"/>
        </w:rPr>
        <w:t>(11), 1403–1405. doi: 10.1093/bioinformatics/btn129</w:t>
      </w:r>
    </w:p>
    <w:p w14:paraId="2730FD5B"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Jombart, T., &amp; Ahmed, I. (2011). adegenet 1.3-1: New tools for the analysis of genome-wide SNP data. </w:t>
      </w:r>
      <w:r w:rsidRPr="00B30BDC">
        <w:rPr>
          <w:rFonts w:ascii="Times New Roman" w:hAnsi="Times New Roman" w:cs="Times New Roman"/>
          <w:i/>
          <w:iCs/>
          <w:noProof/>
          <w:sz w:val="24"/>
          <w:szCs w:val="24"/>
        </w:rPr>
        <w:t>Bioinformatics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27</w:t>
      </w:r>
      <w:r w:rsidRPr="00B30BDC">
        <w:rPr>
          <w:rFonts w:ascii="Times New Roman" w:hAnsi="Times New Roman" w:cs="Times New Roman"/>
          <w:noProof/>
          <w:sz w:val="24"/>
          <w:szCs w:val="24"/>
        </w:rPr>
        <w:t>(21), 3070–3071. doi: 10.1093/bioinformatics/btr521</w:t>
      </w:r>
    </w:p>
    <w:p w14:paraId="1D7458F0"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B30BDC">
        <w:rPr>
          <w:rFonts w:ascii="Times New Roman" w:hAnsi="Times New Roman" w:cs="Times New Roman"/>
          <w:i/>
          <w:iCs/>
          <w:noProof/>
          <w:sz w:val="24"/>
          <w:szCs w:val="24"/>
        </w:rPr>
        <w:t>Journal of the American Statistical Association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0</w:t>
      </w:r>
      <w:r w:rsidRPr="00B30BDC">
        <w:rPr>
          <w:rFonts w:ascii="Times New Roman" w:hAnsi="Times New Roman" w:cs="Times New Roman"/>
          <w:noProof/>
          <w:sz w:val="24"/>
          <w:szCs w:val="24"/>
        </w:rPr>
        <w:t>(0), 1–16. doi: 10.1080/01621459.2019.1635482</w:t>
      </w:r>
    </w:p>
    <w:p w14:paraId="1384B09A"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Kamvar, Z. N., Brooks, J. C., &amp; Grünwald, N. J. (2015). Novel R tools for analysis of genome-wide population genetic data with emphasis on clonality. </w:t>
      </w:r>
      <w:r w:rsidRPr="00B30BDC">
        <w:rPr>
          <w:rFonts w:ascii="Times New Roman" w:hAnsi="Times New Roman" w:cs="Times New Roman"/>
          <w:i/>
          <w:iCs/>
          <w:noProof/>
          <w:sz w:val="24"/>
          <w:szCs w:val="24"/>
        </w:rPr>
        <w:t>Frontiers in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6</w:t>
      </w:r>
      <w:r w:rsidRPr="00B30BDC">
        <w:rPr>
          <w:rFonts w:ascii="Times New Roman" w:hAnsi="Times New Roman" w:cs="Times New Roman"/>
          <w:noProof/>
          <w:sz w:val="24"/>
          <w:szCs w:val="24"/>
        </w:rPr>
        <w:t>(JUN), 1–10. doi: 10.3389/fgene.2015.00208</w:t>
      </w:r>
    </w:p>
    <w:p w14:paraId="6477CD60"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Kamvar, Z. N., Tabima, J. F., &amp; Gr̈unwald, N. J. (2014). Poppr: An R package for genetic analysis of populations with clonal, partially clonal, and/or sexual reproduction. </w:t>
      </w:r>
      <w:r w:rsidRPr="00B30BDC">
        <w:rPr>
          <w:rFonts w:ascii="Times New Roman" w:hAnsi="Times New Roman" w:cs="Times New Roman"/>
          <w:i/>
          <w:iCs/>
          <w:noProof/>
          <w:sz w:val="24"/>
          <w:szCs w:val="24"/>
        </w:rPr>
        <w:t>PeerJ</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2014</w:t>
      </w:r>
      <w:r w:rsidRPr="00B30BDC">
        <w:rPr>
          <w:rFonts w:ascii="Times New Roman" w:hAnsi="Times New Roman" w:cs="Times New Roman"/>
          <w:noProof/>
          <w:sz w:val="24"/>
          <w:szCs w:val="24"/>
        </w:rPr>
        <w:t>(1), 1–14. doi: 10.7717/peerj.281</w:t>
      </w:r>
    </w:p>
    <w:p w14:paraId="630EB603"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Kinziger, A. P., Hellmair, M., McCraney, W. T., Jacobs, D. K., &amp; Goldsmith, G. (2015). </w:t>
      </w:r>
      <w:r w:rsidRPr="00B30BDC">
        <w:rPr>
          <w:rFonts w:ascii="Times New Roman" w:hAnsi="Times New Roman" w:cs="Times New Roman"/>
          <w:noProof/>
          <w:sz w:val="24"/>
          <w:szCs w:val="24"/>
        </w:rPr>
        <w:lastRenderedPageBreak/>
        <w:t xml:space="preserve">Temporal genetic analysis of the endangered tidewater goby: Extinction-colonization dynamics or drift in isolation? </w:t>
      </w:r>
      <w:r w:rsidRPr="00B30BDC">
        <w:rPr>
          <w:rFonts w:ascii="Times New Roman" w:hAnsi="Times New Roman" w:cs="Times New Roman"/>
          <w:i/>
          <w:iCs/>
          <w:noProof/>
          <w:sz w:val="24"/>
          <w:szCs w:val="24"/>
        </w:rPr>
        <w:t>Molecular Ecology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24</w:t>
      </w:r>
      <w:r w:rsidRPr="00B30BDC">
        <w:rPr>
          <w:rFonts w:ascii="Times New Roman" w:hAnsi="Times New Roman" w:cs="Times New Roman"/>
          <w:noProof/>
          <w:sz w:val="24"/>
          <w:szCs w:val="24"/>
        </w:rPr>
        <w:t>(22), 5544–5560. doi: 10.1111/mec.13424</w:t>
      </w:r>
    </w:p>
    <w:p w14:paraId="46697EA3"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Knight, N. L., Vaghefi, N., Hansen, Z. R., Kikkert, J. R., &amp; Pethybridge, S. J. (2018). Temporal Genetic Differentiation of Cercospora beticola Populations in New York Table Beet Fields. </w:t>
      </w:r>
      <w:r w:rsidRPr="00B30BDC">
        <w:rPr>
          <w:rFonts w:ascii="Times New Roman" w:hAnsi="Times New Roman" w:cs="Times New Roman"/>
          <w:i/>
          <w:iCs/>
          <w:noProof/>
          <w:sz w:val="24"/>
          <w:szCs w:val="24"/>
        </w:rPr>
        <w:t>Plant Disease</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102</w:t>
      </w:r>
      <w:r w:rsidRPr="00B30BDC">
        <w:rPr>
          <w:rFonts w:ascii="Times New Roman" w:hAnsi="Times New Roman" w:cs="Times New Roman"/>
          <w:noProof/>
          <w:sz w:val="24"/>
          <w:szCs w:val="24"/>
        </w:rPr>
        <w:t>(11), 2074–2082. doi: 10.1094/PDIS-01-18-0175-RE</w:t>
      </w:r>
    </w:p>
    <w:p w14:paraId="582BFC1E"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Kool, J. T., Moilanen, A., &amp; Treml, E. A. (2013). Population connectivity: Recent advances and new perspectives. </w:t>
      </w:r>
      <w:r w:rsidRPr="00B30BDC">
        <w:rPr>
          <w:rFonts w:ascii="Times New Roman" w:hAnsi="Times New Roman" w:cs="Times New Roman"/>
          <w:i/>
          <w:iCs/>
          <w:noProof/>
          <w:sz w:val="24"/>
          <w:szCs w:val="24"/>
        </w:rPr>
        <w:t>Landscape Ecology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28</w:t>
      </w:r>
      <w:r w:rsidRPr="00B30BDC">
        <w:rPr>
          <w:rFonts w:ascii="Times New Roman" w:hAnsi="Times New Roman" w:cs="Times New Roman"/>
          <w:noProof/>
          <w:sz w:val="24"/>
          <w:szCs w:val="24"/>
        </w:rPr>
        <w:t>(2), 165–185. doi: 10.1007/s10980-012-9819-z</w:t>
      </w:r>
    </w:p>
    <w:p w14:paraId="2A7400FD"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B30BDC">
        <w:rPr>
          <w:rFonts w:ascii="Times New Roman" w:hAnsi="Times New Roman" w:cs="Times New Roman"/>
          <w:i/>
          <w:iCs/>
          <w:noProof/>
          <w:sz w:val="24"/>
          <w:szCs w:val="24"/>
        </w:rPr>
        <w:t>Ecology Letters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15</w:t>
      </w:r>
      <w:r w:rsidRPr="00B30BDC">
        <w:rPr>
          <w:rFonts w:ascii="Times New Roman" w:hAnsi="Times New Roman" w:cs="Times New Roman"/>
          <w:noProof/>
          <w:sz w:val="24"/>
          <w:szCs w:val="24"/>
        </w:rPr>
        <w:t>(4), 378–392. doi: 10.1111/j.1461-0248.2012.01746.x</w:t>
      </w:r>
    </w:p>
    <w:p w14:paraId="3F56A794"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B30BDC">
        <w:rPr>
          <w:rFonts w:ascii="Times New Roman" w:hAnsi="Times New Roman" w:cs="Times New Roman"/>
          <w:i/>
          <w:iCs/>
          <w:noProof/>
          <w:sz w:val="24"/>
          <w:szCs w:val="24"/>
        </w:rPr>
        <w:t>Methods in Ecology and Evolution</w:t>
      </w:r>
      <w:r w:rsidRPr="00B30BDC">
        <w:rPr>
          <w:rFonts w:ascii="Times New Roman" w:hAnsi="Times New Roman" w:cs="Times New Roman"/>
          <w:noProof/>
          <w:sz w:val="24"/>
          <w:szCs w:val="24"/>
        </w:rPr>
        <w:t>. doi: 10.1111/2041-210X.12608</w:t>
      </w:r>
    </w:p>
    <w:p w14:paraId="7A679F0C"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B30BDC">
        <w:rPr>
          <w:rFonts w:ascii="Times New Roman" w:hAnsi="Times New Roman" w:cs="Times New Roman"/>
          <w:i/>
          <w:iCs/>
          <w:noProof/>
          <w:sz w:val="24"/>
          <w:szCs w:val="24"/>
        </w:rPr>
        <w:t>Methods in Ecology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8</w:t>
      </w:r>
      <w:r w:rsidRPr="00B30BDC">
        <w:rPr>
          <w:rFonts w:ascii="Times New Roman" w:hAnsi="Times New Roman" w:cs="Times New Roman"/>
          <w:noProof/>
          <w:sz w:val="24"/>
          <w:szCs w:val="24"/>
        </w:rPr>
        <w:t>(1), 4–11. doi: 10.1111/2041-210X.12608</w:t>
      </w:r>
    </w:p>
    <w:p w14:paraId="744D77BB"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B30BDC">
        <w:rPr>
          <w:rFonts w:ascii="Times New Roman" w:hAnsi="Times New Roman" w:cs="Times New Roman"/>
          <w:i/>
          <w:iCs/>
          <w:noProof/>
          <w:sz w:val="24"/>
          <w:szCs w:val="24"/>
        </w:rPr>
        <w:t>Frontiers in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8</w:t>
      </w:r>
      <w:r w:rsidRPr="00B30BDC">
        <w:rPr>
          <w:rFonts w:ascii="Times New Roman" w:hAnsi="Times New Roman" w:cs="Times New Roman"/>
          <w:noProof/>
          <w:sz w:val="24"/>
          <w:szCs w:val="24"/>
        </w:rPr>
        <w:t>(FEB), 1–12. doi: 10.3389/fgene.2017.00009</w:t>
      </w:r>
    </w:p>
    <w:p w14:paraId="5AF7422F"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B30BDC">
        <w:rPr>
          <w:rFonts w:ascii="Times New Roman" w:hAnsi="Times New Roman" w:cs="Times New Roman"/>
          <w:i/>
          <w:iCs/>
          <w:noProof/>
          <w:sz w:val="24"/>
          <w:szCs w:val="24"/>
        </w:rPr>
        <w:t>Evolutionary Applications</w:t>
      </w:r>
      <w:r w:rsidRPr="00B30BDC">
        <w:rPr>
          <w:rFonts w:ascii="Times New Roman" w:hAnsi="Times New Roman" w:cs="Times New Roman"/>
          <w:noProof/>
          <w:sz w:val="24"/>
          <w:szCs w:val="24"/>
        </w:rPr>
        <w:t>, (July), 1–15. doi: 10.1111/eva.12852</w:t>
      </w:r>
    </w:p>
    <w:p w14:paraId="5AB2EBA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Lauterjung, M. B., Montagna, T., Bernardi, A. P., da Silva, J. Z., da Costa, N. C. F., Steiner, F., … dos Reis, M. S. (2019). Temporal changes in population genetics of six threatened Brazilian plant species in a fragmented landscape. </w:t>
      </w:r>
      <w:r w:rsidRPr="00B30BDC">
        <w:rPr>
          <w:rFonts w:ascii="Times New Roman" w:hAnsi="Times New Roman" w:cs="Times New Roman"/>
          <w:i/>
          <w:iCs/>
          <w:noProof/>
          <w:sz w:val="24"/>
          <w:szCs w:val="24"/>
        </w:rPr>
        <w:t>Forest Ecology and Management</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435</w:t>
      </w:r>
      <w:r w:rsidRPr="00B30BDC">
        <w:rPr>
          <w:rFonts w:ascii="Times New Roman" w:hAnsi="Times New Roman" w:cs="Times New Roman"/>
          <w:noProof/>
          <w:sz w:val="24"/>
          <w:szCs w:val="24"/>
        </w:rPr>
        <w:t>(October 2018), 144–150. doi: 10.1016/j.foreco.2018.12.058</w:t>
      </w:r>
    </w:p>
    <w:p w14:paraId="1D0732B2"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Legendre, P. (2019). A temporal beta-diversity index to identify sites that have changed in exceptional ways in space–time surveys. </w:t>
      </w:r>
      <w:r w:rsidRPr="00B30BDC">
        <w:rPr>
          <w:rFonts w:ascii="Times New Roman" w:hAnsi="Times New Roman" w:cs="Times New Roman"/>
          <w:i/>
          <w:iCs/>
          <w:noProof/>
          <w:sz w:val="24"/>
          <w:szCs w:val="24"/>
        </w:rPr>
        <w:t>Ecology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9</w:t>
      </w:r>
      <w:r w:rsidRPr="00B30BDC">
        <w:rPr>
          <w:rFonts w:ascii="Times New Roman" w:hAnsi="Times New Roman" w:cs="Times New Roman"/>
          <w:noProof/>
          <w:sz w:val="24"/>
          <w:szCs w:val="24"/>
        </w:rPr>
        <w:t>(6), 3500–3514. doi: 10.1002/ece3.4984</w:t>
      </w:r>
    </w:p>
    <w:p w14:paraId="3830A604"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Legendre, P., &amp; De Cáceres, M. (2013). Beta diversity as the variance of community data: Dissimilarity coefficients and partitioning. </w:t>
      </w:r>
      <w:r w:rsidRPr="00B30BDC">
        <w:rPr>
          <w:rFonts w:ascii="Times New Roman" w:hAnsi="Times New Roman" w:cs="Times New Roman"/>
          <w:i/>
          <w:iCs/>
          <w:noProof/>
          <w:sz w:val="24"/>
          <w:szCs w:val="24"/>
        </w:rPr>
        <w:t>Ecology Letters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16</w:t>
      </w:r>
      <w:r w:rsidRPr="00B30BDC">
        <w:rPr>
          <w:rFonts w:ascii="Times New Roman" w:hAnsi="Times New Roman" w:cs="Times New Roman"/>
          <w:noProof/>
          <w:sz w:val="24"/>
          <w:szCs w:val="24"/>
        </w:rPr>
        <w:t>(8), 951–963. doi: 10.1111/ele.12141</w:t>
      </w:r>
    </w:p>
    <w:p w14:paraId="3D5DA8A4"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B30BDC">
        <w:rPr>
          <w:rFonts w:ascii="Times New Roman" w:hAnsi="Times New Roman" w:cs="Times New Roman"/>
          <w:i/>
          <w:iCs/>
          <w:noProof/>
          <w:sz w:val="24"/>
          <w:szCs w:val="24"/>
        </w:rPr>
        <w:t>Evolutionary Applications</w:t>
      </w:r>
      <w:r w:rsidRPr="00B30BDC">
        <w:rPr>
          <w:rFonts w:ascii="Times New Roman" w:hAnsi="Times New Roman" w:cs="Times New Roman"/>
          <w:noProof/>
          <w:sz w:val="24"/>
          <w:szCs w:val="24"/>
        </w:rPr>
        <w:t>, (April), 1–8. doi: 10.1111/eva.12810</w:t>
      </w:r>
    </w:p>
    <w:p w14:paraId="4D1B7677"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lastRenderedPageBreak/>
        <w:t xml:space="preserve">Mack, R. N., Simberloff, D., Lonsdale, W. M., Evans, H., Clout, M., &amp; Bazzaz, F. a. (2000). Biotic invasions: Causes, epidemiology, global consequences, and control. </w:t>
      </w:r>
      <w:r w:rsidRPr="00B30BDC">
        <w:rPr>
          <w:rFonts w:ascii="Times New Roman" w:hAnsi="Times New Roman" w:cs="Times New Roman"/>
          <w:i/>
          <w:iCs/>
          <w:noProof/>
          <w:sz w:val="24"/>
          <w:szCs w:val="24"/>
        </w:rPr>
        <w:t>Ecological Applications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10</w:t>
      </w:r>
      <w:r w:rsidRPr="00B30BDC">
        <w:rPr>
          <w:rFonts w:ascii="Times New Roman" w:hAnsi="Times New Roman" w:cs="Times New Roman"/>
          <w:noProof/>
          <w:sz w:val="24"/>
          <w:szCs w:val="24"/>
        </w:rPr>
        <w:t>(3), 689–710. doi: 10.1890/1051-0761(2000)010[0689:BICEGC]2.0.CO;2</w:t>
      </w:r>
    </w:p>
    <w:p w14:paraId="319C99BC"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B30BDC">
        <w:rPr>
          <w:rFonts w:ascii="Times New Roman" w:hAnsi="Times New Roman" w:cs="Times New Roman"/>
          <w:i/>
          <w:iCs/>
          <w:noProof/>
          <w:sz w:val="24"/>
          <w:szCs w:val="24"/>
        </w:rPr>
        <w:t>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166</w:t>
      </w:r>
      <w:r w:rsidRPr="00B30BDC">
        <w:rPr>
          <w:rFonts w:ascii="Times New Roman" w:hAnsi="Times New Roman" w:cs="Times New Roman"/>
          <w:noProof/>
          <w:sz w:val="24"/>
          <w:szCs w:val="24"/>
        </w:rPr>
        <w:t>(1), 351–372. doi: 10.1534/genetics.166.1.351</w:t>
      </w:r>
    </w:p>
    <w:p w14:paraId="5FC2875A"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Maruyama, T., &amp; Fuerstt, P. A. (1985). Population bottlenecks and nonequilibrium models in opulation genetics. II. Number of alleles in a small population that was formed by a recent bottleneck. </w:t>
      </w:r>
      <w:r w:rsidRPr="00B30BDC">
        <w:rPr>
          <w:rFonts w:ascii="Times New Roman" w:hAnsi="Times New Roman" w:cs="Times New Roman"/>
          <w:i/>
          <w:iCs/>
          <w:noProof/>
          <w:sz w:val="24"/>
          <w:szCs w:val="24"/>
        </w:rPr>
        <w:t>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111</w:t>
      </w:r>
      <w:r w:rsidRPr="00B30BDC">
        <w:rPr>
          <w:rFonts w:ascii="Times New Roman" w:hAnsi="Times New Roman" w:cs="Times New Roman"/>
          <w:noProof/>
          <w:sz w:val="24"/>
          <w:szCs w:val="24"/>
        </w:rPr>
        <w:t>(3), 675–689. Retrieved from https://www.ncbi.nlm.nih.gov/pmc/articles/PMC1202664/pdf/675.pdf</w:t>
      </w:r>
    </w:p>
    <w:p w14:paraId="44CF8187"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Maynard, A. J., Ambrose, L., Cooper, R. D., Chow, W. K., Davis, J. B., Muzari, M. O., … Beebe, N. W. (2017). Tiger on the prowl: Invasion history and spatio-temporal genetic structure of the Asian tiger mosquito Aedes albopictus (Skuse 1894) in the Indo-Pacific. </w:t>
      </w:r>
      <w:r w:rsidRPr="00B30BDC">
        <w:rPr>
          <w:rFonts w:ascii="Times New Roman" w:hAnsi="Times New Roman" w:cs="Times New Roman"/>
          <w:i/>
          <w:iCs/>
          <w:noProof/>
          <w:sz w:val="24"/>
          <w:szCs w:val="24"/>
        </w:rPr>
        <w:t>PLoS Neglected Tropical Diseases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11</w:t>
      </w:r>
      <w:r w:rsidRPr="00B30BDC">
        <w:rPr>
          <w:rFonts w:ascii="Times New Roman" w:hAnsi="Times New Roman" w:cs="Times New Roman"/>
          <w:noProof/>
          <w:sz w:val="24"/>
          <w:szCs w:val="24"/>
        </w:rPr>
        <w:t>(4), 1–27. doi: 10.1371/journal.pntd.0005546</w:t>
      </w:r>
    </w:p>
    <w:p w14:paraId="67A8FF38"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McRae, B. H. (2006). Isolation By Resistance. </w:t>
      </w:r>
      <w:r w:rsidRPr="00B30BDC">
        <w:rPr>
          <w:rFonts w:ascii="Times New Roman" w:hAnsi="Times New Roman" w:cs="Times New Roman"/>
          <w:i/>
          <w:iCs/>
          <w:noProof/>
          <w:sz w:val="24"/>
          <w:szCs w:val="24"/>
        </w:rPr>
        <w:t>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60</w:t>
      </w:r>
      <w:r w:rsidRPr="00B30BDC">
        <w:rPr>
          <w:rFonts w:ascii="Times New Roman" w:hAnsi="Times New Roman" w:cs="Times New Roman"/>
          <w:noProof/>
          <w:sz w:val="24"/>
          <w:szCs w:val="24"/>
        </w:rPr>
        <w:t>(8), 1551–1561. doi: 10.1554/05-321.1</w:t>
      </w:r>
    </w:p>
    <w:p w14:paraId="5953E5C1"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Moraes, A. M., Ruiz-Miranda, C. R., Ribeiro, M. C., Grativol, A. D., da S. Carvalho, C., Dietz, J. M., … Galetti, P. M. (2017). Temporal genetic dynamics of reintroduced and translocated populations of the endangered golden lion tamarin (Leontopithecus rosalia). </w:t>
      </w:r>
      <w:r w:rsidRPr="00B30BDC">
        <w:rPr>
          <w:rFonts w:ascii="Times New Roman" w:hAnsi="Times New Roman" w:cs="Times New Roman"/>
          <w:i/>
          <w:iCs/>
          <w:noProof/>
          <w:sz w:val="24"/>
          <w:szCs w:val="24"/>
        </w:rPr>
        <w:t>Conservation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18</w:t>
      </w:r>
      <w:r w:rsidRPr="00B30BDC">
        <w:rPr>
          <w:rFonts w:ascii="Times New Roman" w:hAnsi="Times New Roman" w:cs="Times New Roman"/>
          <w:noProof/>
          <w:sz w:val="24"/>
          <w:szCs w:val="24"/>
        </w:rPr>
        <w:t>(5), 995–1009. doi: 10.1007/s10592-017-0948-4</w:t>
      </w:r>
    </w:p>
    <w:p w14:paraId="02A1F1DC"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B30BDC">
        <w:rPr>
          <w:rFonts w:ascii="Times New Roman" w:hAnsi="Times New Roman" w:cs="Times New Roman"/>
          <w:i/>
          <w:iCs/>
          <w:noProof/>
          <w:sz w:val="24"/>
          <w:szCs w:val="24"/>
        </w:rPr>
        <w:t>Methods in Ecology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7</w:t>
      </w:r>
      <w:r w:rsidRPr="00B30BDC">
        <w:rPr>
          <w:rFonts w:ascii="Times New Roman" w:hAnsi="Times New Roman" w:cs="Times New Roman"/>
          <w:noProof/>
          <w:sz w:val="24"/>
          <w:szCs w:val="24"/>
        </w:rPr>
        <w:t>(1), 80–89. doi: 10.1111/2041-210X.12466</w:t>
      </w:r>
    </w:p>
    <w:p w14:paraId="19C8491C"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Paradis, E. (2010). Pegas: An R package for population genetics with an integrated-modular approach. </w:t>
      </w:r>
      <w:r w:rsidRPr="00B30BDC">
        <w:rPr>
          <w:rFonts w:ascii="Times New Roman" w:hAnsi="Times New Roman" w:cs="Times New Roman"/>
          <w:i/>
          <w:iCs/>
          <w:noProof/>
          <w:sz w:val="24"/>
          <w:szCs w:val="24"/>
        </w:rPr>
        <w:t>Bioinformatics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26</w:t>
      </w:r>
      <w:r w:rsidRPr="00B30BDC">
        <w:rPr>
          <w:rFonts w:ascii="Times New Roman" w:hAnsi="Times New Roman" w:cs="Times New Roman"/>
          <w:noProof/>
          <w:sz w:val="24"/>
          <w:szCs w:val="24"/>
        </w:rPr>
        <w:t>(3), 419–420. doi: 10.1093/bioinformatics/btp696</w:t>
      </w:r>
    </w:p>
    <w:p w14:paraId="33A975E4"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Pereira, P., Teixeira, J., &amp; Velo-Antón, G. (2018). Allele surfing shaped the genetic structure of the European pond turtle via colonization and population expansion across the Iberian Peninsula from Africa. </w:t>
      </w:r>
      <w:r w:rsidRPr="00B30BDC">
        <w:rPr>
          <w:rFonts w:ascii="Times New Roman" w:hAnsi="Times New Roman" w:cs="Times New Roman"/>
          <w:i/>
          <w:iCs/>
          <w:noProof/>
          <w:sz w:val="24"/>
          <w:szCs w:val="24"/>
        </w:rPr>
        <w:t>Journal of Biogeography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45</w:t>
      </w:r>
      <w:r w:rsidRPr="00B30BDC">
        <w:rPr>
          <w:rFonts w:ascii="Times New Roman" w:hAnsi="Times New Roman" w:cs="Times New Roman"/>
          <w:noProof/>
          <w:sz w:val="24"/>
          <w:szCs w:val="24"/>
        </w:rPr>
        <w:t>(9), 2202–2215. doi: 10.1111/jbi.13412</w:t>
      </w:r>
    </w:p>
    <w:p w14:paraId="071C779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Poff, N. L. R., Larson, E. I., Salerno, P. E., Morton, S. G., Kondratieff, B. C., Flecker, A. S., … Funk, W. C. (2018). Extreme streams: species persistence and genomic change in montane insect populations across a flooding gradient. </w:t>
      </w:r>
      <w:r w:rsidRPr="00B30BDC">
        <w:rPr>
          <w:rFonts w:ascii="Times New Roman" w:hAnsi="Times New Roman" w:cs="Times New Roman"/>
          <w:i/>
          <w:iCs/>
          <w:noProof/>
          <w:sz w:val="24"/>
          <w:szCs w:val="24"/>
        </w:rPr>
        <w:t>Ecology Letters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21</w:t>
      </w:r>
      <w:r w:rsidRPr="00B30BDC">
        <w:rPr>
          <w:rFonts w:ascii="Times New Roman" w:hAnsi="Times New Roman" w:cs="Times New Roman"/>
          <w:noProof/>
          <w:sz w:val="24"/>
          <w:szCs w:val="24"/>
        </w:rPr>
        <w:t>(4), 525–535. doi: 10.1111/ele.12918</w:t>
      </w:r>
    </w:p>
    <w:p w14:paraId="6A245B1B"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R Core Team. (2019). </w:t>
      </w:r>
      <w:r w:rsidRPr="00B30BDC">
        <w:rPr>
          <w:rFonts w:ascii="Times New Roman" w:hAnsi="Times New Roman" w:cs="Times New Roman"/>
          <w:i/>
          <w:iCs/>
          <w:noProof/>
          <w:sz w:val="24"/>
          <w:szCs w:val="24"/>
        </w:rPr>
        <w:t>R: A language and environment for statistical computing</w:t>
      </w:r>
      <w:r w:rsidRPr="00B30BDC">
        <w:rPr>
          <w:rFonts w:ascii="Times New Roman" w:hAnsi="Times New Roman" w:cs="Times New Roman"/>
          <w:noProof/>
          <w:sz w:val="24"/>
          <w:szCs w:val="24"/>
        </w:rPr>
        <w:t>. Vienna, Austria: R Foundation for Statistical Computing. Retrieved from https://www.r-project.org/</w:t>
      </w:r>
    </w:p>
    <w:p w14:paraId="0FC7FBB2"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Robledo-Arnuncio, J. J., &amp; Rousset, F. (2010). Isolation by distance in a continuous population </w:t>
      </w:r>
      <w:r w:rsidRPr="00B30BDC">
        <w:rPr>
          <w:rFonts w:ascii="Times New Roman" w:hAnsi="Times New Roman" w:cs="Times New Roman"/>
          <w:noProof/>
          <w:sz w:val="24"/>
          <w:szCs w:val="24"/>
        </w:rPr>
        <w:lastRenderedPageBreak/>
        <w:t xml:space="preserve">under stochastic demographic fluctuations. </w:t>
      </w:r>
      <w:r w:rsidRPr="00B30BDC">
        <w:rPr>
          <w:rFonts w:ascii="Times New Roman" w:hAnsi="Times New Roman" w:cs="Times New Roman"/>
          <w:i/>
          <w:iCs/>
          <w:noProof/>
          <w:sz w:val="24"/>
          <w:szCs w:val="24"/>
        </w:rPr>
        <w:t>Journal of Evolutionary Biology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23</w:t>
      </w:r>
      <w:r w:rsidRPr="00B30BDC">
        <w:rPr>
          <w:rFonts w:ascii="Times New Roman" w:hAnsi="Times New Roman" w:cs="Times New Roman"/>
          <w:noProof/>
          <w:sz w:val="24"/>
          <w:szCs w:val="24"/>
        </w:rPr>
        <w:t>(1), 53–71. doi: 10.1111/j.1420-9101.2009.01860.x</w:t>
      </w:r>
    </w:p>
    <w:p w14:paraId="060F89D3"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Rogers, J. S. (1972). Measures of genetic similarity and genetic distances. In M. R. Wheeler (Ed.), </w:t>
      </w:r>
      <w:r w:rsidRPr="00B30BDC">
        <w:rPr>
          <w:rFonts w:ascii="Times New Roman" w:hAnsi="Times New Roman" w:cs="Times New Roman"/>
          <w:i/>
          <w:iCs/>
          <w:noProof/>
          <w:sz w:val="24"/>
          <w:szCs w:val="24"/>
        </w:rPr>
        <w:t>Studies in Genetics VII</w:t>
      </w:r>
      <w:r w:rsidRPr="00B30BDC">
        <w:rPr>
          <w:rFonts w:ascii="Times New Roman" w:hAnsi="Times New Roman" w:cs="Times New Roman"/>
          <w:noProof/>
          <w:sz w:val="24"/>
          <w:szCs w:val="24"/>
        </w:rPr>
        <w:t xml:space="preserve"> (pp. 145–153). Austin: The University of Texas.</w:t>
      </w:r>
    </w:p>
    <w:p w14:paraId="1D2712EF"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Rousset, F. (1997). Genetic Differentiation and Estimation of Gene Flow from FStatistics Under Isolation by Distance. </w:t>
      </w:r>
      <w:r w:rsidRPr="00B30BDC">
        <w:rPr>
          <w:rFonts w:ascii="Times New Roman" w:hAnsi="Times New Roman" w:cs="Times New Roman"/>
          <w:i/>
          <w:iCs/>
          <w:noProof/>
          <w:sz w:val="24"/>
          <w:szCs w:val="24"/>
        </w:rPr>
        <w:t>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145</w:t>
      </w:r>
      <w:r w:rsidRPr="00B30BDC">
        <w:rPr>
          <w:rFonts w:ascii="Times New Roman" w:hAnsi="Times New Roman" w:cs="Times New Roman"/>
          <w:noProof/>
          <w:sz w:val="24"/>
          <w:szCs w:val="24"/>
        </w:rPr>
        <w:t>(4), 1219–1228.</w:t>
      </w:r>
    </w:p>
    <w:p w14:paraId="7F0E25E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RStudio Team. (2018). </w:t>
      </w:r>
      <w:r w:rsidRPr="00B30BDC">
        <w:rPr>
          <w:rFonts w:ascii="Times New Roman" w:hAnsi="Times New Roman" w:cs="Times New Roman"/>
          <w:i/>
          <w:iCs/>
          <w:noProof/>
          <w:sz w:val="24"/>
          <w:szCs w:val="24"/>
        </w:rPr>
        <w:t>RStudio: Integrated Development for R</w:t>
      </w:r>
      <w:r w:rsidRPr="00B30BDC">
        <w:rPr>
          <w:rFonts w:ascii="Times New Roman" w:hAnsi="Times New Roman" w:cs="Times New Roman"/>
          <w:noProof/>
          <w:sz w:val="24"/>
          <w:szCs w:val="24"/>
        </w:rPr>
        <w:t>. Boston, MA: RStudio, Inc. Retrieved from http://www.rstudio.com/</w:t>
      </w:r>
    </w:p>
    <w:p w14:paraId="5CD0E8E8"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Segelbacher, G., Cushman, S. A., Epperson, B. K., Fortin, M.-J., Francois, O., Hardy, O. J., … Manel, S. (2010). Applications of landscape genetics in conservation biology: Concepts and challenges. </w:t>
      </w:r>
      <w:r w:rsidRPr="00B30BDC">
        <w:rPr>
          <w:rFonts w:ascii="Times New Roman" w:hAnsi="Times New Roman" w:cs="Times New Roman"/>
          <w:i/>
          <w:iCs/>
          <w:noProof/>
          <w:sz w:val="24"/>
          <w:szCs w:val="24"/>
        </w:rPr>
        <w:t>Conservation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11</w:t>
      </w:r>
      <w:r w:rsidRPr="00B30BDC">
        <w:rPr>
          <w:rFonts w:ascii="Times New Roman" w:hAnsi="Times New Roman" w:cs="Times New Roman"/>
          <w:noProof/>
          <w:sz w:val="24"/>
          <w:szCs w:val="24"/>
        </w:rPr>
        <w:t>(2), 375–385. doi: 10.1007/s10592-009-0044-5</w:t>
      </w:r>
    </w:p>
    <w:p w14:paraId="5583EBF7"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B30BDC">
        <w:rPr>
          <w:rFonts w:ascii="Times New Roman" w:hAnsi="Times New Roman" w:cs="Times New Roman"/>
          <w:i/>
          <w:iCs/>
          <w:noProof/>
          <w:sz w:val="24"/>
          <w:szCs w:val="24"/>
        </w:rPr>
        <w:t>Scientific Reports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9</w:t>
      </w:r>
      <w:r w:rsidRPr="00B30BDC">
        <w:rPr>
          <w:rFonts w:ascii="Times New Roman" w:hAnsi="Times New Roman" w:cs="Times New Roman"/>
          <w:noProof/>
          <w:sz w:val="24"/>
          <w:szCs w:val="24"/>
        </w:rPr>
        <w:t>(1), 1–9. doi: 10.1038/s41598-019-43435-9</w:t>
      </w:r>
    </w:p>
    <w:p w14:paraId="41003AD9"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B30BDC">
        <w:rPr>
          <w:rFonts w:ascii="Times New Roman" w:hAnsi="Times New Roman" w:cs="Times New Roman"/>
          <w:i/>
          <w:iCs/>
          <w:noProof/>
          <w:sz w:val="24"/>
          <w:szCs w:val="24"/>
        </w:rPr>
        <w:t>Molecular Biology and Evolution</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31</w:t>
      </w:r>
      <w:r w:rsidRPr="00B30BDC">
        <w:rPr>
          <w:rFonts w:ascii="Times New Roman" w:hAnsi="Times New Roman" w:cs="Times New Roman"/>
          <w:noProof/>
          <w:sz w:val="24"/>
          <w:szCs w:val="24"/>
        </w:rPr>
        <w:t>(9), 2516–2527. doi: 10.1093/molbev/msu192</w:t>
      </w:r>
    </w:p>
    <w:p w14:paraId="40DE61B0"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Suárez, N. M., Betancor, E., Fregel, R., Rodríguez, F., Pestano, J., Sua, N. M., &amp; Pestano, J. (2012). Genetic signature of a severe forest fire on the endangered Gran Canaria blue chaffinch (Fringilla teydea polatzeki). </w:t>
      </w:r>
      <w:r w:rsidRPr="00B30BDC">
        <w:rPr>
          <w:rFonts w:ascii="Times New Roman" w:hAnsi="Times New Roman" w:cs="Times New Roman"/>
          <w:i/>
          <w:iCs/>
          <w:noProof/>
          <w:sz w:val="24"/>
          <w:szCs w:val="24"/>
        </w:rPr>
        <w:t>Conservation 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13</w:t>
      </w:r>
      <w:r w:rsidRPr="00B30BDC">
        <w:rPr>
          <w:rFonts w:ascii="Times New Roman" w:hAnsi="Times New Roman" w:cs="Times New Roman"/>
          <w:noProof/>
          <w:sz w:val="24"/>
          <w:szCs w:val="24"/>
        </w:rPr>
        <w:t>(2), 499–507. doi: 10.1007/s10592-011-0302-1</w:t>
      </w:r>
    </w:p>
    <w:p w14:paraId="2E566206"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Velázquez, E., Martínez, I., Getzin, S., Moloney, K. A., &amp; Wiegand, T. (2016). An evaluation of the state of spatial point pattern analysis in ecology. </w:t>
      </w:r>
      <w:r w:rsidRPr="00B30BDC">
        <w:rPr>
          <w:rFonts w:ascii="Times New Roman" w:hAnsi="Times New Roman" w:cs="Times New Roman"/>
          <w:i/>
          <w:iCs/>
          <w:noProof/>
          <w:sz w:val="24"/>
          <w:szCs w:val="24"/>
        </w:rPr>
        <w:t>Ecography</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39</w:t>
      </w:r>
      <w:r w:rsidRPr="00B30BDC">
        <w:rPr>
          <w:rFonts w:ascii="Times New Roman" w:hAnsi="Times New Roman" w:cs="Times New Roman"/>
          <w:noProof/>
          <w:sz w:val="24"/>
          <w:szCs w:val="24"/>
        </w:rPr>
        <w:t>(11), 1042–1055. doi: 10.1111/ecog.01579</w:t>
      </w:r>
    </w:p>
    <w:p w14:paraId="42FB45CA"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B30BDC">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B30BDC">
        <w:rPr>
          <w:rFonts w:ascii="Times New Roman" w:hAnsi="Times New Roman" w:cs="Times New Roman"/>
          <w:i/>
          <w:iCs/>
          <w:noProof/>
          <w:sz w:val="24"/>
          <w:szCs w:val="24"/>
        </w:rPr>
        <w:t>Canadian Journal of Forest Research</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49</w:t>
      </w:r>
      <w:r w:rsidRPr="00B30BDC">
        <w:rPr>
          <w:rFonts w:ascii="Times New Roman" w:hAnsi="Times New Roman" w:cs="Times New Roman"/>
          <w:noProof/>
          <w:sz w:val="24"/>
          <w:szCs w:val="24"/>
        </w:rPr>
        <w:t>(11), 1339–1348. doi: 10.1139/cjfr-2018-0417</w:t>
      </w:r>
    </w:p>
    <w:p w14:paraId="3CB12668" w14:textId="77777777" w:rsidR="00B30BDC" w:rsidRPr="00B30BDC" w:rsidRDefault="00B30BDC" w:rsidP="00B30BDC">
      <w:pPr>
        <w:widowControl w:val="0"/>
        <w:autoSpaceDE w:val="0"/>
        <w:autoSpaceDN w:val="0"/>
        <w:adjustRightInd w:val="0"/>
        <w:spacing w:after="240" w:line="240" w:lineRule="auto"/>
        <w:ind w:left="480" w:hanging="480"/>
        <w:rPr>
          <w:rFonts w:ascii="Times New Roman" w:hAnsi="Times New Roman" w:cs="Times New Roman"/>
          <w:noProof/>
          <w:sz w:val="24"/>
        </w:rPr>
      </w:pPr>
      <w:r w:rsidRPr="00B30BDC">
        <w:rPr>
          <w:rFonts w:ascii="Times New Roman" w:hAnsi="Times New Roman" w:cs="Times New Roman"/>
          <w:noProof/>
          <w:sz w:val="24"/>
          <w:szCs w:val="24"/>
        </w:rPr>
        <w:t xml:space="preserve">Wright, S. (1943). Isolation by Distance. </w:t>
      </w:r>
      <w:r w:rsidRPr="00B30BDC">
        <w:rPr>
          <w:rFonts w:ascii="Times New Roman" w:hAnsi="Times New Roman" w:cs="Times New Roman"/>
          <w:i/>
          <w:iCs/>
          <w:noProof/>
          <w:sz w:val="24"/>
          <w:szCs w:val="24"/>
        </w:rPr>
        <w:t>Genetics</w:t>
      </w:r>
      <w:r w:rsidRPr="00B30BDC">
        <w:rPr>
          <w:rFonts w:ascii="Times New Roman" w:hAnsi="Times New Roman" w:cs="Times New Roman"/>
          <w:noProof/>
          <w:sz w:val="24"/>
          <w:szCs w:val="24"/>
        </w:rPr>
        <w:t xml:space="preserve">, </w:t>
      </w:r>
      <w:r w:rsidRPr="00B30BDC">
        <w:rPr>
          <w:rFonts w:ascii="Times New Roman" w:hAnsi="Times New Roman" w:cs="Times New Roman"/>
          <w:i/>
          <w:iCs/>
          <w:noProof/>
          <w:sz w:val="24"/>
          <w:szCs w:val="24"/>
        </w:rPr>
        <w:t>28</w:t>
      </w:r>
      <w:r w:rsidRPr="00B30BDC">
        <w:rPr>
          <w:rFonts w:ascii="Times New Roman" w:hAnsi="Times New Roman" w:cs="Times New Roman"/>
          <w:noProof/>
          <w:sz w:val="24"/>
          <w:szCs w:val="24"/>
        </w:rPr>
        <w:t>(2), 114–138.</w:t>
      </w:r>
    </w:p>
    <w:p w14:paraId="0372EB18" w14:textId="053E7221" w:rsidR="00AB1190" w:rsidRPr="0013754E" w:rsidRDefault="008D3C82" w:rsidP="00B46C5C">
      <w:pPr>
        <w:spacing w:before="240" w:after="240" w:line="276" w:lineRule="auto"/>
        <w:rPr>
          <w:rFonts w:ascii="Times New Roman" w:hAnsi="Times New Roman" w:cs="Times New Roman"/>
          <w:sz w:val="24"/>
          <w:szCs w:val="24"/>
        </w:rPr>
      </w:pPr>
      <w:r w:rsidRPr="0013754E">
        <w:rPr>
          <w:rFonts w:ascii="Times New Roman" w:eastAsia="Times New Roman" w:hAnsi="Times New Roman" w:cs="Times New Roman"/>
          <w:sz w:val="24"/>
          <w:szCs w:val="24"/>
        </w:rPr>
        <w:fldChar w:fldCharType="end"/>
      </w:r>
    </w:p>
    <w:p w14:paraId="2412C14A" w14:textId="120DFC07" w:rsidR="008D3C82" w:rsidRPr="0013754E" w:rsidRDefault="008D3C82" w:rsidP="008D3C82">
      <w:pPr>
        <w:spacing w:after="240" w:line="240" w:lineRule="auto"/>
        <w:rPr>
          <w:rFonts w:ascii="Times New Roman" w:eastAsia="Times New Roman" w:hAnsi="Times New Roman" w:cs="Times New Roman"/>
          <w:sz w:val="24"/>
          <w:szCs w:val="24"/>
        </w:rPr>
      </w:pPr>
    </w:p>
    <w:p w14:paraId="3D8A5024" w14:textId="3F29B30F" w:rsidR="00BE1555" w:rsidRPr="0013754E" w:rsidRDefault="00BE1555" w:rsidP="008D3C82">
      <w:pPr>
        <w:spacing w:after="240" w:line="240" w:lineRule="auto"/>
        <w:rPr>
          <w:rFonts w:ascii="Times New Roman" w:eastAsia="Times New Roman" w:hAnsi="Times New Roman" w:cs="Times New Roman"/>
          <w:sz w:val="24"/>
          <w:szCs w:val="24"/>
        </w:rPr>
      </w:pPr>
    </w:p>
    <w:p w14:paraId="3DC72A54" w14:textId="5151D1B0" w:rsidR="00BE1555" w:rsidRPr="0013754E" w:rsidRDefault="00BE1555" w:rsidP="008D3C82">
      <w:pPr>
        <w:spacing w:after="240" w:line="240" w:lineRule="auto"/>
        <w:rPr>
          <w:rFonts w:ascii="Times New Roman" w:eastAsia="Times New Roman" w:hAnsi="Times New Roman" w:cs="Times New Roman"/>
          <w:sz w:val="24"/>
          <w:szCs w:val="24"/>
        </w:rPr>
      </w:pPr>
    </w:p>
    <w:p w14:paraId="4AE633BD" w14:textId="5B5ACA7A" w:rsidR="00BE1555" w:rsidRPr="0013754E" w:rsidRDefault="00BE1555" w:rsidP="008D3C82">
      <w:pPr>
        <w:spacing w:after="240" w:line="240" w:lineRule="auto"/>
        <w:rPr>
          <w:rFonts w:ascii="Times New Roman" w:eastAsia="Times New Roman" w:hAnsi="Times New Roman" w:cs="Times New Roman"/>
          <w:sz w:val="24"/>
          <w:szCs w:val="24"/>
        </w:rPr>
      </w:pPr>
    </w:p>
    <w:p w14:paraId="451687D5" w14:textId="7F0E8A86" w:rsidR="00BE1555" w:rsidRPr="0013754E" w:rsidRDefault="00BE1555" w:rsidP="008D3C82">
      <w:pPr>
        <w:spacing w:after="240" w:line="240" w:lineRule="auto"/>
        <w:rPr>
          <w:rFonts w:ascii="Times New Roman" w:eastAsia="Times New Roman" w:hAnsi="Times New Roman" w:cs="Times New Roman"/>
          <w:sz w:val="24"/>
          <w:szCs w:val="24"/>
        </w:rPr>
      </w:pPr>
    </w:p>
    <w:p w14:paraId="6BE52712" w14:textId="343CEF2B" w:rsidR="00BE1555" w:rsidRPr="0013754E" w:rsidRDefault="00BE1555" w:rsidP="008D3C82">
      <w:pPr>
        <w:spacing w:after="240" w:line="240" w:lineRule="auto"/>
        <w:rPr>
          <w:rFonts w:ascii="Times New Roman" w:eastAsia="Times New Roman" w:hAnsi="Times New Roman" w:cs="Times New Roman"/>
          <w:sz w:val="24"/>
          <w:szCs w:val="24"/>
        </w:rPr>
      </w:pPr>
    </w:p>
    <w:p w14:paraId="20B005F6" w14:textId="79CB2B5A" w:rsidR="00BE1555" w:rsidRPr="0013754E" w:rsidRDefault="00BE1555" w:rsidP="008D3C82">
      <w:pPr>
        <w:spacing w:after="240" w:line="240" w:lineRule="auto"/>
        <w:rPr>
          <w:rFonts w:ascii="Times New Roman" w:eastAsia="Times New Roman" w:hAnsi="Times New Roman" w:cs="Times New Roman"/>
          <w:sz w:val="24"/>
          <w:szCs w:val="24"/>
        </w:rPr>
      </w:pPr>
    </w:p>
    <w:p w14:paraId="024B04D3" w14:textId="5AFBFD3F" w:rsidR="00BE1555" w:rsidRPr="0013754E" w:rsidRDefault="00BE1555" w:rsidP="008D3C82">
      <w:pPr>
        <w:spacing w:after="240" w:line="240" w:lineRule="auto"/>
        <w:rPr>
          <w:rFonts w:ascii="Times New Roman" w:eastAsia="Times New Roman" w:hAnsi="Times New Roman" w:cs="Times New Roman"/>
          <w:sz w:val="24"/>
          <w:szCs w:val="24"/>
        </w:rPr>
      </w:pPr>
    </w:p>
    <w:p w14:paraId="54C66A0F" w14:textId="77777777" w:rsidR="00182E94" w:rsidRPr="0013754E" w:rsidRDefault="00182E94" w:rsidP="003C632F">
      <w:pPr>
        <w:pStyle w:val="Heading1"/>
      </w:pPr>
      <w:r w:rsidRPr="0013754E">
        <w:br w:type="page"/>
      </w:r>
    </w:p>
    <w:p w14:paraId="2078822C" w14:textId="0483F122" w:rsidR="00760250" w:rsidRPr="0013754E" w:rsidRDefault="00760250" w:rsidP="003C632F">
      <w:pPr>
        <w:pStyle w:val="Heading1"/>
      </w:pPr>
      <w:r w:rsidRPr="0013754E">
        <w:lastRenderedPageBreak/>
        <w:t>TABLES AND FIGURES</w:t>
      </w:r>
    </w:p>
    <w:p w14:paraId="4A26A12F" w14:textId="588C86C4" w:rsidR="00760250" w:rsidRPr="0013754E" w:rsidRDefault="00760250" w:rsidP="00760250">
      <w:pPr>
        <w:spacing w:before="240" w:line="276" w:lineRule="auto"/>
        <w:rPr>
          <w:rFonts w:ascii="Times New Roman" w:hAnsi="Times New Roman" w:cs="Times New Roman"/>
          <w:sz w:val="24"/>
          <w:szCs w:val="24"/>
        </w:rPr>
      </w:pPr>
      <w:r w:rsidRPr="0013754E">
        <w:rPr>
          <w:rFonts w:ascii="Times New Roman" w:hAnsi="Times New Roman" w:cs="Times New Roman"/>
          <w:b/>
          <w:sz w:val="24"/>
          <w:szCs w:val="24"/>
        </w:rPr>
        <w:t>Table 1</w:t>
      </w:r>
      <w:r w:rsidR="00BE1555" w:rsidRPr="0013754E">
        <w:rPr>
          <w:rFonts w:ascii="Times New Roman" w:hAnsi="Times New Roman" w:cs="Times New Roman"/>
          <w:b/>
          <w:sz w:val="24"/>
          <w:szCs w:val="24"/>
        </w:rPr>
        <w:t>.</w:t>
      </w:r>
      <w:r w:rsidR="00BE1555" w:rsidRPr="0013754E">
        <w:rPr>
          <w:rFonts w:ascii="Times New Roman" w:hAnsi="Times New Roman" w:cs="Times New Roman"/>
          <w:sz w:val="24"/>
          <w:szCs w:val="24"/>
        </w:rPr>
        <w:t xml:space="preserve"> Two-factor simulation experiment with scenario abbreviations used throughout the manuscript. Rows: number of </w:t>
      </w:r>
      <w:r w:rsidR="00BF1573" w:rsidRPr="0013754E">
        <w:rPr>
          <w:rFonts w:ascii="Times New Roman" w:hAnsi="Times New Roman" w:cs="Times New Roman"/>
          <w:sz w:val="24"/>
          <w:szCs w:val="24"/>
        </w:rPr>
        <w:t xml:space="preserve">affected </w:t>
      </w:r>
      <w:r w:rsidR="00BE1555" w:rsidRPr="0013754E">
        <w:rPr>
          <w:rFonts w:ascii="Times New Roman" w:hAnsi="Times New Roman" w:cs="Times New Roman"/>
          <w:sz w:val="24"/>
          <w:szCs w:val="24"/>
        </w:rPr>
        <w:t xml:space="preserve">populations with </w:t>
      </w:r>
      <w:proofErr w:type="spellStart"/>
      <w:r w:rsidR="00BE1555" w:rsidRPr="0013754E">
        <w:rPr>
          <w:rFonts w:ascii="Times New Roman" w:eastAsia="Times New Roman" w:hAnsi="Times New Roman" w:cs="Times New Roman"/>
          <w:sz w:val="24"/>
          <w:szCs w:val="24"/>
        </w:rPr>
        <w:t>spatio</w:t>
      </w:r>
      <w:proofErr w:type="spellEnd"/>
      <w:r w:rsidR="00BE1555" w:rsidRPr="0013754E">
        <w:rPr>
          <w:rFonts w:ascii="Times New Roman" w:eastAsia="Times New Roman" w:hAnsi="Times New Roman" w:cs="Times New Roman"/>
          <w:sz w:val="24"/>
          <w:szCs w:val="24"/>
        </w:rPr>
        <w:t>-temporal population genetic legacies. Columns: dispersal values.</w:t>
      </w:r>
      <w:r w:rsidR="00BE1555" w:rsidRPr="0013754E">
        <w:rPr>
          <w:rFonts w:ascii="Times New Roman" w:hAnsi="Times New Roman" w:cs="Times New Roman"/>
          <w:sz w:val="24"/>
          <w:szCs w:val="24"/>
        </w:rPr>
        <w:t xml:space="preserve"> Numbers in parentheses indicate the number of unique simulations r</w:t>
      </w:r>
      <w:r w:rsidR="00BF1573" w:rsidRPr="0013754E">
        <w:rPr>
          <w:rFonts w:ascii="Times New Roman" w:hAnsi="Times New Roman" w:cs="Times New Roman"/>
          <w:sz w:val="24"/>
          <w:szCs w:val="24"/>
        </w:rPr>
        <w:t>u</w:t>
      </w:r>
      <w:r w:rsidR="00BE1555" w:rsidRPr="0013754E">
        <w:rPr>
          <w:rFonts w:ascii="Times New Roman" w:hAnsi="Times New Roman" w:cs="Times New Roman"/>
          <w:sz w:val="24"/>
          <w:szCs w:val="24"/>
        </w:rPr>
        <w:t>n for each factor level or</w:t>
      </w:r>
      <w:r w:rsidR="00BF1573" w:rsidRPr="0013754E">
        <w:rPr>
          <w:rFonts w:ascii="Times New Roman" w:hAnsi="Times New Roman" w:cs="Times New Roman"/>
          <w:sz w:val="24"/>
          <w:szCs w:val="24"/>
        </w:rPr>
        <w:t xml:space="preserve">, in </w:t>
      </w:r>
      <w:r w:rsidR="00B92DAE" w:rsidRPr="0013754E">
        <w:rPr>
          <w:rFonts w:ascii="Times New Roman" w:hAnsi="Times New Roman" w:cs="Times New Roman"/>
          <w:sz w:val="24"/>
          <w:szCs w:val="24"/>
        </w:rPr>
        <w:t xml:space="preserve">the top row and the </w:t>
      </w:r>
      <w:r w:rsidR="00BF1573" w:rsidRPr="0013754E">
        <w:rPr>
          <w:rFonts w:ascii="Times New Roman" w:hAnsi="Times New Roman" w:cs="Times New Roman"/>
          <w:sz w:val="24"/>
          <w:szCs w:val="24"/>
        </w:rPr>
        <w:t>first column, for</w:t>
      </w:r>
      <w:r w:rsidR="00BE1555" w:rsidRPr="0013754E">
        <w:rPr>
          <w:rFonts w:ascii="Times New Roman" w:hAnsi="Times New Roman" w:cs="Times New Roman"/>
          <w:sz w:val="24"/>
          <w:szCs w:val="24"/>
        </w:rPr>
        <w:t xml:space="preserve"> </w:t>
      </w:r>
      <w:r w:rsidR="00BF1573" w:rsidRPr="0013754E">
        <w:rPr>
          <w:rFonts w:ascii="Times New Roman" w:hAnsi="Times New Roman" w:cs="Times New Roman"/>
          <w:sz w:val="24"/>
          <w:szCs w:val="24"/>
        </w:rPr>
        <w:t>all</w:t>
      </w:r>
      <w:r w:rsidR="00BE1555" w:rsidRPr="0013754E">
        <w:rPr>
          <w:rFonts w:ascii="Times New Roman" w:hAnsi="Times New Roman" w:cs="Times New Roman"/>
          <w:sz w:val="24"/>
          <w:szCs w:val="24"/>
        </w:rPr>
        <w:t xml:space="preserve"> </w:t>
      </w:r>
      <w:r w:rsidR="00B92DAE" w:rsidRPr="0013754E">
        <w:rPr>
          <w:rFonts w:ascii="Times New Roman" w:hAnsi="Times New Roman" w:cs="Times New Roman"/>
          <w:sz w:val="24"/>
          <w:szCs w:val="24"/>
        </w:rPr>
        <w:t>cells in columns or rows inside the table</w:t>
      </w:r>
      <w:r w:rsidR="00BE1555" w:rsidRPr="0013754E">
        <w:rPr>
          <w:rFonts w:ascii="Times New Roman" w:hAnsi="Times New Roman" w:cs="Times New Roman"/>
          <w:sz w:val="24"/>
          <w:szCs w:val="24"/>
        </w:rPr>
        <w:t>. We ran 2160 simulations in total.</w:t>
      </w:r>
    </w:p>
    <w:tbl>
      <w:tblPr>
        <w:tblStyle w:val="TableGrid"/>
        <w:tblW w:w="0" w:type="auto"/>
        <w:tblLook w:val="04A0" w:firstRow="1" w:lastRow="0" w:firstColumn="1" w:lastColumn="0" w:noHBand="0" w:noVBand="1"/>
      </w:tblPr>
      <w:tblGrid>
        <w:gridCol w:w="2605"/>
        <w:gridCol w:w="2250"/>
        <w:gridCol w:w="2157"/>
        <w:gridCol w:w="2338"/>
      </w:tblGrid>
      <w:tr w:rsidR="00760250" w:rsidRPr="0013754E" w14:paraId="7851A9EA" w14:textId="77777777" w:rsidTr="00813CD6">
        <w:trPr>
          <w:trHeight w:val="1160"/>
        </w:trPr>
        <w:tc>
          <w:tcPr>
            <w:tcW w:w="2605" w:type="dxa"/>
          </w:tcPr>
          <w:p w14:paraId="470261B0" w14:textId="77777777" w:rsidR="00760250" w:rsidRPr="0013754E" w:rsidRDefault="00760250" w:rsidP="00813CD6">
            <w:pPr>
              <w:spacing w:before="240" w:line="276" w:lineRule="auto"/>
              <w:jc w:val="right"/>
              <w:rPr>
                <w:rFonts w:ascii="Times New Roman" w:hAnsi="Times New Roman" w:cs="Times New Roman"/>
                <w:i/>
                <w:sz w:val="24"/>
                <w:szCs w:val="24"/>
              </w:rPr>
            </w:pPr>
            <w:r w:rsidRPr="0013754E">
              <w:rPr>
                <w:rFonts w:ascii="Times New Roman" w:hAnsi="Times New Roman" w:cs="Times New Roman"/>
                <w:i/>
                <w:sz w:val="24"/>
                <w:szCs w:val="24"/>
              </w:rPr>
              <w:t>Dispersal (B)</w:t>
            </w:r>
          </w:p>
          <w:p w14:paraId="416A8011" w14:textId="50E83F2A" w:rsidR="00760250" w:rsidRPr="0013754E" w:rsidRDefault="00760250" w:rsidP="00813CD6">
            <w:pPr>
              <w:spacing w:before="240" w:line="276" w:lineRule="auto"/>
              <w:rPr>
                <w:rFonts w:ascii="Times New Roman" w:hAnsi="Times New Roman" w:cs="Times New Roman"/>
                <w:i/>
                <w:sz w:val="24"/>
                <w:szCs w:val="24"/>
              </w:rPr>
            </w:pPr>
            <w:r w:rsidRPr="0013754E">
              <w:rPr>
                <w:rFonts w:ascii="Times New Roman" w:hAnsi="Times New Roman" w:cs="Times New Roman"/>
                <w:i/>
                <w:sz w:val="24"/>
                <w:szCs w:val="24"/>
              </w:rPr>
              <w:t>No.</w:t>
            </w:r>
            <w:r w:rsidR="00BF1573" w:rsidRPr="0013754E">
              <w:rPr>
                <w:rFonts w:ascii="Times New Roman" w:hAnsi="Times New Roman" w:cs="Times New Roman"/>
                <w:i/>
                <w:sz w:val="24"/>
                <w:szCs w:val="24"/>
              </w:rPr>
              <w:t xml:space="preserve"> of affected</w:t>
            </w:r>
            <w:r w:rsidRPr="0013754E">
              <w:rPr>
                <w:rFonts w:ascii="Times New Roman" w:hAnsi="Times New Roman" w:cs="Times New Roman"/>
                <w:i/>
                <w:sz w:val="24"/>
                <w:szCs w:val="24"/>
              </w:rPr>
              <w:t xml:space="preserve"> populations</w:t>
            </w:r>
          </w:p>
        </w:tc>
        <w:tc>
          <w:tcPr>
            <w:tcW w:w="2250" w:type="dxa"/>
          </w:tcPr>
          <w:p w14:paraId="2DBFF1EE" w14:textId="77777777" w:rsidR="00760250" w:rsidRPr="0013754E" w:rsidRDefault="00760250" w:rsidP="00813CD6">
            <w:pPr>
              <w:spacing w:before="240" w:line="276" w:lineRule="auto"/>
              <w:jc w:val="center"/>
              <w:rPr>
                <w:rFonts w:ascii="Times New Roman" w:hAnsi="Times New Roman" w:cs="Times New Roman"/>
                <w:b/>
                <w:sz w:val="24"/>
                <w:szCs w:val="24"/>
              </w:rPr>
            </w:pPr>
            <w:r w:rsidRPr="0013754E">
              <w:rPr>
                <w:rFonts w:ascii="Times New Roman" w:hAnsi="Times New Roman" w:cs="Times New Roman"/>
                <w:b/>
                <w:sz w:val="24"/>
                <w:szCs w:val="24"/>
              </w:rPr>
              <w:t xml:space="preserve">Low </w:t>
            </w:r>
            <w:r w:rsidRPr="0013754E">
              <w:rPr>
                <w:rFonts w:ascii="Times New Roman" w:hAnsi="Times New Roman" w:cs="Times New Roman"/>
                <w:sz w:val="24"/>
                <w:szCs w:val="24"/>
              </w:rPr>
              <w:t>(720)</w:t>
            </w:r>
          </w:p>
        </w:tc>
        <w:tc>
          <w:tcPr>
            <w:tcW w:w="2157" w:type="dxa"/>
          </w:tcPr>
          <w:p w14:paraId="37B10490" w14:textId="77777777" w:rsidR="00760250" w:rsidRPr="0013754E" w:rsidRDefault="00760250" w:rsidP="00813CD6">
            <w:pPr>
              <w:spacing w:before="240" w:line="276" w:lineRule="auto"/>
              <w:jc w:val="center"/>
              <w:rPr>
                <w:rFonts w:ascii="Times New Roman" w:hAnsi="Times New Roman" w:cs="Times New Roman"/>
                <w:b/>
                <w:sz w:val="24"/>
                <w:szCs w:val="24"/>
              </w:rPr>
            </w:pPr>
            <w:r w:rsidRPr="0013754E">
              <w:rPr>
                <w:rFonts w:ascii="Times New Roman" w:hAnsi="Times New Roman" w:cs="Times New Roman"/>
                <w:b/>
                <w:sz w:val="24"/>
                <w:szCs w:val="24"/>
              </w:rPr>
              <w:t xml:space="preserve">Moderate </w:t>
            </w:r>
            <w:r w:rsidRPr="0013754E">
              <w:rPr>
                <w:rFonts w:ascii="Times New Roman" w:hAnsi="Times New Roman" w:cs="Times New Roman"/>
                <w:sz w:val="24"/>
                <w:szCs w:val="24"/>
              </w:rPr>
              <w:t>(720)</w:t>
            </w:r>
          </w:p>
        </w:tc>
        <w:tc>
          <w:tcPr>
            <w:tcW w:w="2338" w:type="dxa"/>
          </w:tcPr>
          <w:p w14:paraId="1D08DEA2" w14:textId="77777777" w:rsidR="00760250" w:rsidRPr="0013754E" w:rsidRDefault="00760250" w:rsidP="00813CD6">
            <w:pPr>
              <w:spacing w:before="240" w:line="276" w:lineRule="auto"/>
              <w:jc w:val="center"/>
              <w:rPr>
                <w:rFonts w:ascii="Times New Roman" w:hAnsi="Times New Roman" w:cs="Times New Roman"/>
                <w:b/>
                <w:sz w:val="24"/>
                <w:szCs w:val="24"/>
              </w:rPr>
            </w:pPr>
            <w:r w:rsidRPr="0013754E">
              <w:rPr>
                <w:rFonts w:ascii="Times New Roman" w:hAnsi="Times New Roman" w:cs="Times New Roman"/>
                <w:b/>
                <w:sz w:val="24"/>
                <w:szCs w:val="24"/>
              </w:rPr>
              <w:t xml:space="preserve">High </w:t>
            </w:r>
            <w:r w:rsidRPr="0013754E">
              <w:rPr>
                <w:rFonts w:ascii="Times New Roman" w:hAnsi="Times New Roman" w:cs="Times New Roman"/>
                <w:sz w:val="24"/>
                <w:szCs w:val="24"/>
              </w:rPr>
              <w:t>(720)</w:t>
            </w:r>
          </w:p>
        </w:tc>
      </w:tr>
      <w:tr w:rsidR="00760250" w:rsidRPr="0013754E" w14:paraId="27C670F7" w14:textId="77777777" w:rsidTr="00813CD6">
        <w:tc>
          <w:tcPr>
            <w:tcW w:w="2605" w:type="dxa"/>
          </w:tcPr>
          <w:p w14:paraId="6FF077A2" w14:textId="77777777" w:rsidR="00760250" w:rsidRPr="0013754E" w:rsidRDefault="00760250" w:rsidP="00813CD6">
            <w:pPr>
              <w:spacing w:before="240" w:line="276" w:lineRule="auto"/>
              <w:rPr>
                <w:rFonts w:ascii="Times New Roman" w:hAnsi="Times New Roman" w:cs="Times New Roman"/>
                <w:b/>
                <w:sz w:val="24"/>
                <w:szCs w:val="24"/>
              </w:rPr>
            </w:pPr>
            <w:r w:rsidRPr="0013754E">
              <w:rPr>
                <w:rFonts w:ascii="Times New Roman" w:hAnsi="Times New Roman" w:cs="Times New Roman"/>
                <w:b/>
                <w:sz w:val="24"/>
                <w:szCs w:val="24"/>
              </w:rPr>
              <w:t xml:space="preserve">1 </w:t>
            </w:r>
            <w:r w:rsidRPr="0013754E">
              <w:rPr>
                <w:rFonts w:ascii="Times New Roman" w:hAnsi="Times New Roman" w:cs="Times New Roman"/>
                <w:sz w:val="24"/>
                <w:szCs w:val="24"/>
              </w:rPr>
              <w:t>(540)</w:t>
            </w:r>
          </w:p>
        </w:tc>
        <w:tc>
          <w:tcPr>
            <w:tcW w:w="2250" w:type="dxa"/>
          </w:tcPr>
          <w:p w14:paraId="772A64FB"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L1 (180)</w:t>
            </w:r>
          </w:p>
        </w:tc>
        <w:tc>
          <w:tcPr>
            <w:tcW w:w="2157" w:type="dxa"/>
          </w:tcPr>
          <w:p w14:paraId="3070D703"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M1 (180)</w:t>
            </w:r>
          </w:p>
        </w:tc>
        <w:tc>
          <w:tcPr>
            <w:tcW w:w="2338" w:type="dxa"/>
          </w:tcPr>
          <w:p w14:paraId="73F5623B"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H1 (180)</w:t>
            </w:r>
          </w:p>
        </w:tc>
      </w:tr>
      <w:tr w:rsidR="00760250" w:rsidRPr="0013754E" w14:paraId="106CA9CA" w14:textId="77777777" w:rsidTr="00813CD6">
        <w:tc>
          <w:tcPr>
            <w:tcW w:w="2605" w:type="dxa"/>
          </w:tcPr>
          <w:p w14:paraId="02E86D34" w14:textId="77777777" w:rsidR="00760250" w:rsidRPr="0013754E" w:rsidRDefault="00760250" w:rsidP="00813CD6">
            <w:pPr>
              <w:spacing w:before="240" w:line="276" w:lineRule="auto"/>
              <w:rPr>
                <w:rFonts w:ascii="Times New Roman" w:hAnsi="Times New Roman" w:cs="Times New Roman"/>
                <w:b/>
                <w:sz w:val="24"/>
                <w:szCs w:val="24"/>
              </w:rPr>
            </w:pPr>
            <w:r w:rsidRPr="0013754E">
              <w:rPr>
                <w:rFonts w:ascii="Times New Roman" w:hAnsi="Times New Roman" w:cs="Times New Roman"/>
                <w:b/>
                <w:sz w:val="24"/>
                <w:szCs w:val="24"/>
              </w:rPr>
              <w:t xml:space="preserve">2 </w:t>
            </w:r>
            <w:r w:rsidRPr="0013754E">
              <w:rPr>
                <w:rFonts w:ascii="Times New Roman" w:hAnsi="Times New Roman" w:cs="Times New Roman"/>
                <w:sz w:val="24"/>
                <w:szCs w:val="24"/>
              </w:rPr>
              <w:t>(540)</w:t>
            </w:r>
          </w:p>
        </w:tc>
        <w:tc>
          <w:tcPr>
            <w:tcW w:w="2250" w:type="dxa"/>
          </w:tcPr>
          <w:p w14:paraId="29B22395"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L2 (180)</w:t>
            </w:r>
          </w:p>
        </w:tc>
        <w:tc>
          <w:tcPr>
            <w:tcW w:w="2157" w:type="dxa"/>
          </w:tcPr>
          <w:p w14:paraId="320BCDBE"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M2 (180)</w:t>
            </w:r>
          </w:p>
        </w:tc>
        <w:tc>
          <w:tcPr>
            <w:tcW w:w="2338" w:type="dxa"/>
          </w:tcPr>
          <w:p w14:paraId="09E0CEDD"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H2 (180)</w:t>
            </w:r>
          </w:p>
        </w:tc>
      </w:tr>
      <w:tr w:rsidR="00760250" w:rsidRPr="0013754E" w14:paraId="09798702" w14:textId="77777777" w:rsidTr="00813CD6">
        <w:tc>
          <w:tcPr>
            <w:tcW w:w="2605" w:type="dxa"/>
          </w:tcPr>
          <w:p w14:paraId="33BA5205" w14:textId="77777777" w:rsidR="00760250" w:rsidRPr="0013754E" w:rsidRDefault="00760250" w:rsidP="00813CD6">
            <w:pPr>
              <w:spacing w:before="240" w:line="276" w:lineRule="auto"/>
              <w:rPr>
                <w:rFonts w:ascii="Times New Roman" w:hAnsi="Times New Roman" w:cs="Times New Roman"/>
                <w:b/>
                <w:sz w:val="24"/>
                <w:szCs w:val="24"/>
              </w:rPr>
            </w:pPr>
            <w:r w:rsidRPr="0013754E">
              <w:rPr>
                <w:rFonts w:ascii="Times New Roman" w:hAnsi="Times New Roman" w:cs="Times New Roman"/>
                <w:b/>
                <w:sz w:val="24"/>
                <w:szCs w:val="24"/>
              </w:rPr>
              <w:t xml:space="preserve">3 </w:t>
            </w:r>
            <w:r w:rsidRPr="0013754E">
              <w:rPr>
                <w:rFonts w:ascii="Times New Roman" w:hAnsi="Times New Roman" w:cs="Times New Roman"/>
                <w:sz w:val="24"/>
                <w:szCs w:val="24"/>
              </w:rPr>
              <w:t>(540)</w:t>
            </w:r>
          </w:p>
        </w:tc>
        <w:tc>
          <w:tcPr>
            <w:tcW w:w="2250" w:type="dxa"/>
          </w:tcPr>
          <w:p w14:paraId="0DE96708"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L3 (180)</w:t>
            </w:r>
          </w:p>
        </w:tc>
        <w:tc>
          <w:tcPr>
            <w:tcW w:w="2157" w:type="dxa"/>
          </w:tcPr>
          <w:p w14:paraId="4E224FE2"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M3 (180)</w:t>
            </w:r>
          </w:p>
        </w:tc>
        <w:tc>
          <w:tcPr>
            <w:tcW w:w="2338" w:type="dxa"/>
          </w:tcPr>
          <w:p w14:paraId="155F70DD"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H3 (180)</w:t>
            </w:r>
          </w:p>
        </w:tc>
      </w:tr>
      <w:tr w:rsidR="00760250" w:rsidRPr="0013754E" w14:paraId="5FA4960E" w14:textId="77777777" w:rsidTr="00813CD6">
        <w:tc>
          <w:tcPr>
            <w:tcW w:w="2605" w:type="dxa"/>
          </w:tcPr>
          <w:p w14:paraId="163D1E76" w14:textId="77777777" w:rsidR="00760250" w:rsidRPr="0013754E" w:rsidRDefault="00760250" w:rsidP="00813CD6">
            <w:pPr>
              <w:spacing w:before="240" w:line="276" w:lineRule="auto"/>
              <w:rPr>
                <w:rFonts w:ascii="Times New Roman" w:hAnsi="Times New Roman" w:cs="Times New Roman"/>
                <w:sz w:val="24"/>
                <w:szCs w:val="24"/>
              </w:rPr>
            </w:pPr>
            <w:r w:rsidRPr="0013754E">
              <w:rPr>
                <w:rFonts w:ascii="Times New Roman" w:hAnsi="Times New Roman" w:cs="Times New Roman"/>
                <w:b/>
                <w:sz w:val="24"/>
                <w:szCs w:val="24"/>
              </w:rPr>
              <w:t>0: control</w:t>
            </w:r>
            <w:r w:rsidRPr="0013754E">
              <w:rPr>
                <w:rFonts w:ascii="Times New Roman" w:hAnsi="Times New Roman" w:cs="Times New Roman"/>
                <w:sz w:val="24"/>
                <w:szCs w:val="24"/>
              </w:rPr>
              <w:t xml:space="preserve"> (540)</w:t>
            </w:r>
          </w:p>
        </w:tc>
        <w:tc>
          <w:tcPr>
            <w:tcW w:w="2250" w:type="dxa"/>
          </w:tcPr>
          <w:p w14:paraId="41C65A53"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CL (180)</w:t>
            </w:r>
          </w:p>
        </w:tc>
        <w:tc>
          <w:tcPr>
            <w:tcW w:w="2157" w:type="dxa"/>
          </w:tcPr>
          <w:p w14:paraId="71840A9A"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 xml:space="preserve">CM (180) </w:t>
            </w:r>
          </w:p>
        </w:tc>
        <w:tc>
          <w:tcPr>
            <w:tcW w:w="2338" w:type="dxa"/>
          </w:tcPr>
          <w:p w14:paraId="719797B9" w14:textId="77777777" w:rsidR="00760250" w:rsidRPr="0013754E" w:rsidRDefault="00760250" w:rsidP="00813CD6">
            <w:pPr>
              <w:spacing w:before="240" w:line="276" w:lineRule="auto"/>
              <w:jc w:val="center"/>
              <w:rPr>
                <w:rFonts w:ascii="Times New Roman" w:hAnsi="Times New Roman" w:cs="Times New Roman"/>
                <w:sz w:val="24"/>
                <w:szCs w:val="24"/>
              </w:rPr>
            </w:pPr>
            <w:r w:rsidRPr="0013754E">
              <w:rPr>
                <w:rFonts w:ascii="Times New Roman" w:hAnsi="Times New Roman" w:cs="Times New Roman"/>
                <w:sz w:val="24"/>
                <w:szCs w:val="24"/>
              </w:rPr>
              <w:t>CH (180)</w:t>
            </w:r>
          </w:p>
        </w:tc>
      </w:tr>
    </w:tbl>
    <w:p w14:paraId="481D8F0C" w14:textId="77777777" w:rsidR="00760250" w:rsidRPr="0013754E" w:rsidRDefault="00760250" w:rsidP="00760250">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310591C8"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3DB67801"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1C2689BE"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0D7F0D87"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5E369CCD"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r w:rsidRPr="0013754E">
        <w:rPr>
          <w:rFonts w:ascii="Times New Roman" w:eastAsia="Times New Roman" w:hAnsi="Times New Roman" w:cs="Times New Roman"/>
          <w:b/>
          <w:sz w:val="24"/>
          <w:szCs w:val="24"/>
        </w:rPr>
        <w:br w:type="page"/>
      </w:r>
    </w:p>
    <w:p w14:paraId="1DB9418E" w14:textId="3BB56158" w:rsidR="006A263C" w:rsidRDefault="006A263C"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13754E">
        <w:rPr>
          <w:rFonts w:ascii="Times New Roman" w:hAnsi="Times New Roman" w:cs="Times New Roman"/>
          <w:b/>
          <w:noProof/>
          <w:sz w:val="24"/>
          <w:szCs w:val="24"/>
          <w:lang w:val="fr-FR" w:eastAsia="fr-FR"/>
        </w:rPr>
        <w:lastRenderedPageBreak/>
        <mc:AlternateContent>
          <mc:Choice Requires="wps">
            <w:drawing>
              <wp:anchor distT="45720" distB="45720" distL="114300" distR="114300" simplePos="0" relativeHeight="251658240" behindDoc="0" locked="0" layoutInCell="1" allowOverlap="1" wp14:anchorId="61FDB953" wp14:editId="597EB2AE">
                <wp:simplePos x="0" y="0"/>
                <wp:positionH relativeFrom="margin">
                  <wp:posOffset>0</wp:posOffset>
                </wp:positionH>
                <wp:positionV relativeFrom="paragraph">
                  <wp:posOffset>10795</wp:posOffset>
                </wp:positionV>
                <wp:extent cx="552450" cy="57150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554C6" w14:textId="77777777" w:rsidR="00C32E8B" w:rsidRPr="00A6525C" w:rsidRDefault="00C32E8B"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DB953" id="_x0000_t202" coordsize="21600,21600" o:spt="202" path="m,l,21600r21600,l21600,xe">
                <v:stroke joinstyle="miter"/>
                <v:path gradientshapeok="t" o:connecttype="rect"/>
              </v:shapetype>
              <v:shape id="Zone de texte 2" o:spid="_x0000_s1026" type="#_x0000_t202" style="position:absolute;margin-left:0;margin-top:.85pt;width:43.5pt;height:45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" filled="f" stroked="f">
                <v:textbox style="mso-fit-shape-to-text:t">
                  <w:txbxContent>
                    <w:p w14:paraId="397554C6" w14:textId="77777777" w:rsidR="00C32E8B" w:rsidRPr="00A6525C" w:rsidRDefault="00C32E8B"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p>
    <w:p w14:paraId="702A5D7B" w14:textId="4428FD81" w:rsidR="00760250"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6A263C" w14:paraId="592F0CB8" w14:textId="77777777" w:rsidTr="006A263C">
        <w:tc>
          <w:tcPr>
            <w:tcW w:w="1064" w:type="dxa"/>
            <w:tcBorders>
              <w:top w:val="nil"/>
              <w:left w:val="nil"/>
              <w:bottom w:val="single" w:sz="4" w:space="0" w:color="auto"/>
              <w:right w:val="single" w:sz="4" w:space="0" w:color="auto"/>
            </w:tcBorders>
          </w:tcPr>
          <w:p w14:paraId="5335A9E0"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Borders>
              <w:left w:val="single" w:sz="4" w:space="0" w:color="auto"/>
            </w:tcBorders>
          </w:tcPr>
          <w:p w14:paraId="4A92CC95"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Locus 1</w:t>
            </w:r>
          </w:p>
          <w:p w14:paraId="4CC2C81F" w14:textId="41FADC4B"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Allele A</w:t>
            </w:r>
          </w:p>
        </w:tc>
        <w:tc>
          <w:tcPr>
            <w:tcW w:w="1064" w:type="dxa"/>
          </w:tcPr>
          <w:p w14:paraId="54D2FC0E"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Locus 1</w:t>
            </w:r>
          </w:p>
          <w:p w14:paraId="67842D9E" w14:textId="78B6A52C"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 xml:space="preserve">Allele </w:t>
            </w:r>
            <w:r>
              <w:rPr>
                <w:rFonts w:ascii="Times New Roman" w:hAnsi="Times New Roman" w:cs="Times New Roman"/>
                <w:b/>
                <w:sz w:val="24"/>
                <w:szCs w:val="24"/>
              </w:rPr>
              <w:t>B</w:t>
            </w:r>
          </w:p>
        </w:tc>
        <w:tc>
          <w:tcPr>
            <w:tcW w:w="1064" w:type="dxa"/>
          </w:tcPr>
          <w:p w14:paraId="63B7D40F" w14:textId="398CAA3A"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 xml:space="preserve">Locus </w:t>
            </w:r>
            <w:r>
              <w:rPr>
                <w:rFonts w:ascii="Times New Roman" w:hAnsi="Times New Roman" w:cs="Times New Roman"/>
                <w:b/>
                <w:sz w:val="24"/>
                <w:szCs w:val="24"/>
              </w:rPr>
              <w:t>2</w:t>
            </w:r>
          </w:p>
          <w:p w14:paraId="54D6F6DD" w14:textId="1E4F32C2"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Allele A</w:t>
            </w:r>
          </w:p>
        </w:tc>
        <w:tc>
          <w:tcPr>
            <w:tcW w:w="1064" w:type="dxa"/>
          </w:tcPr>
          <w:p w14:paraId="65E65369" w14:textId="3FC09166"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 xml:space="preserve">Locus </w:t>
            </w:r>
            <w:r>
              <w:rPr>
                <w:rFonts w:ascii="Times New Roman" w:hAnsi="Times New Roman" w:cs="Times New Roman"/>
                <w:b/>
                <w:sz w:val="24"/>
                <w:szCs w:val="24"/>
              </w:rPr>
              <w:t>2</w:t>
            </w:r>
          </w:p>
          <w:p w14:paraId="55C96EC6" w14:textId="26EF7D89"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Allele B</w:t>
            </w:r>
          </w:p>
        </w:tc>
        <w:tc>
          <w:tcPr>
            <w:tcW w:w="1064" w:type="dxa"/>
          </w:tcPr>
          <w:p w14:paraId="4E40DE8E" w14:textId="6CCDC60E"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 xml:space="preserve">Locus </w:t>
            </w:r>
            <w:r>
              <w:rPr>
                <w:rFonts w:ascii="Times New Roman" w:hAnsi="Times New Roman" w:cs="Times New Roman"/>
                <w:b/>
                <w:sz w:val="24"/>
                <w:szCs w:val="24"/>
              </w:rPr>
              <w:t>3</w:t>
            </w:r>
          </w:p>
          <w:p w14:paraId="2BAB90C0" w14:textId="29A6C6D4"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Allele A</w:t>
            </w:r>
          </w:p>
        </w:tc>
        <w:tc>
          <w:tcPr>
            <w:tcW w:w="1064" w:type="dxa"/>
          </w:tcPr>
          <w:p w14:paraId="4F9BC940" w14:textId="0DDA639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 xml:space="preserve">Locus </w:t>
            </w:r>
            <w:r>
              <w:rPr>
                <w:rFonts w:ascii="Times New Roman" w:hAnsi="Times New Roman" w:cs="Times New Roman"/>
                <w:b/>
                <w:sz w:val="24"/>
                <w:szCs w:val="24"/>
              </w:rPr>
              <w:t>3</w:t>
            </w:r>
          </w:p>
          <w:p w14:paraId="6FDCE206" w14:textId="04FE7FAD"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Allele B</w:t>
            </w:r>
          </w:p>
        </w:tc>
        <w:tc>
          <w:tcPr>
            <w:tcW w:w="1064" w:type="dxa"/>
          </w:tcPr>
          <w:p w14:paraId="0914829D" w14:textId="017E5541"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 xml:space="preserve">Locus </w:t>
            </w:r>
            <w:r>
              <w:rPr>
                <w:rFonts w:ascii="Times New Roman" w:hAnsi="Times New Roman" w:cs="Times New Roman"/>
                <w:b/>
                <w:sz w:val="24"/>
                <w:szCs w:val="24"/>
              </w:rPr>
              <w:t>4</w:t>
            </w:r>
          </w:p>
          <w:p w14:paraId="07D7FCF0" w14:textId="72E385F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Allele A</w:t>
            </w:r>
          </w:p>
        </w:tc>
        <w:tc>
          <w:tcPr>
            <w:tcW w:w="1064" w:type="dxa"/>
          </w:tcPr>
          <w:p w14:paraId="7CFEB42B" w14:textId="198E9658"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 xml:space="preserve">Locus </w:t>
            </w:r>
            <w:r>
              <w:rPr>
                <w:rFonts w:ascii="Times New Roman" w:hAnsi="Times New Roman" w:cs="Times New Roman"/>
                <w:b/>
                <w:sz w:val="24"/>
                <w:szCs w:val="24"/>
              </w:rPr>
              <w:t>4</w:t>
            </w:r>
          </w:p>
          <w:p w14:paraId="040F474D" w14:textId="4F09D180"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Allele B</w:t>
            </w:r>
          </w:p>
        </w:tc>
      </w:tr>
      <w:tr w:rsidR="006A263C" w14:paraId="1FC91634" w14:textId="77777777" w:rsidTr="006A263C">
        <w:tc>
          <w:tcPr>
            <w:tcW w:w="1064" w:type="dxa"/>
            <w:tcBorders>
              <w:top w:val="single" w:sz="4" w:space="0" w:color="auto"/>
            </w:tcBorders>
          </w:tcPr>
          <w:p w14:paraId="7D07CE13" w14:textId="1C79B92D"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Pop. 1</w:t>
            </w:r>
          </w:p>
        </w:tc>
        <w:tc>
          <w:tcPr>
            <w:tcW w:w="1064" w:type="dxa"/>
          </w:tcPr>
          <w:p w14:paraId="2F79A9F0"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6979198D"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65D62D5B"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6496F4EB"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0E3EB4B0"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16A68B32"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0E36CD0A"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6764C43C"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r>
      <w:tr w:rsidR="006A263C" w14:paraId="10C4ED38" w14:textId="77777777" w:rsidTr="006A263C">
        <w:tc>
          <w:tcPr>
            <w:tcW w:w="1064" w:type="dxa"/>
          </w:tcPr>
          <w:p w14:paraId="00658BA8" w14:textId="411E7472"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Pop. 2</w:t>
            </w:r>
          </w:p>
        </w:tc>
        <w:tc>
          <w:tcPr>
            <w:tcW w:w="1064" w:type="dxa"/>
          </w:tcPr>
          <w:p w14:paraId="52AB5970"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1292FA61"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2B9C1130"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1D4C2FE3"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0ED5DBF4"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3D63D3DE"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39C3B647"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24349856"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r>
      <w:tr w:rsidR="006A263C" w14:paraId="2DCDACB3" w14:textId="77777777" w:rsidTr="006A263C">
        <w:tc>
          <w:tcPr>
            <w:tcW w:w="1064" w:type="dxa"/>
          </w:tcPr>
          <w:p w14:paraId="6DCD25E1" w14:textId="701E7B19"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Pop. 3</w:t>
            </w:r>
          </w:p>
        </w:tc>
        <w:tc>
          <w:tcPr>
            <w:tcW w:w="1064" w:type="dxa"/>
          </w:tcPr>
          <w:p w14:paraId="72330CD7"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2B8087B9"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7CE3822B"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3F05B424"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58DCA11E"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231DE626"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4D130902"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6E4D7D52"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r>
      <w:tr w:rsidR="006A263C" w14:paraId="03F80E4E" w14:textId="77777777" w:rsidTr="006A263C">
        <w:tc>
          <w:tcPr>
            <w:tcW w:w="1064" w:type="dxa"/>
          </w:tcPr>
          <w:p w14:paraId="466716E2" w14:textId="59A2E281"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Pop. 4</w:t>
            </w:r>
          </w:p>
        </w:tc>
        <w:tc>
          <w:tcPr>
            <w:tcW w:w="1064" w:type="dxa"/>
          </w:tcPr>
          <w:p w14:paraId="7BE5BD5B"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379E436C"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4D8D4759"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3FF6F541"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002B82E1"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20489110"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1AF1C372"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c>
          <w:tcPr>
            <w:tcW w:w="1064" w:type="dxa"/>
          </w:tcPr>
          <w:p w14:paraId="47E3A9DB" w14:textId="77777777" w:rsidR="006A263C" w:rsidRDefault="006A263C" w:rsidP="006A263C">
            <w:pPr>
              <w:widowControl w:val="0"/>
              <w:autoSpaceDE w:val="0"/>
              <w:autoSpaceDN w:val="0"/>
              <w:adjustRightInd w:val="0"/>
              <w:spacing w:before="240" w:after="240" w:line="276" w:lineRule="auto"/>
              <w:rPr>
                <w:rFonts w:ascii="Times New Roman" w:hAnsi="Times New Roman" w:cs="Times New Roman"/>
                <w:b/>
                <w:sz w:val="24"/>
                <w:szCs w:val="24"/>
              </w:rPr>
            </w:pPr>
          </w:p>
        </w:tc>
      </w:tr>
    </w:tbl>
    <w:p w14:paraId="739220C4" w14:textId="77777777" w:rsidR="006A263C" w:rsidRPr="0013754E" w:rsidRDefault="006A263C" w:rsidP="00760250">
      <w:pPr>
        <w:widowControl w:val="0"/>
        <w:autoSpaceDE w:val="0"/>
        <w:autoSpaceDN w:val="0"/>
        <w:adjustRightInd w:val="0"/>
        <w:spacing w:before="240" w:after="240" w:line="276" w:lineRule="auto"/>
        <w:rPr>
          <w:rFonts w:ascii="Times New Roman" w:hAnsi="Times New Roman" w:cs="Times New Roman"/>
          <w:b/>
          <w:sz w:val="24"/>
          <w:szCs w:val="24"/>
        </w:rPr>
      </w:pPr>
    </w:p>
    <w:p w14:paraId="24511EF0" w14:textId="77777777" w:rsidR="00760250" w:rsidRPr="0013754E"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13754E">
        <w:rPr>
          <w:rFonts w:ascii="Times New Roman" w:hAnsi="Times New Roman" w:cs="Times New Roman"/>
          <w:b/>
          <w:noProof/>
          <w:sz w:val="24"/>
          <w:szCs w:val="24"/>
          <w:lang w:val="fr-FR" w:eastAsia="fr-FR"/>
        </w:rPr>
        <mc:AlternateContent>
          <mc:Choice Requires="wps">
            <w:drawing>
              <wp:anchor distT="45720" distB="45720" distL="114300" distR="114300" simplePos="0" relativeHeight="251659264" behindDoc="0" locked="0" layoutInCell="1" allowOverlap="1" wp14:anchorId="68A8C08D" wp14:editId="2CEFD7FC">
                <wp:simplePos x="0" y="0"/>
                <wp:positionH relativeFrom="margin">
                  <wp:posOffset>123825</wp:posOffset>
                </wp:positionH>
                <wp:positionV relativeFrom="paragraph">
                  <wp:posOffset>15875</wp:posOffset>
                </wp:positionV>
                <wp:extent cx="495300" cy="57150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9FFAD" w14:textId="77777777" w:rsidR="00C32E8B" w:rsidRPr="00A6525C" w:rsidRDefault="00C32E8B"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8C08D" id="_x0000_s1027" type="#_x0000_t202" style="position:absolute;margin-left:9.75pt;margin-top:1.25pt;width:39pt;height:45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" filled="f" stroked="f">
                <v:textbox style="mso-fit-shape-to-text:t">
                  <w:txbxContent>
                    <w:p w14:paraId="2E69FFAD" w14:textId="77777777" w:rsidR="00C32E8B" w:rsidRPr="00A6525C" w:rsidRDefault="00C32E8B"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Pr="0013754E">
        <w:rPr>
          <w:rFonts w:ascii="Times New Roman" w:hAnsi="Times New Roman" w:cs="Times New Roman"/>
          <w:b/>
          <w:noProof/>
          <w:sz w:val="24"/>
          <w:szCs w:val="24"/>
          <w:lang w:val="fr-FR" w:eastAsia="fr-FR"/>
        </w:rPr>
        <w:drawing>
          <wp:inline distT="0" distB="0" distL="0" distR="0" wp14:anchorId="083DB491" wp14:editId="4244E63C">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571C9C5A" w14:textId="36DC6726" w:rsidR="00760250" w:rsidRPr="0013754E" w:rsidRDefault="00760250" w:rsidP="00BE1555">
      <w:pPr>
        <w:widowControl w:val="0"/>
        <w:autoSpaceDE w:val="0"/>
        <w:autoSpaceDN w:val="0"/>
        <w:adjustRightInd w:val="0"/>
        <w:spacing w:before="240" w:after="240" w:line="276" w:lineRule="auto"/>
        <w:rPr>
          <w:rFonts w:ascii="Times New Roman" w:hAnsi="Times New Roman" w:cs="Times New Roman"/>
          <w:sz w:val="24"/>
          <w:szCs w:val="24"/>
        </w:rPr>
      </w:pPr>
      <w:commentRangeStart w:id="16"/>
      <w:r w:rsidRPr="0013754E">
        <w:rPr>
          <w:rFonts w:ascii="Times New Roman" w:hAnsi="Times New Roman" w:cs="Times New Roman"/>
          <w:b/>
          <w:sz w:val="24"/>
          <w:szCs w:val="24"/>
        </w:rPr>
        <w:t>Figure 1</w:t>
      </w:r>
      <w:commentRangeEnd w:id="16"/>
      <w:r w:rsidR="009804D4" w:rsidRPr="0013754E">
        <w:rPr>
          <w:rStyle w:val="CommentReference"/>
        </w:rPr>
        <w:commentReference w:id="16"/>
      </w:r>
      <w:r w:rsidR="00EC12D4" w:rsidRPr="0013754E">
        <w:rPr>
          <w:rFonts w:ascii="Times New Roman" w:hAnsi="Times New Roman" w:cs="Times New Roman"/>
          <w:b/>
          <w:sz w:val="24"/>
          <w:szCs w:val="24"/>
        </w:rPr>
        <w:t>.</w:t>
      </w:r>
      <w:r w:rsidR="00BE1555" w:rsidRPr="0013754E">
        <w:rPr>
          <w:rFonts w:ascii="Times New Roman" w:hAnsi="Times New Roman" w:cs="Times New Roman"/>
          <w:b/>
          <w:sz w:val="24"/>
          <w:szCs w:val="24"/>
        </w:rPr>
        <w:t xml:space="preserve"> </w:t>
      </w:r>
      <w:r w:rsidR="00BE1555" w:rsidRPr="0013754E">
        <w:rPr>
          <w:rFonts w:ascii="Times New Roman" w:hAnsi="Times New Roman" w:cs="Times New Roman"/>
          <w:sz w:val="24"/>
          <w:szCs w:val="24"/>
        </w:rPr>
        <w:t>Schematic representations of A) the computation of the original TGI values and B) the way we permutated input genotypic matrices to create a distribution to test TGI significance.</w:t>
      </w:r>
    </w:p>
    <w:p w14:paraId="7FA70740" w14:textId="77777777" w:rsidR="00760250" w:rsidRPr="0013754E" w:rsidRDefault="00760250" w:rsidP="00760250">
      <w:pPr>
        <w:spacing w:before="240" w:line="276" w:lineRule="auto"/>
        <w:rPr>
          <w:rFonts w:ascii="Times New Roman" w:hAnsi="Times New Roman" w:cs="Times New Roman"/>
          <w:sz w:val="24"/>
          <w:szCs w:val="24"/>
        </w:rPr>
      </w:pPr>
      <w:r w:rsidRPr="0013754E">
        <w:rPr>
          <w:rFonts w:ascii="Times New Roman" w:hAnsi="Times New Roman" w:cs="Times New Roman"/>
          <w:noProof/>
          <w:sz w:val="24"/>
          <w:szCs w:val="24"/>
          <w:lang w:val="fr-FR" w:eastAsia="fr-FR"/>
        </w:rPr>
        <w:lastRenderedPageBreak/>
        <w:drawing>
          <wp:inline distT="0" distB="0" distL="0" distR="0" wp14:anchorId="6841512E" wp14:editId="2CD43332">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25128C54" w14:textId="77777777" w:rsidR="00BE1555" w:rsidRPr="0013754E" w:rsidRDefault="00760250" w:rsidP="00BE1555">
      <w:pPr>
        <w:spacing w:before="240" w:line="276" w:lineRule="auto"/>
        <w:rPr>
          <w:rFonts w:ascii="Times New Roman" w:hAnsi="Times New Roman" w:cs="Times New Roman"/>
          <w:sz w:val="24"/>
          <w:szCs w:val="24"/>
        </w:rPr>
      </w:pPr>
      <w:r w:rsidRPr="0013754E">
        <w:rPr>
          <w:rFonts w:ascii="Times New Roman" w:hAnsi="Times New Roman" w:cs="Times New Roman"/>
          <w:b/>
          <w:sz w:val="24"/>
          <w:szCs w:val="24"/>
        </w:rPr>
        <w:t>Figure 2.</w:t>
      </w:r>
      <w:r w:rsidR="00BE1555" w:rsidRPr="0013754E">
        <w:rPr>
          <w:rFonts w:ascii="Times New Roman" w:hAnsi="Times New Roman" w:cs="Times New Roman"/>
          <w:b/>
          <w:sz w:val="24"/>
          <w:szCs w:val="24"/>
        </w:rPr>
        <w:t xml:space="preserve"> </w:t>
      </w:r>
      <w:r w:rsidR="00BE1555" w:rsidRPr="0013754E">
        <w:rPr>
          <w:rFonts w:ascii="Times New Roman" w:hAnsi="Times New Roman" w:cs="Times New Roman"/>
          <w:sz w:val="24"/>
          <w:szCs w:val="24"/>
        </w:rPr>
        <w:t>Probability of dispersal of an individual as a function of geographic distance, in three different dispersal scenarios.</w:t>
      </w:r>
    </w:p>
    <w:p w14:paraId="45CE2B4B" w14:textId="6AD90674" w:rsidR="00760250" w:rsidRPr="0013754E" w:rsidRDefault="00760250" w:rsidP="00760250">
      <w:pPr>
        <w:spacing w:before="240" w:line="276" w:lineRule="auto"/>
        <w:rPr>
          <w:rFonts w:ascii="Times New Roman" w:hAnsi="Times New Roman" w:cs="Times New Roman"/>
          <w:sz w:val="24"/>
          <w:szCs w:val="24"/>
        </w:rPr>
      </w:pPr>
    </w:p>
    <w:p w14:paraId="115FBEA1"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120ECEC"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2DE9B0"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6AB126"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31AB8BA"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32D7AB5" w14:textId="77777777" w:rsidR="00760250" w:rsidRPr="0013754E" w:rsidRDefault="00760250" w:rsidP="00760250">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noProof/>
          <w:sz w:val="24"/>
          <w:szCs w:val="24"/>
          <w:lang w:val="fr-FR" w:eastAsia="fr-FR"/>
        </w:rPr>
        <w:lastRenderedPageBreak/>
        <w:drawing>
          <wp:inline distT="0" distB="0" distL="0" distR="0" wp14:anchorId="63BCC4B4" wp14:editId="5BD3086D">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2C94201" w14:textId="0FD317FC" w:rsidR="00760250" w:rsidRPr="0013754E" w:rsidRDefault="00760250" w:rsidP="00760250">
      <w:pPr>
        <w:spacing w:before="240" w:after="240" w:line="276" w:lineRule="auto"/>
        <w:rPr>
          <w:rFonts w:ascii="Times New Roman" w:eastAsia="Times New Roman" w:hAnsi="Times New Roman" w:cs="Times New Roman"/>
          <w:b/>
          <w:sz w:val="24"/>
          <w:szCs w:val="24"/>
        </w:rPr>
      </w:pPr>
      <w:r w:rsidRPr="0013754E">
        <w:rPr>
          <w:rFonts w:ascii="Times New Roman" w:eastAsia="Times New Roman" w:hAnsi="Times New Roman" w:cs="Times New Roman"/>
          <w:b/>
          <w:sz w:val="24"/>
          <w:szCs w:val="24"/>
        </w:rPr>
        <w:t>Figure 3.</w:t>
      </w:r>
      <w:r w:rsidR="00BE1555" w:rsidRPr="0013754E">
        <w:rPr>
          <w:rFonts w:ascii="Times New Roman" w:eastAsia="Times New Roman" w:hAnsi="Times New Roman" w:cs="Times New Roman"/>
          <w:b/>
          <w:sz w:val="24"/>
          <w:szCs w:val="24"/>
        </w:rPr>
        <w:t xml:space="preserve"> </w:t>
      </w:r>
      <w:r w:rsidR="00BE1555" w:rsidRPr="0013754E">
        <w:rPr>
          <w:rFonts w:ascii="Times New Roman" w:eastAsia="Times New Roman" w:hAnsi="Times New Roman" w:cs="Times New Roman"/>
          <w:sz w:val="24"/>
          <w:szCs w:val="24"/>
        </w:rPr>
        <w:t>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 For better visualization, we included only thresholds with FNR values not equal to 1.</w:t>
      </w:r>
      <w:r w:rsidR="00B5034A">
        <w:rPr>
          <w:rFonts w:ascii="Times New Roman" w:eastAsia="Times New Roman" w:hAnsi="Times New Roman" w:cs="Times New Roman"/>
          <w:sz w:val="24"/>
          <w:szCs w:val="24"/>
        </w:rPr>
        <w:t xml:space="preserve"> Indeed, very low thresholds are so conservative that they lead to no population being selected including truly affected populations, hence a FNR of 1. Symbols overlap for some scenarios (those with only one affected population for example), which reach a null FNR.</w:t>
      </w:r>
    </w:p>
    <w:p w14:paraId="4DF5E872"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DE32D36"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r w:rsidRPr="0013754E">
        <w:rPr>
          <w:rFonts w:ascii="Times New Roman" w:eastAsia="Times New Roman" w:hAnsi="Times New Roman" w:cs="Times New Roman"/>
          <w:b/>
          <w:noProof/>
          <w:sz w:val="24"/>
          <w:szCs w:val="24"/>
          <w:lang w:val="fr-FR" w:eastAsia="fr-FR"/>
        </w:rPr>
        <w:lastRenderedPageBreak/>
        <w:drawing>
          <wp:inline distT="0" distB="0" distL="0" distR="0" wp14:anchorId="49F73209" wp14:editId="2B476773">
            <wp:extent cx="6850335" cy="52387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16">
                      <a:extLst>
                        <a:ext uri="{28A0092B-C50C-407E-A947-70E740481C1C}">
                          <a14:useLocalDpi xmlns:a14="http://schemas.microsoft.com/office/drawing/2010/main" val="0"/>
                        </a:ext>
                      </a:extLst>
                    </a:blip>
                    <a:stretch>
                      <a:fillRect/>
                    </a:stretch>
                  </pic:blipFill>
                  <pic:spPr>
                    <a:xfrm>
                      <a:off x="0" y="0"/>
                      <a:ext cx="6873733" cy="5256643"/>
                    </a:xfrm>
                    <a:prstGeom prst="rect">
                      <a:avLst/>
                    </a:prstGeom>
                  </pic:spPr>
                </pic:pic>
              </a:graphicData>
            </a:graphic>
          </wp:inline>
        </w:drawing>
      </w:r>
    </w:p>
    <w:p w14:paraId="3F4A5B9D" w14:textId="718E9D2B" w:rsidR="00760250" w:rsidRPr="0013754E" w:rsidRDefault="00760250" w:rsidP="00760250">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b/>
          <w:sz w:val="24"/>
          <w:szCs w:val="24"/>
        </w:rPr>
        <w:t>Figure 4.</w:t>
      </w:r>
      <w:r w:rsidR="00F75ADD" w:rsidRPr="0013754E">
        <w:rPr>
          <w:rFonts w:ascii="Times New Roman" w:eastAsia="Times New Roman" w:hAnsi="Times New Roman" w:cs="Times New Roman"/>
          <w:b/>
          <w:sz w:val="24"/>
          <w:szCs w:val="24"/>
        </w:rPr>
        <w:t xml:space="preserve"> </w:t>
      </w:r>
      <w:r w:rsidR="00F75ADD" w:rsidRPr="0013754E">
        <w:rPr>
          <w:rFonts w:ascii="Times New Roman" w:eastAsia="Times New Roman" w:hAnsi="Times New Roman" w:cs="Times New Roman"/>
          <w:sz w:val="24"/>
          <w:szCs w:val="24"/>
        </w:rPr>
        <w:t>FPR across all threshold and scenarios. Control experiments are shown with dashed lines. Those values are for samplings done at the 100 and 101 generations 100 and 101, i.e. right before and after the migration event. 95% confidence intervals of the FPR estimates are displayed by bars.</w:t>
      </w:r>
    </w:p>
    <w:p w14:paraId="22A97E90"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B691CB3"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A7ED651"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EF0D2B8"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7D0A8E6"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r w:rsidRPr="0013754E">
        <w:rPr>
          <w:rFonts w:ascii="Times New Roman" w:eastAsia="Times New Roman" w:hAnsi="Times New Roman" w:cs="Times New Roman"/>
          <w:b/>
          <w:noProof/>
          <w:sz w:val="24"/>
          <w:szCs w:val="24"/>
          <w:lang w:val="fr-FR" w:eastAsia="fr-FR"/>
        </w:rPr>
        <w:lastRenderedPageBreak/>
        <mc:AlternateContent>
          <mc:Choice Requires="wps">
            <w:drawing>
              <wp:anchor distT="45720" distB="45720" distL="114300" distR="114300" simplePos="0" relativeHeight="251655168" behindDoc="0" locked="0" layoutInCell="1" allowOverlap="1" wp14:anchorId="6D587AFF" wp14:editId="767368C4">
                <wp:simplePos x="0" y="0"/>
                <wp:positionH relativeFrom="column">
                  <wp:posOffset>3409950</wp:posOffset>
                </wp:positionH>
                <wp:positionV relativeFrom="paragraph">
                  <wp:posOffset>5154930</wp:posOffset>
                </wp:positionV>
                <wp:extent cx="3505200" cy="45085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50850"/>
                        </a:xfrm>
                        <a:prstGeom prst="rect">
                          <a:avLst/>
                        </a:prstGeom>
                        <a:solidFill>
                          <a:srgbClr val="FFFFFF"/>
                        </a:solidFill>
                        <a:ln w="9525">
                          <a:noFill/>
                          <a:miter lim="800000"/>
                          <a:headEnd/>
                          <a:tailEnd/>
                        </a:ln>
                      </wps:spPr>
                      <wps:txbx>
                        <w:txbxContent>
                          <w:p w14:paraId="29CA7CE4"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87AFF" id="_x0000_s1028" type="#_x0000_t202" style="position:absolute;margin-left:268.5pt;margin-top:405.9pt;width:276pt;height:35.5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" stroked="f">
                <v:textbox style="mso-fit-shape-to-text:t">
                  <w:txbxContent>
                    <w:p w14:paraId="29CA7CE4"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13754E">
        <w:rPr>
          <w:rFonts w:ascii="Times New Roman" w:eastAsia="Times New Roman" w:hAnsi="Times New Roman" w:cs="Times New Roman"/>
          <w:b/>
          <w:noProof/>
          <w:sz w:val="24"/>
          <w:szCs w:val="24"/>
          <w:lang w:val="fr-FR" w:eastAsia="fr-FR"/>
        </w:rPr>
        <mc:AlternateContent>
          <mc:Choice Requires="wps">
            <w:drawing>
              <wp:anchor distT="45720" distB="45720" distL="114300" distR="114300" simplePos="0" relativeHeight="251654144" behindDoc="0" locked="0" layoutInCell="1" allowOverlap="1" wp14:anchorId="44872934" wp14:editId="10448F6D">
                <wp:simplePos x="0" y="0"/>
                <wp:positionH relativeFrom="column">
                  <wp:posOffset>47625</wp:posOffset>
                </wp:positionH>
                <wp:positionV relativeFrom="paragraph">
                  <wp:posOffset>5154930</wp:posOffset>
                </wp:positionV>
                <wp:extent cx="3057525" cy="45085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450850"/>
                        </a:xfrm>
                        <a:prstGeom prst="rect">
                          <a:avLst/>
                        </a:prstGeom>
                        <a:solidFill>
                          <a:srgbClr val="FFFFFF"/>
                        </a:solidFill>
                        <a:ln w="9525">
                          <a:noFill/>
                          <a:miter lim="800000"/>
                          <a:headEnd/>
                          <a:tailEnd/>
                        </a:ln>
                      </wps:spPr>
                      <wps:txbx>
                        <w:txbxContent>
                          <w:p w14:paraId="0A59622B"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72934" id="_x0000_s1029" type="#_x0000_t202" style="position:absolute;margin-left:3.75pt;margin-top:405.9pt;width:240.75pt;height:35.5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" stroked="f">
                <v:textbox style="mso-fit-shape-to-text:t">
                  <w:txbxContent>
                    <w:p w14:paraId="0A59622B"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13754E">
        <w:rPr>
          <w:rFonts w:ascii="Times New Roman" w:eastAsia="Times New Roman" w:hAnsi="Times New Roman" w:cs="Times New Roman"/>
          <w:b/>
          <w:noProof/>
          <w:sz w:val="24"/>
          <w:szCs w:val="24"/>
          <w:lang w:val="fr-FR" w:eastAsia="fr-FR"/>
        </w:rPr>
        <mc:AlternateContent>
          <mc:Choice Requires="wps">
            <w:drawing>
              <wp:anchor distT="0" distB="0" distL="114300" distR="114300" simplePos="0" relativeHeight="251653120" behindDoc="0" locked="0" layoutInCell="1" allowOverlap="1" wp14:anchorId="313F12C7" wp14:editId="5BC02F63">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599C5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Pr="0013754E">
        <w:rPr>
          <w:rFonts w:ascii="Times New Roman" w:eastAsia="Times New Roman" w:hAnsi="Times New Roman" w:cs="Times New Roman"/>
          <w:b/>
          <w:noProof/>
          <w:sz w:val="24"/>
          <w:szCs w:val="24"/>
          <w:lang w:val="fr-FR" w:eastAsia="fr-FR"/>
        </w:rPr>
        <mc:AlternateContent>
          <mc:Choice Requires="wps">
            <w:drawing>
              <wp:anchor distT="0" distB="0" distL="114300" distR="114300" simplePos="0" relativeHeight="251652096" behindDoc="0" locked="0" layoutInCell="1" allowOverlap="1" wp14:anchorId="76E6D3A9" wp14:editId="1052ED6A">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E40DA" id="Double flèche horizontale 18" o:spid="_x0000_s1026" type="#_x0000_t69" style="position:absolute;margin-left:32.25pt;margin-top:397.65pt;width:209.25pt;height: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Pr="0013754E">
        <w:rPr>
          <w:rFonts w:ascii="Times New Roman" w:eastAsia="Times New Roman" w:hAnsi="Times New Roman" w:cs="Times New Roman"/>
          <w:b/>
          <w:noProof/>
          <w:sz w:val="24"/>
          <w:szCs w:val="24"/>
          <w:lang w:val="fr-FR" w:eastAsia="fr-FR"/>
        </w:rPr>
        <w:drawing>
          <wp:inline distT="0" distB="0" distL="0" distR="0" wp14:anchorId="586AA817" wp14:editId="0EBF571F">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3AEC410B" w14:textId="77777777" w:rsidR="00760250" w:rsidRPr="0013754E" w:rsidRDefault="00760250" w:rsidP="00760250">
      <w:pPr>
        <w:spacing w:after="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b/>
          <w:sz w:val="24"/>
          <w:szCs w:val="24"/>
        </w:rPr>
        <w:tab/>
      </w:r>
    </w:p>
    <w:p w14:paraId="14881366"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435CDFB6" w14:textId="66CDDB5C" w:rsidR="00760250" w:rsidRPr="0013754E" w:rsidRDefault="00760250" w:rsidP="00760250">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b/>
          <w:sz w:val="24"/>
          <w:szCs w:val="24"/>
        </w:rPr>
        <w:t>Figure 5</w:t>
      </w:r>
      <w:r w:rsidR="00EC12D4" w:rsidRPr="0013754E">
        <w:rPr>
          <w:rFonts w:ascii="Times New Roman" w:eastAsia="Times New Roman" w:hAnsi="Times New Roman" w:cs="Times New Roman"/>
          <w:sz w:val="24"/>
          <w:szCs w:val="24"/>
        </w:rPr>
        <w:t>.</w:t>
      </w:r>
      <w:r w:rsidR="0060134C" w:rsidRPr="0013754E">
        <w:rPr>
          <w:rFonts w:ascii="Times New Roman" w:eastAsia="Times New Roman" w:hAnsi="Times New Roman" w:cs="Times New Roman"/>
          <w:sz w:val="24"/>
          <w:szCs w:val="24"/>
        </w:rPr>
        <w:t xml:space="preserve">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5CFF10AC"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r w:rsidRPr="0013754E">
        <w:rPr>
          <w:rFonts w:ascii="Times New Roman" w:eastAsia="Times New Roman" w:hAnsi="Times New Roman" w:cs="Times New Roman"/>
          <w:b/>
          <w:noProof/>
          <w:sz w:val="24"/>
          <w:szCs w:val="24"/>
          <w:lang w:val="fr-FR" w:eastAsia="fr-FR"/>
        </w:rPr>
        <w:lastRenderedPageBreak/>
        <mc:AlternateContent>
          <mc:Choice Requires="wps">
            <w:drawing>
              <wp:anchor distT="45720" distB="45720" distL="114300" distR="114300" simplePos="0" relativeHeight="251663360" behindDoc="0" locked="0" layoutInCell="1" allowOverlap="1" wp14:anchorId="5D7DEECA" wp14:editId="433EB3DE">
                <wp:simplePos x="0" y="0"/>
                <wp:positionH relativeFrom="column">
                  <wp:posOffset>3409950</wp:posOffset>
                </wp:positionH>
                <wp:positionV relativeFrom="paragraph">
                  <wp:posOffset>5208270</wp:posOffset>
                </wp:positionV>
                <wp:extent cx="3505200" cy="45085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50850"/>
                        </a:xfrm>
                        <a:prstGeom prst="rect">
                          <a:avLst/>
                        </a:prstGeom>
                        <a:solidFill>
                          <a:srgbClr val="FFFFFF"/>
                        </a:solidFill>
                        <a:ln w="9525">
                          <a:noFill/>
                          <a:miter lim="800000"/>
                          <a:headEnd/>
                          <a:tailEnd/>
                        </a:ln>
                      </wps:spPr>
                      <wps:txbx>
                        <w:txbxContent>
                          <w:p w14:paraId="1020379C"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DEECA" id="_x0000_s1030" type="#_x0000_t202" style="position:absolute;margin-left:268.5pt;margin-top:410.1pt;width:276pt;height:35.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" stroked="f">
                <v:textbox style="mso-fit-shape-to-text:t">
                  <w:txbxContent>
                    <w:p w14:paraId="1020379C"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13754E">
        <w:rPr>
          <w:rFonts w:ascii="Times New Roman" w:eastAsia="Times New Roman" w:hAnsi="Times New Roman" w:cs="Times New Roman"/>
          <w:b/>
          <w:noProof/>
          <w:sz w:val="24"/>
          <w:szCs w:val="24"/>
          <w:lang w:val="fr-FR" w:eastAsia="fr-FR"/>
        </w:rPr>
        <mc:AlternateContent>
          <mc:Choice Requires="wps">
            <w:drawing>
              <wp:anchor distT="45720" distB="45720" distL="114300" distR="114300" simplePos="0" relativeHeight="251662336" behindDoc="0" locked="0" layoutInCell="1" allowOverlap="1" wp14:anchorId="5787287C" wp14:editId="7728F8E8">
                <wp:simplePos x="0" y="0"/>
                <wp:positionH relativeFrom="column">
                  <wp:posOffset>47625</wp:posOffset>
                </wp:positionH>
                <wp:positionV relativeFrom="paragraph">
                  <wp:posOffset>5208270</wp:posOffset>
                </wp:positionV>
                <wp:extent cx="3057525" cy="45085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450850"/>
                        </a:xfrm>
                        <a:prstGeom prst="rect">
                          <a:avLst/>
                        </a:prstGeom>
                        <a:solidFill>
                          <a:srgbClr val="FFFFFF"/>
                        </a:solidFill>
                        <a:ln w="9525">
                          <a:noFill/>
                          <a:miter lim="800000"/>
                          <a:headEnd/>
                          <a:tailEnd/>
                        </a:ln>
                      </wps:spPr>
                      <wps:txbx>
                        <w:txbxContent>
                          <w:p w14:paraId="08064282"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7287C" id="_x0000_s1031" type="#_x0000_t202" style="position:absolute;margin-left:3.75pt;margin-top:410.1pt;width:240.75pt;height:35.5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" stroked="f">
                <v:textbox style="mso-fit-shape-to-text:t">
                  <w:txbxContent>
                    <w:p w14:paraId="08064282"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C32E8B" w:rsidRPr="007308D8" w:rsidRDefault="00C32E8B"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13754E">
        <w:rPr>
          <w:rFonts w:ascii="Times New Roman" w:eastAsia="Times New Roman" w:hAnsi="Times New Roman" w:cs="Times New Roman"/>
          <w:b/>
          <w:noProof/>
          <w:sz w:val="24"/>
          <w:szCs w:val="24"/>
          <w:lang w:val="fr-FR" w:eastAsia="fr-FR"/>
        </w:rPr>
        <mc:AlternateContent>
          <mc:Choice Requires="wps">
            <w:drawing>
              <wp:anchor distT="0" distB="0" distL="114300" distR="114300" simplePos="0" relativeHeight="251660288" behindDoc="0" locked="0" layoutInCell="1" allowOverlap="1" wp14:anchorId="79E1D0A4" wp14:editId="670E273A">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8C22B" id="Double flèche horizontale 14" o:spid="_x0000_s1026" type="#_x0000_t69" style="position:absolute;margin-left:32.25pt;margin-top:402pt;width:209.2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Pr="0013754E">
        <w:rPr>
          <w:rFonts w:ascii="Times New Roman" w:eastAsia="Times New Roman" w:hAnsi="Times New Roman" w:cs="Times New Roman"/>
          <w:b/>
          <w:noProof/>
          <w:sz w:val="24"/>
          <w:szCs w:val="24"/>
          <w:lang w:val="fr-FR" w:eastAsia="fr-FR"/>
        </w:rPr>
        <mc:AlternateContent>
          <mc:Choice Requires="wps">
            <w:drawing>
              <wp:anchor distT="0" distB="0" distL="114300" distR="114300" simplePos="0" relativeHeight="251661312" behindDoc="0" locked="0" layoutInCell="1" allowOverlap="1" wp14:anchorId="2503BB75" wp14:editId="1B3B33C0">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27726" id="Double flèche horizontale 15" o:spid="_x0000_s1026" type="#_x0000_t69" style="position:absolute;margin-left:247.45pt;margin-top:401.95pt;width:206.25pt;height: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Pr="0013754E">
        <w:rPr>
          <w:rFonts w:ascii="Times New Roman" w:eastAsia="Times New Roman" w:hAnsi="Times New Roman" w:cs="Times New Roman"/>
          <w:b/>
          <w:noProof/>
          <w:sz w:val="24"/>
          <w:szCs w:val="24"/>
          <w:lang w:val="fr-FR" w:eastAsia="fr-FR"/>
        </w:rPr>
        <w:drawing>
          <wp:inline distT="0" distB="0" distL="0" distR="0" wp14:anchorId="493D01B9" wp14:editId="44780028">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402F823B"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79A3F2E9" w14:textId="77777777" w:rsidR="00760250" w:rsidRPr="0013754E" w:rsidRDefault="00760250" w:rsidP="00760250">
      <w:pPr>
        <w:spacing w:before="240" w:after="240" w:line="276" w:lineRule="auto"/>
        <w:rPr>
          <w:rFonts w:ascii="Times New Roman" w:eastAsia="Times New Roman" w:hAnsi="Times New Roman" w:cs="Times New Roman"/>
          <w:b/>
          <w:sz w:val="24"/>
          <w:szCs w:val="24"/>
        </w:rPr>
      </w:pPr>
    </w:p>
    <w:p w14:paraId="21AAE0EA" w14:textId="207A1938" w:rsidR="00760250" w:rsidRPr="0013754E" w:rsidRDefault="00760250" w:rsidP="00760250">
      <w:pPr>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b/>
          <w:sz w:val="24"/>
          <w:szCs w:val="24"/>
        </w:rPr>
        <w:t>Figure 6</w:t>
      </w:r>
      <w:r w:rsidR="00EC12D4" w:rsidRPr="0013754E">
        <w:rPr>
          <w:rFonts w:ascii="Times New Roman" w:eastAsia="Times New Roman" w:hAnsi="Times New Roman" w:cs="Times New Roman"/>
          <w:b/>
          <w:sz w:val="24"/>
          <w:szCs w:val="24"/>
        </w:rPr>
        <w:t>.</w:t>
      </w:r>
      <w:r w:rsidR="00F267BC" w:rsidRPr="0013754E">
        <w:rPr>
          <w:rFonts w:ascii="Times New Roman" w:eastAsia="Times New Roman" w:hAnsi="Times New Roman" w:cs="Times New Roman"/>
          <w:b/>
          <w:sz w:val="24"/>
          <w:szCs w:val="24"/>
        </w:rPr>
        <w:t xml:space="preserve"> </w:t>
      </w:r>
      <w:r w:rsidR="00F267BC" w:rsidRPr="0013754E">
        <w:rPr>
          <w:rFonts w:ascii="Times New Roman" w:eastAsia="Times New Roman" w:hAnsi="Times New Roman" w:cs="Times New Roman"/>
          <w:sz w:val="24"/>
          <w:szCs w:val="24"/>
        </w:rPr>
        <w:t>FPR from TGI tests performed between sampling executed up to 9 generations before or after the event (arrow) when compared with sampling done the generation after the event for prior samplings, or the generation before the event for posterior samplings. 95% confidence intervals are displayed by bars.</w:t>
      </w:r>
    </w:p>
    <w:p w14:paraId="338325AF" w14:textId="77777777" w:rsidR="00760250" w:rsidRPr="0013754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494978A6" w14:textId="77777777" w:rsidR="00760250" w:rsidRPr="0013754E" w:rsidRDefault="00760250" w:rsidP="00760250">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22A65C7C" w14:textId="0FC202B4" w:rsidR="00563238" w:rsidRPr="0013754E" w:rsidRDefault="00563238" w:rsidP="00760250">
      <w:pPr>
        <w:widowControl w:val="0"/>
        <w:autoSpaceDE w:val="0"/>
        <w:autoSpaceDN w:val="0"/>
        <w:adjustRightInd w:val="0"/>
        <w:spacing w:before="240" w:after="240" w:line="276" w:lineRule="auto"/>
      </w:pPr>
    </w:p>
    <w:p w14:paraId="20EE7C99" w14:textId="52DBCF3E" w:rsidR="00F267BC" w:rsidRPr="0013754E" w:rsidRDefault="00F267BC" w:rsidP="00760250">
      <w:pPr>
        <w:widowControl w:val="0"/>
        <w:autoSpaceDE w:val="0"/>
        <w:autoSpaceDN w:val="0"/>
        <w:adjustRightInd w:val="0"/>
        <w:spacing w:before="240" w:after="240" w:line="276" w:lineRule="auto"/>
      </w:pPr>
    </w:p>
    <w:p w14:paraId="3F1516B2" w14:textId="01F7AC63" w:rsidR="00F267BC" w:rsidRPr="0013754E"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b/>
          <w:sz w:val="24"/>
          <w:szCs w:val="24"/>
        </w:rPr>
        <w:lastRenderedPageBreak/>
        <w:t>ANNEX A:</w:t>
      </w:r>
      <w:r w:rsidRPr="0013754E">
        <w:rPr>
          <w:rFonts w:ascii="Times New Roman" w:eastAsia="Times New Roman" w:hAnsi="Times New Roman" w:cs="Times New Roman"/>
          <w:sz w:val="24"/>
          <w:szCs w:val="24"/>
        </w:rPr>
        <w:t xml:space="preserve"> Roger</w:t>
      </w:r>
      <w:r w:rsidR="00B61152">
        <w:rPr>
          <w:rFonts w:ascii="Times New Roman" w:eastAsia="Times New Roman" w:hAnsi="Times New Roman" w:cs="Times New Roman"/>
          <w:sz w:val="24"/>
          <w:szCs w:val="24"/>
        </w:rPr>
        <w:t>s</w:t>
      </w:r>
      <w:r w:rsidRPr="0013754E">
        <w:rPr>
          <w:rFonts w:ascii="Times New Roman" w:eastAsia="Times New Roman" w:hAnsi="Times New Roman" w:cs="Times New Roman"/>
          <w:sz w:val="24"/>
          <w:szCs w:val="24"/>
        </w:rPr>
        <w:t>’</w:t>
      </w:r>
      <w:r w:rsidR="00B61152">
        <w:rPr>
          <w:rFonts w:ascii="Times New Roman" w:eastAsia="Times New Roman" w:hAnsi="Times New Roman" w:cs="Times New Roman"/>
          <w:sz w:val="24"/>
          <w:szCs w:val="24"/>
        </w:rPr>
        <w:t xml:space="preserve"> </w:t>
      </w:r>
      <w:r w:rsidRPr="0013754E">
        <w:rPr>
          <w:rFonts w:ascii="Times New Roman" w:eastAsia="Times New Roman" w:hAnsi="Times New Roman" w:cs="Times New Roman"/>
          <w:sz w:val="24"/>
          <w:szCs w:val="24"/>
        </w:rPr>
        <w:t>genetic distance</w:t>
      </w:r>
    </w:p>
    <w:p w14:paraId="271489FA" w14:textId="7668E7EB" w:rsidR="00F267BC" w:rsidRPr="00892C00" w:rsidRDefault="00F267BC"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lang w:val="en-GB"/>
        </w:rPr>
      </w:pPr>
      <w:r w:rsidRPr="00892C00">
        <w:rPr>
          <w:rFonts w:ascii="Times New Roman" w:eastAsia="Times New Roman" w:hAnsi="Times New Roman" w:cs="Times New Roman"/>
          <w:sz w:val="24"/>
          <w:szCs w:val="24"/>
          <w:lang w:val="en-GB"/>
        </w:rPr>
        <w:t xml:space="preserve">Given </w:t>
      </w:r>
      <m:oMath>
        <m:r>
          <w:rPr>
            <w:rFonts w:ascii="Cambria Math" w:eastAsia="Times New Roman" w:hAnsi="Cambria Math" w:cs="Times New Roman"/>
            <w:sz w:val="24"/>
            <w:szCs w:val="24"/>
          </w:rPr>
          <m:t>L</m:t>
        </m:r>
      </m:oMath>
      <w:r w:rsidRPr="00892C00">
        <w:rPr>
          <w:rFonts w:ascii="Times New Roman" w:eastAsia="Times New Roman" w:hAnsi="Times New Roman" w:cs="Times New Roman"/>
          <w:sz w:val="24"/>
          <w:szCs w:val="24"/>
          <w:lang w:val="en-GB"/>
        </w:rPr>
        <w:t xml:space="preserve"> </w:t>
      </w:r>
      <w:r w:rsidR="00892C00">
        <w:rPr>
          <w:rFonts w:ascii="Times New Roman" w:eastAsia="Times New Roman" w:hAnsi="Times New Roman" w:cs="Times New Roman"/>
          <w:sz w:val="24"/>
          <w:szCs w:val="24"/>
          <w:lang w:val="en-GB"/>
        </w:rPr>
        <w:t xml:space="preserve">the number of </w:t>
      </w:r>
      <w:r w:rsidRPr="00892C00">
        <w:rPr>
          <w:rFonts w:ascii="Times New Roman" w:eastAsia="Times New Roman" w:hAnsi="Times New Roman" w:cs="Times New Roman"/>
          <w:sz w:val="24"/>
          <w:szCs w:val="24"/>
          <w:lang w:val="en-GB"/>
        </w:rPr>
        <w:t>loci</w:t>
      </w:r>
      <w:r w:rsidR="00892C00" w:rsidRPr="00892C00">
        <w:rPr>
          <w:rFonts w:ascii="Times New Roman" w:eastAsia="Times New Roman" w:hAnsi="Times New Roman" w:cs="Times New Roman"/>
          <w:sz w:val="24"/>
          <w:szCs w:val="24"/>
          <w:lang w:val="en-GB"/>
        </w:rPr>
        <w:t>,</w:t>
      </w:r>
      <w:r w:rsidRPr="00892C00">
        <w:rPr>
          <w:rFonts w:ascii="Times New Roman" w:eastAsia="Times New Roman" w:hAnsi="Times New Roman" w:cs="Times New Roman"/>
          <w:sz w:val="24"/>
          <w:szCs w:val="24"/>
          <w:lang w:val="en-GB"/>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oMath>
      <w:r w:rsidR="00892C00">
        <w:rPr>
          <w:rFonts w:ascii="Times New Roman" w:eastAsia="Times New Roman" w:hAnsi="Times New Roman" w:cs="Times New Roman"/>
          <w:sz w:val="24"/>
          <w:szCs w:val="24"/>
        </w:rPr>
        <w:t>the number of</w:t>
      </w:r>
      <w:r w:rsidRPr="00892C00">
        <w:rPr>
          <w:rFonts w:ascii="Times New Roman" w:eastAsia="Times New Roman" w:hAnsi="Times New Roman" w:cs="Times New Roman"/>
          <w:i/>
          <w:sz w:val="24"/>
          <w:szCs w:val="24"/>
          <w:lang w:val="en-GB"/>
        </w:rPr>
        <w:t xml:space="preserve"> </w:t>
      </w:r>
      <w:r w:rsidRPr="00892C00">
        <w:rPr>
          <w:rFonts w:ascii="Times New Roman" w:eastAsia="Times New Roman" w:hAnsi="Times New Roman" w:cs="Times New Roman"/>
          <w:sz w:val="24"/>
          <w:szCs w:val="24"/>
          <w:lang w:val="en-GB"/>
        </w:rPr>
        <w:t>alleles</w:t>
      </w:r>
      <w:r w:rsidR="00892C00">
        <w:rPr>
          <w:rFonts w:ascii="Times New Roman" w:eastAsia="Times New Roman" w:hAnsi="Times New Roman" w:cs="Times New Roman"/>
          <w:sz w:val="24"/>
          <w:szCs w:val="24"/>
          <w:lang w:val="en-GB"/>
        </w:rPr>
        <w:t xml:space="preserve"> observed in locus </w:t>
      </w:r>
      <w:r w:rsidR="00892C00">
        <w:rPr>
          <w:rFonts w:ascii="Times New Roman" w:eastAsia="Times New Roman" w:hAnsi="Times New Roman" w:cs="Times New Roman"/>
          <w:i/>
          <w:iCs/>
          <w:sz w:val="24"/>
          <w:szCs w:val="24"/>
          <w:lang w:val="en-GB"/>
        </w:rPr>
        <w:t>k</w:t>
      </w:r>
      <w:r w:rsidR="00892C00" w:rsidRPr="00892C00">
        <w:rPr>
          <w:rFonts w:ascii="Times New Roman" w:eastAsia="Times New Roman" w:hAnsi="Times New Roman" w:cs="Times New Roman"/>
          <w:sz w:val="24"/>
          <w:szCs w:val="24"/>
          <w:lang w:val="en-GB"/>
        </w:rPr>
        <w:t>,</w:t>
      </w:r>
      <w:r w:rsidR="00892C00">
        <w:rPr>
          <w:rFonts w:ascii="Times New Roman" w:eastAsia="Times New Roman" w:hAnsi="Times New Roman" w:cs="Times New Roman"/>
          <w:sz w:val="24"/>
          <w:szCs w:val="24"/>
          <w:lang w:val="en-GB"/>
        </w:rPr>
        <w:t xml:space="preserve"> and</w:t>
      </w:r>
      <w:r w:rsidR="00892C00" w:rsidRPr="00892C00">
        <w:rPr>
          <w:rFonts w:ascii="Times New Roman" w:eastAsia="Times New Roman" w:hAnsi="Times New Roman" w:cs="Times New Roman"/>
          <w:sz w:val="24"/>
          <w:szCs w:val="24"/>
          <w:lang w:val="en-GB"/>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lang w:val="en-GB"/>
                  </w:rPr>
                  <m:t>1</m:t>
                </m:r>
              </m:sub>
            </m:sSub>
            <m:r>
              <w:rPr>
                <w:rFonts w:ascii="Cambria Math" w:eastAsia="Times New Roman" w:hAnsi="Cambria Math" w:cs="Times New Roman"/>
                <w:sz w:val="24"/>
                <w:szCs w:val="24"/>
                <w:lang w:val="en-GB"/>
              </w:rPr>
              <m:t>,</m:t>
            </m:r>
            <m:r>
              <w:rPr>
                <w:rFonts w:ascii="Cambria Math" w:eastAsia="Times New Roman" w:hAnsi="Cambria Math" w:cs="Times New Roman"/>
                <w:sz w:val="24"/>
                <w:szCs w:val="24"/>
              </w:rPr>
              <m:t>j</m:t>
            </m:r>
            <m:r>
              <w:rPr>
                <w:rFonts w:ascii="Cambria Math" w:eastAsia="Times New Roman" w:hAnsi="Cambria Math" w:cs="Times New Roman"/>
                <w:sz w:val="24"/>
                <w:szCs w:val="24"/>
                <w:lang w:val="en-GB"/>
              </w:rPr>
              <m:t>,</m:t>
            </m:r>
            <m:r>
              <w:rPr>
                <w:rFonts w:ascii="Cambria Math" w:eastAsia="Times New Roman" w:hAnsi="Cambria Math" w:cs="Times New Roman"/>
                <w:sz w:val="24"/>
                <w:szCs w:val="24"/>
              </w:rPr>
              <m:t>k</m:t>
            </m:r>
          </m:sub>
        </m:sSub>
      </m:oMath>
      <w:r w:rsidR="00892C00" w:rsidRPr="00892C00">
        <w:rPr>
          <w:rFonts w:ascii="Times New Roman" w:eastAsia="Times New Roman" w:hAnsi="Times New Roman" w:cs="Times New Roman"/>
          <w:sz w:val="24"/>
          <w:szCs w:val="24"/>
          <w:lang w:val="en-GB"/>
        </w:rPr>
        <w:t xml:space="preserve"> a</w:t>
      </w:r>
      <w:r w:rsidR="00892C00">
        <w:rPr>
          <w:rFonts w:ascii="Times New Roman" w:eastAsia="Times New Roman" w:hAnsi="Times New Roman" w:cs="Times New Roman"/>
          <w:sz w:val="24"/>
          <w:szCs w:val="24"/>
          <w:lang w:val="en-GB"/>
        </w:rPr>
        <w:t>nd</w:t>
      </w:r>
      <w:r w:rsidR="00892C00" w:rsidRPr="00892C00">
        <w:rPr>
          <w:rFonts w:ascii="Times New Roman" w:eastAsia="Times New Roman" w:hAnsi="Times New Roman" w:cs="Times New Roman"/>
          <w:sz w:val="24"/>
          <w:szCs w:val="24"/>
          <w:lang w:val="en-GB"/>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lang w:val="en-GB"/>
                  </w:rPr>
                  <m:t>2</m:t>
                </m:r>
              </m:sub>
            </m:sSub>
            <m:r>
              <w:rPr>
                <w:rFonts w:ascii="Cambria Math" w:eastAsia="Times New Roman" w:hAnsi="Cambria Math" w:cs="Times New Roman"/>
                <w:sz w:val="24"/>
                <w:szCs w:val="24"/>
                <w:lang w:val="en-GB"/>
              </w:rPr>
              <m:t>,</m:t>
            </m:r>
            <m:r>
              <w:rPr>
                <w:rFonts w:ascii="Cambria Math" w:eastAsia="Times New Roman" w:hAnsi="Cambria Math" w:cs="Times New Roman"/>
                <w:sz w:val="24"/>
                <w:szCs w:val="24"/>
              </w:rPr>
              <m:t>j</m:t>
            </m:r>
            <m:r>
              <w:rPr>
                <w:rFonts w:ascii="Cambria Math" w:eastAsia="Times New Roman" w:hAnsi="Cambria Math" w:cs="Times New Roman"/>
                <w:sz w:val="24"/>
                <w:szCs w:val="24"/>
                <w:lang w:val="en-GB"/>
              </w:rPr>
              <m:t>,</m:t>
            </m:r>
            <m:r>
              <w:rPr>
                <w:rFonts w:ascii="Cambria Math" w:eastAsia="Times New Roman" w:hAnsi="Cambria Math" w:cs="Times New Roman"/>
                <w:sz w:val="24"/>
                <w:szCs w:val="24"/>
              </w:rPr>
              <m:t>k</m:t>
            </m:r>
          </m:sub>
        </m:sSub>
      </m:oMath>
      <w:r w:rsidR="00892C00">
        <w:rPr>
          <w:rFonts w:ascii="Times New Roman" w:eastAsia="Times New Roman" w:hAnsi="Times New Roman" w:cs="Times New Roman"/>
          <w:sz w:val="24"/>
          <w:szCs w:val="24"/>
        </w:rPr>
        <w:t xml:space="preserve"> the </w:t>
      </w:r>
      <w:r w:rsidR="00892C00" w:rsidRPr="00892C00">
        <w:rPr>
          <w:rFonts w:ascii="Times New Roman" w:eastAsia="Times New Roman" w:hAnsi="Times New Roman" w:cs="Times New Roman"/>
          <w:sz w:val="24"/>
          <w:szCs w:val="24"/>
        </w:rPr>
        <w:t>proportion</w:t>
      </w:r>
      <w:r w:rsidR="00892C00">
        <w:rPr>
          <w:rFonts w:ascii="Times New Roman" w:eastAsia="Times New Roman" w:hAnsi="Times New Roman" w:cs="Times New Roman"/>
          <w:sz w:val="24"/>
          <w:szCs w:val="24"/>
        </w:rPr>
        <w:t>s</w:t>
      </w:r>
      <w:r w:rsidR="00892C00" w:rsidRPr="00892C00">
        <w:rPr>
          <w:rFonts w:ascii="Times New Roman" w:eastAsia="Times New Roman" w:hAnsi="Times New Roman" w:cs="Times New Roman"/>
          <w:sz w:val="24"/>
          <w:szCs w:val="24"/>
        </w:rPr>
        <w:t xml:space="preserve"> of allele </w:t>
      </w:r>
      <w:r w:rsidR="00892C00" w:rsidRPr="00892C00">
        <w:rPr>
          <w:rFonts w:ascii="Times New Roman" w:eastAsia="Times New Roman" w:hAnsi="Times New Roman" w:cs="Times New Roman"/>
          <w:i/>
          <w:iCs/>
          <w:sz w:val="24"/>
          <w:szCs w:val="24"/>
        </w:rPr>
        <w:t>j</w:t>
      </w:r>
      <w:r w:rsidR="00892C00" w:rsidRPr="00892C00">
        <w:rPr>
          <w:rFonts w:ascii="Times New Roman" w:eastAsia="Times New Roman" w:hAnsi="Times New Roman" w:cs="Times New Roman"/>
          <w:sz w:val="24"/>
          <w:szCs w:val="24"/>
        </w:rPr>
        <w:t xml:space="preserve"> at locus </w:t>
      </w:r>
      <w:r w:rsidR="00892C00" w:rsidRPr="00892C00">
        <w:rPr>
          <w:rFonts w:ascii="Times New Roman" w:eastAsia="Times New Roman" w:hAnsi="Times New Roman" w:cs="Times New Roman"/>
          <w:i/>
          <w:iCs/>
          <w:sz w:val="24"/>
          <w:szCs w:val="24"/>
        </w:rPr>
        <w:t>k</w:t>
      </w:r>
      <w:r w:rsidR="00892C00" w:rsidRPr="00892C00">
        <w:rPr>
          <w:rFonts w:ascii="Times New Roman" w:eastAsia="Times New Roman" w:hAnsi="Times New Roman" w:cs="Times New Roman"/>
          <w:sz w:val="24"/>
          <w:szCs w:val="24"/>
        </w:rPr>
        <w:t xml:space="preserve"> in population</w:t>
      </w:r>
      <w:r w:rsidR="00892C00">
        <w:rPr>
          <w:rFonts w:ascii="Times New Roman" w:eastAsia="Times New Roman" w:hAnsi="Times New Roman" w:cs="Times New Roman"/>
          <w:sz w:val="24"/>
          <w:szCs w:val="24"/>
        </w:rPr>
        <w:t>s</w:t>
      </w:r>
      <w:r w:rsidR="00892C00" w:rsidRPr="00892C00">
        <w:rPr>
          <w:rFonts w:ascii="Times New Roman" w:eastAsia="Times New Roman" w:hAnsi="Times New Roman" w:cs="Times New Roman"/>
          <w:sz w:val="24"/>
          <w:szCs w:val="24"/>
        </w:rPr>
        <w:t xml:space="preserve"> 1</w:t>
      </w:r>
      <w:r w:rsidR="00892C00">
        <w:rPr>
          <w:rFonts w:ascii="Times New Roman" w:eastAsia="Times New Roman" w:hAnsi="Times New Roman" w:cs="Times New Roman"/>
          <w:sz w:val="24"/>
          <w:szCs w:val="24"/>
        </w:rPr>
        <w:t xml:space="preserve"> and 2, respectively,</w:t>
      </w:r>
      <w:r w:rsidRPr="00892C00">
        <w:rPr>
          <w:rFonts w:ascii="Times New Roman" w:eastAsia="Times New Roman" w:hAnsi="Times New Roman" w:cs="Times New Roman"/>
          <w:sz w:val="24"/>
          <w:szCs w:val="24"/>
          <w:lang w:val="en-GB"/>
        </w:rPr>
        <w:t>:</w:t>
      </w:r>
    </w:p>
    <w:p w14:paraId="59FDF118" w14:textId="77777777" w:rsidR="00F267BC" w:rsidRPr="0013754E" w:rsidRDefault="00201BE2"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542E78EC" w14:textId="39B3D5E0" w:rsidR="00F267BC" w:rsidRPr="00892C00" w:rsidRDefault="00892C00" w:rsidP="00F267BC">
      <w:pPr>
        <w:widowControl w:val="0"/>
        <w:autoSpaceDE w:val="0"/>
        <w:autoSpaceDN w:val="0"/>
        <w:adjustRightInd w:val="0"/>
        <w:spacing w:before="240" w:after="240" w:line="276" w:lineRule="auto"/>
        <w:rPr>
          <w:rFonts w:ascii="Times New Roman" w:eastAsia="Times New Roman" w:hAnsi="Times New Roman" w:cs="Times New Roman"/>
          <w:bCs/>
          <w:sz w:val="24"/>
          <w:szCs w:val="24"/>
        </w:rPr>
      </w:pPr>
      <w:r w:rsidRPr="00892C00">
        <w:rPr>
          <w:rFonts w:ascii="Times New Roman" w:eastAsia="Times New Roman" w:hAnsi="Times New Roman" w:cs="Times New Roman"/>
          <w:bCs/>
          <w:sz w:val="24"/>
          <w:szCs w:val="24"/>
        </w:rPr>
        <w:t>The sum of the allele proportions for any locus in any population is 1.</w:t>
      </w:r>
    </w:p>
    <w:p w14:paraId="15E1CD07" w14:textId="77777777" w:rsidR="00F267BC" w:rsidRPr="0013754E"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13754E">
        <w:rPr>
          <w:rFonts w:ascii="Times New Roman" w:eastAsia="Times New Roman" w:hAnsi="Times New Roman" w:cs="Times New Roman"/>
          <w:b/>
          <w:sz w:val="24"/>
          <w:szCs w:val="24"/>
        </w:rPr>
        <w:t xml:space="preserve">ANNEX B: </w:t>
      </w:r>
      <w:r w:rsidRPr="0013754E">
        <w:rPr>
          <w:rFonts w:ascii="Times New Roman" w:eastAsia="Times New Roman" w:hAnsi="Times New Roman" w:cs="Times New Roman"/>
          <w:sz w:val="24"/>
          <w:szCs w:val="24"/>
        </w:rPr>
        <w:t>TGI function</w:t>
      </w:r>
    </w:p>
    <w:p w14:paraId="12835079"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mat1: the genotypic matrix associated with the first sampling; must be a </w:t>
      </w:r>
      <w:proofErr w:type="spellStart"/>
      <w:r w:rsidRPr="0013754E">
        <w:rPr>
          <w:rFonts w:ascii="Courier New" w:eastAsia="Times New Roman" w:hAnsi="Courier New" w:cs="Courier New"/>
          <w:b/>
          <w:bCs/>
          <w:sz w:val="16"/>
          <w:szCs w:val="16"/>
        </w:rPr>
        <w:t>genind</w:t>
      </w:r>
      <w:proofErr w:type="spellEnd"/>
      <w:r w:rsidRPr="0013754E">
        <w:rPr>
          <w:rFonts w:ascii="Courier New" w:eastAsia="Times New Roman" w:hAnsi="Courier New" w:cs="Courier New"/>
          <w:b/>
          <w:bCs/>
          <w:sz w:val="16"/>
          <w:szCs w:val="16"/>
        </w:rPr>
        <w:t xml:space="preserve"> object</w:t>
      </w:r>
    </w:p>
    <w:p w14:paraId="52B2FE02"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mat2: the genotypic matrix associated with the second sampling; must be a </w:t>
      </w:r>
      <w:proofErr w:type="spellStart"/>
      <w:r w:rsidRPr="0013754E">
        <w:rPr>
          <w:rFonts w:ascii="Courier New" w:eastAsia="Times New Roman" w:hAnsi="Courier New" w:cs="Courier New"/>
          <w:b/>
          <w:bCs/>
          <w:sz w:val="16"/>
          <w:szCs w:val="16"/>
        </w:rPr>
        <w:t>genind</w:t>
      </w:r>
      <w:proofErr w:type="spellEnd"/>
      <w:r w:rsidRPr="0013754E">
        <w:rPr>
          <w:rFonts w:ascii="Courier New" w:eastAsia="Times New Roman" w:hAnsi="Courier New" w:cs="Courier New"/>
          <w:b/>
          <w:bCs/>
          <w:sz w:val="16"/>
          <w:szCs w:val="16"/>
        </w:rPr>
        <w:t xml:space="preserve"> object</w:t>
      </w:r>
    </w:p>
    <w:p w14:paraId="37C77A94"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nperm</w:t>
      </w:r>
      <w:proofErr w:type="spellEnd"/>
      <w:r w:rsidRPr="0013754E">
        <w:rPr>
          <w:rFonts w:ascii="Courier New" w:eastAsia="Times New Roman" w:hAnsi="Courier New" w:cs="Courier New"/>
          <w:b/>
          <w:bCs/>
          <w:sz w:val="16"/>
          <w:szCs w:val="16"/>
        </w:rPr>
        <w:t xml:space="preserve">: the </w:t>
      </w:r>
      <w:proofErr w:type="spellStart"/>
      <w:r w:rsidRPr="0013754E">
        <w:rPr>
          <w:rFonts w:ascii="Courier New" w:eastAsia="Times New Roman" w:hAnsi="Courier New" w:cs="Courier New"/>
          <w:b/>
          <w:bCs/>
          <w:sz w:val="16"/>
          <w:szCs w:val="16"/>
        </w:rPr>
        <w:t>the</w:t>
      </w:r>
      <w:proofErr w:type="spellEnd"/>
      <w:r w:rsidRPr="0013754E">
        <w:rPr>
          <w:rFonts w:ascii="Courier New" w:eastAsia="Times New Roman" w:hAnsi="Courier New" w:cs="Courier New"/>
          <w:b/>
          <w:bCs/>
          <w:sz w:val="16"/>
          <w:szCs w:val="16"/>
        </w:rPr>
        <w:t xml:space="preserve"> number of permutations used in the evaluation of significance</w:t>
      </w:r>
    </w:p>
    <w:p w14:paraId="7AB65029" w14:textId="429ACEB7" w:rsidR="00F267BC"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seed.: you may specify a seed by using this argument</w:t>
      </w:r>
    </w:p>
    <w:p w14:paraId="47F927B5" w14:textId="77777777" w:rsidR="001B17EF" w:rsidRPr="0013754E" w:rsidRDefault="001B17EF"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p>
    <w:p w14:paraId="1B476D6F" w14:textId="77777777" w:rsidR="001B17EF" w:rsidRDefault="001B17EF"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B17EF">
        <w:rPr>
          <w:rFonts w:ascii="Courier New" w:eastAsia="Times New Roman" w:hAnsi="Courier New" w:cs="Courier New"/>
          <w:b/>
          <w:bCs/>
          <w:sz w:val="16"/>
          <w:szCs w:val="16"/>
        </w:rPr>
        <w:t xml:space="preserve"># </w:t>
      </w:r>
      <w:proofErr w:type="gramStart"/>
      <w:r w:rsidRPr="001B17EF">
        <w:rPr>
          <w:rFonts w:ascii="Courier New" w:eastAsia="Times New Roman" w:hAnsi="Courier New" w:cs="Courier New"/>
          <w:b/>
          <w:bCs/>
          <w:sz w:val="16"/>
          <w:szCs w:val="16"/>
        </w:rPr>
        <w:t>method :</w:t>
      </w:r>
      <w:proofErr w:type="gramEnd"/>
      <w:r w:rsidRPr="001B17EF">
        <w:rPr>
          <w:rFonts w:ascii="Courier New" w:eastAsia="Times New Roman" w:hAnsi="Courier New" w:cs="Courier New"/>
          <w:b/>
          <w:bCs/>
          <w:sz w:val="16"/>
          <w:szCs w:val="16"/>
        </w:rPr>
        <w:t xml:space="preserve"> a number between 1 and 5. Five genetic distances are available in function </w:t>
      </w:r>
      <w:proofErr w:type="spellStart"/>
      <w:r w:rsidRPr="001B17EF">
        <w:rPr>
          <w:rFonts w:ascii="Courier New" w:eastAsia="Times New Roman" w:hAnsi="Courier New" w:cs="Courier New"/>
          <w:b/>
          <w:bCs/>
          <w:sz w:val="16"/>
          <w:szCs w:val="16"/>
        </w:rPr>
        <w:t>dist.genpop</w:t>
      </w:r>
      <w:proofErr w:type="spellEnd"/>
      <w:r w:rsidRPr="001B17EF">
        <w:rPr>
          <w:rFonts w:ascii="Courier New" w:eastAsia="Times New Roman" w:hAnsi="Courier New" w:cs="Courier New"/>
          <w:b/>
          <w:bCs/>
          <w:sz w:val="16"/>
          <w:szCs w:val="16"/>
        </w:rPr>
        <w:t xml:space="preserve"> </w:t>
      </w:r>
      <w:r>
        <w:rPr>
          <w:rFonts w:ascii="Courier New" w:eastAsia="Times New Roman" w:hAnsi="Courier New" w:cs="Courier New"/>
          <w:b/>
          <w:bCs/>
          <w:sz w:val="16"/>
          <w:szCs w:val="16"/>
        </w:rPr>
        <w:t xml:space="preserve"># </w:t>
      </w:r>
      <w:r w:rsidRPr="001B17EF">
        <w:rPr>
          <w:rFonts w:ascii="Courier New" w:eastAsia="Times New Roman" w:hAnsi="Courier New" w:cs="Courier New"/>
          <w:b/>
          <w:bCs/>
          <w:sz w:val="16"/>
          <w:szCs w:val="16"/>
        </w:rPr>
        <w:t xml:space="preserve">of the </w:t>
      </w:r>
      <w:proofErr w:type="spellStart"/>
      <w:r w:rsidRPr="001B17EF">
        <w:rPr>
          <w:rFonts w:ascii="Courier New" w:eastAsia="Times New Roman" w:hAnsi="Courier New" w:cs="Courier New"/>
          <w:b/>
          <w:bCs/>
          <w:sz w:val="16"/>
          <w:szCs w:val="16"/>
        </w:rPr>
        <w:t>adegenet</w:t>
      </w:r>
      <w:proofErr w:type="spellEnd"/>
      <w:r w:rsidRPr="001B17EF">
        <w:rPr>
          <w:rFonts w:ascii="Courier New" w:eastAsia="Times New Roman" w:hAnsi="Courier New" w:cs="Courier New"/>
          <w:b/>
          <w:bCs/>
          <w:sz w:val="16"/>
          <w:szCs w:val="16"/>
        </w:rPr>
        <w:t xml:space="preserve"> package. </w:t>
      </w:r>
    </w:p>
    <w:p w14:paraId="4CC55E01" w14:textId="77777777" w:rsidR="001B17EF" w:rsidRDefault="001B17EF"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Pr>
          <w:rFonts w:ascii="Courier New" w:eastAsia="Times New Roman" w:hAnsi="Courier New" w:cs="Courier New"/>
          <w:b/>
          <w:bCs/>
          <w:sz w:val="16"/>
          <w:szCs w:val="16"/>
        </w:rPr>
        <w:t xml:space="preserve"># </w:t>
      </w:r>
      <w:r w:rsidRPr="001B17EF">
        <w:rPr>
          <w:rFonts w:ascii="Courier New" w:eastAsia="Times New Roman" w:hAnsi="Courier New" w:cs="Courier New"/>
          <w:b/>
          <w:bCs/>
          <w:sz w:val="16"/>
          <w:szCs w:val="16"/>
        </w:rPr>
        <w:t xml:space="preserve">They </w:t>
      </w:r>
      <w:proofErr w:type="gramStart"/>
      <w:r w:rsidRPr="001B17EF">
        <w:rPr>
          <w:rFonts w:ascii="Courier New" w:eastAsia="Times New Roman" w:hAnsi="Courier New" w:cs="Courier New"/>
          <w:b/>
          <w:bCs/>
          <w:sz w:val="16"/>
          <w:szCs w:val="16"/>
        </w:rPr>
        <w:t>are :</w:t>
      </w:r>
      <w:proofErr w:type="gramEnd"/>
      <w:r w:rsidRPr="001B17EF">
        <w:rPr>
          <w:rFonts w:ascii="Courier New" w:eastAsia="Times New Roman" w:hAnsi="Courier New" w:cs="Courier New"/>
          <w:b/>
          <w:bCs/>
          <w:sz w:val="16"/>
          <w:szCs w:val="16"/>
        </w:rPr>
        <w:t xml:space="preserve"> (1) </w:t>
      </w:r>
      <w:proofErr w:type="spellStart"/>
      <w:r w:rsidRPr="001B17EF">
        <w:rPr>
          <w:rFonts w:ascii="Courier New" w:eastAsia="Times New Roman" w:hAnsi="Courier New" w:cs="Courier New"/>
          <w:b/>
          <w:bCs/>
          <w:sz w:val="16"/>
          <w:szCs w:val="16"/>
        </w:rPr>
        <w:t>Nei’s</w:t>
      </w:r>
      <w:proofErr w:type="spellEnd"/>
      <w:r w:rsidRPr="001B17EF">
        <w:rPr>
          <w:rFonts w:ascii="Courier New" w:eastAsia="Times New Roman" w:hAnsi="Courier New" w:cs="Courier New"/>
          <w:b/>
          <w:bCs/>
          <w:sz w:val="16"/>
          <w:szCs w:val="16"/>
        </w:rPr>
        <w:t xml:space="preserve"> D, (2) Edwards’ angular D, (3) Reynolds’ </w:t>
      </w:r>
      <w:proofErr w:type="spellStart"/>
      <w:r w:rsidRPr="001B17EF">
        <w:rPr>
          <w:rFonts w:ascii="Courier New" w:eastAsia="Times New Roman" w:hAnsi="Courier New" w:cs="Courier New"/>
          <w:b/>
          <w:bCs/>
          <w:sz w:val="16"/>
          <w:szCs w:val="16"/>
        </w:rPr>
        <w:t>coancestry</w:t>
      </w:r>
      <w:proofErr w:type="spellEnd"/>
      <w:r w:rsidRPr="001B17EF">
        <w:rPr>
          <w:rFonts w:ascii="Courier New" w:eastAsia="Times New Roman" w:hAnsi="Courier New" w:cs="Courier New"/>
          <w:b/>
          <w:bCs/>
          <w:sz w:val="16"/>
          <w:szCs w:val="16"/>
        </w:rPr>
        <w:t xml:space="preserve"> coefficient, (4) </w:t>
      </w:r>
    </w:p>
    <w:p w14:paraId="12CE0896" w14:textId="77777777" w:rsidR="001B17EF" w:rsidRDefault="001B17EF"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Pr>
          <w:rFonts w:ascii="Courier New" w:eastAsia="Times New Roman" w:hAnsi="Courier New" w:cs="Courier New"/>
          <w:b/>
          <w:bCs/>
          <w:sz w:val="16"/>
          <w:szCs w:val="16"/>
        </w:rPr>
        <w:t xml:space="preserve"># </w:t>
      </w:r>
      <w:r w:rsidRPr="001B17EF">
        <w:rPr>
          <w:rFonts w:ascii="Courier New" w:eastAsia="Times New Roman" w:hAnsi="Courier New" w:cs="Courier New"/>
          <w:b/>
          <w:bCs/>
          <w:sz w:val="16"/>
          <w:szCs w:val="16"/>
        </w:rPr>
        <w:t xml:space="preserve">Rogers’ D, (5) </w:t>
      </w:r>
      <w:proofErr w:type="spellStart"/>
      <w:r w:rsidRPr="001B17EF">
        <w:rPr>
          <w:rFonts w:ascii="Courier New" w:eastAsia="Times New Roman" w:hAnsi="Courier New" w:cs="Courier New"/>
          <w:b/>
          <w:bCs/>
          <w:sz w:val="16"/>
          <w:szCs w:val="16"/>
        </w:rPr>
        <w:t>Prevosti’s</w:t>
      </w:r>
      <w:proofErr w:type="spellEnd"/>
      <w:r w:rsidRPr="001B17EF">
        <w:rPr>
          <w:rFonts w:ascii="Courier New" w:eastAsia="Times New Roman" w:hAnsi="Courier New" w:cs="Courier New"/>
          <w:b/>
          <w:bCs/>
          <w:sz w:val="16"/>
          <w:szCs w:val="16"/>
        </w:rPr>
        <w:t xml:space="preserve"> absolute genetic D. Methods 2, 3 and 4 produce Euclidean distances, </w:t>
      </w:r>
    </w:p>
    <w:p w14:paraId="28BF3C16" w14:textId="2D4B0C25" w:rsidR="001B17EF" w:rsidRDefault="001B17EF"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Pr>
          <w:rFonts w:ascii="Courier New" w:eastAsia="Times New Roman" w:hAnsi="Courier New" w:cs="Courier New"/>
          <w:b/>
          <w:bCs/>
          <w:sz w:val="16"/>
          <w:szCs w:val="16"/>
        </w:rPr>
        <w:t xml:space="preserve"># </w:t>
      </w:r>
      <w:r w:rsidRPr="001B17EF">
        <w:rPr>
          <w:rFonts w:ascii="Courier New" w:eastAsia="Times New Roman" w:hAnsi="Courier New" w:cs="Courier New"/>
          <w:b/>
          <w:bCs/>
          <w:sz w:val="16"/>
          <w:szCs w:val="16"/>
        </w:rPr>
        <w:t xml:space="preserve">whereas methods 1 and 5 produce non-Euclidean distances, which produce negative eigenvalues and </w:t>
      </w:r>
      <w:r>
        <w:rPr>
          <w:rFonts w:ascii="Courier New" w:eastAsia="Times New Roman" w:hAnsi="Courier New" w:cs="Courier New"/>
          <w:b/>
          <w:bCs/>
          <w:sz w:val="16"/>
          <w:szCs w:val="16"/>
        </w:rPr>
        <w:t xml:space="preserve"># </w:t>
      </w:r>
      <w:r w:rsidRPr="001B17EF">
        <w:rPr>
          <w:rFonts w:ascii="Courier New" w:eastAsia="Times New Roman" w:hAnsi="Courier New" w:cs="Courier New"/>
          <w:b/>
          <w:bCs/>
          <w:sz w:val="16"/>
          <w:szCs w:val="16"/>
        </w:rPr>
        <w:t>complex eigenvectors in principal coordinate analysis.</w:t>
      </w:r>
    </w:p>
    <w:p w14:paraId="331DA46F" w14:textId="77777777" w:rsidR="001B17EF" w:rsidRDefault="001B17EF"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p>
    <w:p w14:paraId="6A253859" w14:textId="51724B4A"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correc</w:t>
      </w:r>
      <w:proofErr w:type="spellEnd"/>
      <w:r w:rsidRPr="0013754E">
        <w:rPr>
          <w:rFonts w:ascii="Courier New" w:eastAsia="Times New Roman" w:hAnsi="Courier New" w:cs="Courier New"/>
          <w:b/>
          <w:bCs/>
          <w:sz w:val="16"/>
          <w:szCs w:val="16"/>
        </w:rPr>
        <w:t xml:space="preserve">: correction for multiple </w:t>
      </w:r>
      <w:r w:rsidR="001B17EF">
        <w:rPr>
          <w:rFonts w:ascii="Courier New" w:eastAsia="Times New Roman" w:hAnsi="Courier New" w:cs="Courier New"/>
          <w:b/>
          <w:bCs/>
          <w:sz w:val="16"/>
          <w:szCs w:val="16"/>
        </w:rPr>
        <w:t xml:space="preserve"># </w:t>
      </w:r>
      <w:r w:rsidRPr="0013754E">
        <w:rPr>
          <w:rFonts w:ascii="Courier New" w:eastAsia="Times New Roman" w:hAnsi="Courier New" w:cs="Courier New"/>
          <w:b/>
          <w:bCs/>
          <w:sz w:val="16"/>
          <w:szCs w:val="16"/>
        </w:rPr>
        <w:t xml:space="preserve">inference; </w:t>
      </w:r>
      <w:proofErr w:type="gramStart"/>
      <w:r w:rsidRPr="0013754E">
        <w:rPr>
          <w:rFonts w:ascii="Courier New" w:eastAsia="Times New Roman" w:hAnsi="Courier New" w:cs="Courier New"/>
          <w:b/>
          <w:bCs/>
          <w:sz w:val="16"/>
          <w:szCs w:val="16"/>
        </w:rPr>
        <w:t>see ?</w:t>
      </w:r>
      <w:proofErr w:type="spellStart"/>
      <w:r w:rsidRPr="0013754E">
        <w:rPr>
          <w:rFonts w:ascii="Courier New" w:eastAsia="Times New Roman" w:hAnsi="Courier New" w:cs="Courier New"/>
          <w:b/>
          <w:bCs/>
          <w:sz w:val="16"/>
          <w:szCs w:val="16"/>
        </w:rPr>
        <w:t>p</w:t>
      </w:r>
      <w:proofErr w:type="gramEnd"/>
      <w:r w:rsidRPr="0013754E">
        <w:rPr>
          <w:rFonts w:ascii="Courier New" w:eastAsia="Times New Roman" w:hAnsi="Courier New" w:cs="Courier New"/>
          <w:b/>
          <w:bCs/>
          <w:sz w:val="16"/>
          <w:szCs w:val="16"/>
        </w:rPr>
        <w:t>.adjust</w:t>
      </w:r>
      <w:proofErr w:type="spellEnd"/>
    </w:p>
    <w:p w14:paraId="30EF9A15"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thresh_for_GL</w:t>
      </w:r>
      <w:proofErr w:type="spellEnd"/>
      <w:r w:rsidRPr="0013754E">
        <w:rPr>
          <w:rFonts w:ascii="Courier New" w:eastAsia="Times New Roman" w:hAnsi="Courier New" w:cs="Courier New"/>
          <w:b/>
          <w:bCs/>
          <w:sz w:val="16"/>
          <w:szCs w:val="16"/>
        </w:rPr>
        <w:t>: indicate here the threshold you want to use</w:t>
      </w:r>
    </w:p>
    <w:p w14:paraId="72F6D2BF"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p>
    <w:p w14:paraId="01FFCF4B" w14:textId="35368F71"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TGI &lt;- function (mat1, mat2, </w:t>
      </w:r>
      <w:proofErr w:type="spellStart"/>
      <w:r w:rsidRPr="0013754E">
        <w:rPr>
          <w:rFonts w:ascii="Courier New" w:eastAsia="Times New Roman" w:hAnsi="Courier New" w:cs="Courier New"/>
          <w:b/>
          <w:bCs/>
          <w:sz w:val="16"/>
          <w:szCs w:val="16"/>
        </w:rPr>
        <w:t>nperm</w:t>
      </w:r>
      <w:proofErr w:type="spellEnd"/>
      <w:r w:rsidRPr="0013754E">
        <w:rPr>
          <w:rFonts w:ascii="Courier New" w:eastAsia="Times New Roman" w:hAnsi="Courier New" w:cs="Courier New"/>
          <w:b/>
          <w:bCs/>
          <w:sz w:val="16"/>
          <w:szCs w:val="16"/>
        </w:rPr>
        <w:t xml:space="preserve"> = 999, seed. = NULL,</w:t>
      </w:r>
    </w:p>
    <w:p w14:paraId="4DC024EC" w14:textId="77777777" w:rsidR="00F267BC" w:rsidRPr="0013754E" w:rsidRDefault="00F267BC" w:rsidP="00F267BC">
      <w:pPr>
        <w:widowControl w:val="0"/>
        <w:autoSpaceDE w:val="0"/>
        <w:autoSpaceDN w:val="0"/>
        <w:adjustRightInd w:val="0"/>
        <w:spacing w:after="0" w:line="276" w:lineRule="auto"/>
        <w:ind w:left="1440"/>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method = 4, </w:t>
      </w:r>
      <w:proofErr w:type="spellStart"/>
      <w:r w:rsidRPr="0013754E">
        <w:rPr>
          <w:rFonts w:ascii="Courier New" w:eastAsia="Times New Roman" w:hAnsi="Courier New" w:cs="Courier New"/>
          <w:b/>
          <w:bCs/>
          <w:sz w:val="16"/>
          <w:szCs w:val="16"/>
        </w:rPr>
        <w:t>correc</w:t>
      </w:r>
      <w:proofErr w:type="spellEnd"/>
      <w:r w:rsidRPr="0013754E">
        <w:rPr>
          <w:rFonts w:ascii="Courier New" w:eastAsia="Times New Roman" w:hAnsi="Courier New" w:cs="Courier New"/>
          <w:b/>
          <w:bCs/>
          <w:sz w:val="16"/>
          <w:szCs w:val="16"/>
        </w:rPr>
        <w:t xml:space="preserve"> = "holm", </w:t>
      </w:r>
      <w:proofErr w:type="spellStart"/>
      <w:r w:rsidRPr="0013754E">
        <w:rPr>
          <w:rFonts w:ascii="Courier New" w:eastAsia="Times New Roman" w:hAnsi="Courier New" w:cs="Courier New"/>
          <w:b/>
          <w:bCs/>
          <w:sz w:val="16"/>
          <w:szCs w:val="16"/>
        </w:rPr>
        <w:t>thresh_for_GL</w:t>
      </w:r>
      <w:proofErr w:type="spellEnd"/>
      <w:r w:rsidRPr="0013754E">
        <w:rPr>
          <w:rFonts w:ascii="Courier New" w:eastAsia="Times New Roman" w:hAnsi="Courier New" w:cs="Courier New"/>
          <w:b/>
          <w:bCs/>
          <w:sz w:val="16"/>
          <w:szCs w:val="16"/>
        </w:rPr>
        <w:t xml:space="preserve"> = 0.05) {  </w:t>
      </w:r>
    </w:p>
    <w:p w14:paraId="5F553FCF"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Dependency on packages</w:t>
      </w:r>
    </w:p>
    <w:p w14:paraId="647DE361"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library(</w:t>
      </w:r>
      <w:proofErr w:type="spellStart"/>
      <w:r w:rsidRPr="0013754E">
        <w:rPr>
          <w:rFonts w:ascii="Courier New" w:eastAsia="Times New Roman" w:hAnsi="Courier New" w:cs="Courier New"/>
          <w:b/>
          <w:bCs/>
          <w:sz w:val="16"/>
          <w:szCs w:val="16"/>
        </w:rPr>
        <w:t>adegenet</w:t>
      </w:r>
      <w:proofErr w:type="spellEnd"/>
      <w:r w:rsidRPr="0013754E">
        <w:rPr>
          <w:rFonts w:ascii="Courier New" w:eastAsia="Times New Roman" w:hAnsi="Courier New" w:cs="Courier New"/>
          <w:b/>
          <w:bCs/>
          <w:sz w:val="16"/>
          <w:szCs w:val="16"/>
        </w:rPr>
        <w:t>)</w:t>
      </w:r>
    </w:p>
    <w:p w14:paraId="4C88F1C1"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library(</w:t>
      </w:r>
      <w:proofErr w:type="spellStart"/>
      <w:r w:rsidRPr="0013754E">
        <w:rPr>
          <w:rFonts w:ascii="Courier New" w:eastAsia="Times New Roman" w:hAnsi="Courier New" w:cs="Courier New"/>
          <w:b/>
          <w:bCs/>
          <w:sz w:val="16"/>
          <w:szCs w:val="16"/>
        </w:rPr>
        <w:t>poppr</w:t>
      </w:r>
      <w:proofErr w:type="spellEnd"/>
      <w:r w:rsidRPr="0013754E">
        <w:rPr>
          <w:rFonts w:ascii="Courier New" w:eastAsia="Times New Roman" w:hAnsi="Courier New" w:cs="Courier New"/>
          <w:b/>
          <w:bCs/>
          <w:sz w:val="16"/>
          <w:szCs w:val="16"/>
        </w:rPr>
        <w:t>)</w:t>
      </w:r>
    </w:p>
    <w:p w14:paraId="3CAF5A12"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Conversion from </w:t>
      </w:r>
      <w:proofErr w:type="spellStart"/>
      <w:r w:rsidRPr="0013754E">
        <w:rPr>
          <w:rFonts w:ascii="Courier New" w:eastAsia="Times New Roman" w:hAnsi="Courier New" w:cs="Courier New"/>
          <w:b/>
          <w:bCs/>
          <w:sz w:val="16"/>
          <w:szCs w:val="16"/>
        </w:rPr>
        <w:t>genind</w:t>
      </w:r>
      <w:proofErr w:type="spellEnd"/>
      <w:r w:rsidRPr="0013754E">
        <w:rPr>
          <w:rFonts w:ascii="Courier New" w:eastAsia="Times New Roman" w:hAnsi="Courier New" w:cs="Courier New"/>
          <w:b/>
          <w:bCs/>
          <w:sz w:val="16"/>
          <w:szCs w:val="16"/>
        </w:rPr>
        <w:t xml:space="preserve"> to </w:t>
      </w:r>
      <w:proofErr w:type="spellStart"/>
      <w:r w:rsidRPr="0013754E">
        <w:rPr>
          <w:rFonts w:ascii="Courier New" w:eastAsia="Times New Roman" w:hAnsi="Courier New" w:cs="Courier New"/>
          <w:b/>
          <w:bCs/>
          <w:sz w:val="16"/>
          <w:szCs w:val="16"/>
        </w:rPr>
        <w:t>genpop</w:t>
      </w:r>
      <w:proofErr w:type="spellEnd"/>
      <w:r w:rsidRPr="0013754E">
        <w:rPr>
          <w:rFonts w:ascii="Courier New" w:eastAsia="Times New Roman" w:hAnsi="Courier New" w:cs="Courier New"/>
          <w:b/>
          <w:bCs/>
          <w:sz w:val="16"/>
          <w:szCs w:val="16"/>
        </w:rPr>
        <w:t xml:space="preserve"> objects  </w:t>
      </w:r>
    </w:p>
    <w:p w14:paraId="2E1F4007"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mat1p &lt;- genind2genpop(mat1)</w:t>
      </w:r>
    </w:p>
    <w:p w14:paraId="7FE81E10" w14:textId="77777777" w:rsidR="00F267BC" w:rsidRPr="00B61152"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r w:rsidRPr="0013754E">
        <w:rPr>
          <w:rFonts w:ascii="Courier New" w:eastAsia="Times New Roman" w:hAnsi="Courier New" w:cs="Courier New"/>
          <w:b/>
          <w:bCs/>
          <w:sz w:val="16"/>
          <w:szCs w:val="16"/>
        </w:rPr>
        <w:t xml:space="preserve">  </w:t>
      </w:r>
      <w:r w:rsidRPr="00B61152">
        <w:rPr>
          <w:rFonts w:ascii="Courier New" w:eastAsia="Times New Roman" w:hAnsi="Courier New" w:cs="Courier New"/>
          <w:b/>
          <w:bCs/>
          <w:sz w:val="16"/>
          <w:szCs w:val="16"/>
          <w:lang w:val="fr-CA"/>
        </w:rPr>
        <w:t>mat1p &lt;- mat1p</w:t>
      </w:r>
      <w:proofErr w:type="gramStart"/>
      <w:r w:rsidRPr="00B61152">
        <w:rPr>
          <w:rFonts w:ascii="Courier New" w:eastAsia="Times New Roman" w:hAnsi="Courier New" w:cs="Courier New"/>
          <w:b/>
          <w:bCs/>
          <w:sz w:val="16"/>
          <w:szCs w:val="16"/>
          <w:lang w:val="fr-CA"/>
        </w:rPr>
        <w:t>[,order</w:t>
      </w:r>
      <w:proofErr w:type="gramEnd"/>
      <w:r w:rsidRPr="00B61152">
        <w:rPr>
          <w:rFonts w:ascii="Courier New" w:eastAsia="Times New Roman" w:hAnsi="Courier New" w:cs="Courier New"/>
          <w:b/>
          <w:bCs/>
          <w:sz w:val="16"/>
          <w:szCs w:val="16"/>
          <w:lang w:val="fr-CA"/>
        </w:rPr>
        <w:t>(</w:t>
      </w:r>
      <w:proofErr w:type="spellStart"/>
      <w:r w:rsidRPr="00B61152">
        <w:rPr>
          <w:rFonts w:ascii="Courier New" w:eastAsia="Times New Roman" w:hAnsi="Courier New" w:cs="Courier New"/>
          <w:b/>
          <w:bCs/>
          <w:sz w:val="16"/>
          <w:szCs w:val="16"/>
          <w:lang w:val="fr-CA"/>
        </w:rPr>
        <w:t>colnames</w:t>
      </w:r>
      <w:proofErr w:type="spellEnd"/>
      <w:r w:rsidRPr="00B61152">
        <w:rPr>
          <w:rFonts w:ascii="Courier New" w:eastAsia="Times New Roman" w:hAnsi="Courier New" w:cs="Courier New"/>
          <w:b/>
          <w:bCs/>
          <w:sz w:val="16"/>
          <w:szCs w:val="16"/>
          <w:lang w:val="fr-CA"/>
        </w:rPr>
        <w:t>(mat1p@tab))]</w:t>
      </w:r>
    </w:p>
    <w:p w14:paraId="06D63DA2"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B61152">
        <w:rPr>
          <w:rFonts w:ascii="Courier New" w:eastAsia="Times New Roman" w:hAnsi="Courier New" w:cs="Courier New"/>
          <w:b/>
          <w:bCs/>
          <w:sz w:val="16"/>
          <w:szCs w:val="16"/>
          <w:lang w:val="fr-CA"/>
        </w:rPr>
        <w:t xml:space="preserve">  </w:t>
      </w:r>
      <w:r w:rsidRPr="0013754E">
        <w:rPr>
          <w:rFonts w:ascii="Courier New" w:eastAsia="Times New Roman" w:hAnsi="Courier New" w:cs="Courier New"/>
          <w:b/>
          <w:bCs/>
          <w:sz w:val="16"/>
          <w:szCs w:val="16"/>
        </w:rPr>
        <w:t>mat2p &lt;- genind2genpop(mat2)</w:t>
      </w:r>
    </w:p>
    <w:p w14:paraId="64072007" w14:textId="77777777" w:rsidR="00F267BC" w:rsidRPr="00B61152"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r w:rsidRPr="0013754E">
        <w:rPr>
          <w:rFonts w:ascii="Courier New" w:eastAsia="Times New Roman" w:hAnsi="Courier New" w:cs="Courier New"/>
          <w:b/>
          <w:bCs/>
          <w:sz w:val="16"/>
          <w:szCs w:val="16"/>
        </w:rPr>
        <w:t xml:space="preserve">  </w:t>
      </w:r>
      <w:r w:rsidRPr="00B61152">
        <w:rPr>
          <w:rFonts w:ascii="Courier New" w:eastAsia="Times New Roman" w:hAnsi="Courier New" w:cs="Courier New"/>
          <w:b/>
          <w:bCs/>
          <w:sz w:val="16"/>
          <w:szCs w:val="16"/>
          <w:lang w:val="fr-CA"/>
        </w:rPr>
        <w:t>mat2p &lt;- mat2p</w:t>
      </w:r>
      <w:proofErr w:type="gramStart"/>
      <w:r w:rsidRPr="00B61152">
        <w:rPr>
          <w:rFonts w:ascii="Courier New" w:eastAsia="Times New Roman" w:hAnsi="Courier New" w:cs="Courier New"/>
          <w:b/>
          <w:bCs/>
          <w:sz w:val="16"/>
          <w:szCs w:val="16"/>
          <w:lang w:val="fr-CA"/>
        </w:rPr>
        <w:t>[,order</w:t>
      </w:r>
      <w:proofErr w:type="gramEnd"/>
      <w:r w:rsidRPr="00B61152">
        <w:rPr>
          <w:rFonts w:ascii="Courier New" w:eastAsia="Times New Roman" w:hAnsi="Courier New" w:cs="Courier New"/>
          <w:b/>
          <w:bCs/>
          <w:sz w:val="16"/>
          <w:szCs w:val="16"/>
          <w:lang w:val="fr-CA"/>
        </w:rPr>
        <w:t>(</w:t>
      </w:r>
      <w:proofErr w:type="spellStart"/>
      <w:r w:rsidRPr="00B61152">
        <w:rPr>
          <w:rFonts w:ascii="Courier New" w:eastAsia="Times New Roman" w:hAnsi="Courier New" w:cs="Courier New"/>
          <w:b/>
          <w:bCs/>
          <w:sz w:val="16"/>
          <w:szCs w:val="16"/>
          <w:lang w:val="fr-CA"/>
        </w:rPr>
        <w:t>colnames</w:t>
      </w:r>
      <w:proofErr w:type="spellEnd"/>
      <w:r w:rsidRPr="00B61152">
        <w:rPr>
          <w:rFonts w:ascii="Courier New" w:eastAsia="Times New Roman" w:hAnsi="Courier New" w:cs="Courier New"/>
          <w:b/>
          <w:bCs/>
          <w:sz w:val="16"/>
          <w:szCs w:val="16"/>
          <w:lang w:val="fr-CA"/>
        </w:rPr>
        <w:t xml:space="preserve">(mat2p@tab))]  </w:t>
      </w:r>
    </w:p>
    <w:p w14:paraId="0064A4E2" w14:textId="77777777" w:rsidR="00F267BC" w:rsidRPr="00B61152"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r w:rsidRPr="00B61152">
        <w:rPr>
          <w:rFonts w:ascii="Courier New" w:eastAsia="Times New Roman" w:hAnsi="Courier New" w:cs="Courier New"/>
          <w:b/>
          <w:bCs/>
          <w:sz w:val="16"/>
          <w:szCs w:val="16"/>
          <w:lang w:val="fr-CA"/>
        </w:rPr>
        <w:t xml:space="preserve"> </w:t>
      </w:r>
    </w:p>
    <w:p w14:paraId="30161AA4"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Function to compute genetic distances  </w:t>
      </w:r>
    </w:p>
    <w:p w14:paraId="5B08C352"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dissim</w:t>
      </w:r>
      <w:proofErr w:type="spellEnd"/>
      <w:r w:rsidRPr="0013754E">
        <w:rPr>
          <w:rFonts w:ascii="Courier New" w:eastAsia="Times New Roman" w:hAnsi="Courier New" w:cs="Courier New"/>
          <w:b/>
          <w:bCs/>
          <w:sz w:val="16"/>
          <w:szCs w:val="16"/>
        </w:rPr>
        <w:t xml:space="preserve"> &lt;- </w:t>
      </w:r>
      <w:proofErr w:type="gramStart"/>
      <w:r w:rsidRPr="0013754E">
        <w:rPr>
          <w:rFonts w:ascii="Courier New" w:eastAsia="Times New Roman" w:hAnsi="Courier New" w:cs="Courier New"/>
          <w:b/>
          <w:bCs/>
          <w:sz w:val="16"/>
          <w:szCs w:val="16"/>
        </w:rPr>
        <w:t>function(</w:t>
      </w:r>
      <w:proofErr w:type="gramEnd"/>
      <w:r w:rsidRPr="0013754E">
        <w:rPr>
          <w:rFonts w:ascii="Courier New" w:eastAsia="Times New Roman" w:hAnsi="Courier New" w:cs="Courier New"/>
          <w:b/>
          <w:bCs/>
          <w:sz w:val="16"/>
          <w:szCs w:val="16"/>
        </w:rPr>
        <w:t>mat1p, mat2p, method) {</w:t>
      </w:r>
    </w:p>
    <w:p w14:paraId="7A39FC6C"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dis &lt;- </w:t>
      </w:r>
      <w:proofErr w:type="gramStart"/>
      <w:r w:rsidRPr="0013754E">
        <w:rPr>
          <w:rFonts w:ascii="Courier New" w:eastAsia="Times New Roman" w:hAnsi="Courier New" w:cs="Courier New"/>
          <w:b/>
          <w:bCs/>
          <w:sz w:val="16"/>
          <w:szCs w:val="16"/>
        </w:rPr>
        <w:t>vector(</w:t>
      </w:r>
      <w:proofErr w:type="gramEnd"/>
      <w:r w:rsidRPr="0013754E">
        <w:rPr>
          <w:rFonts w:ascii="Courier New" w:eastAsia="Times New Roman" w:hAnsi="Courier New" w:cs="Courier New"/>
          <w:b/>
          <w:bCs/>
          <w:sz w:val="16"/>
          <w:szCs w:val="16"/>
        </w:rPr>
        <w:t xml:space="preserve">mode = "numeric", length = </w:t>
      </w:r>
      <w:proofErr w:type="spellStart"/>
      <w:r w:rsidRPr="0013754E">
        <w:rPr>
          <w:rFonts w:ascii="Courier New" w:eastAsia="Times New Roman" w:hAnsi="Courier New" w:cs="Courier New"/>
          <w:b/>
          <w:bCs/>
          <w:sz w:val="16"/>
          <w:szCs w:val="16"/>
        </w:rPr>
        <w:t>nrow</w:t>
      </w:r>
      <w:proofErr w:type="spellEnd"/>
      <w:r w:rsidRPr="0013754E">
        <w:rPr>
          <w:rFonts w:ascii="Courier New" w:eastAsia="Times New Roman" w:hAnsi="Courier New" w:cs="Courier New"/>
          <w:b/>
          <w:bCs/>
          <w:sz w:val="16"/>
          <w:szCs w:val="16"/>
        </w:rPr>
        <w:t>(mat1p@tab))</w:t>
      </w:r>
    </w:p>
    <w:p w14:paraId="1D95C10F"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for (</w:t>
      </w:r>
      <w:proofErr w:type="spellStart"/>
      <w:r w:rsidRPr="0013754E">
        <w:rPr>
          <w:rFonts w:ascii="Courier New" w:eastAsia="Times New Roman" w:hAnsi="Courier New" w:cs="Courier New"/>
          <w:b/>
          <w:bCs/>
          <w:sz w:val="16"/>
          <w:szCs w:val="16"/>
        </w:rPr>
        <w:t>i</w:t>
      </w:r>
      <w:proofErr w:type="spellEnd"/>
      <w:r w:rsidRPr="0013754E">
        <w:rPr>
          <w:rFonts w:ascii="Courier New" w:eastAsia="Times New Roman" w:hAnsi="Courier New" w:cs="Courier New"/>
          <w:b/>
          <w:bCs/>
          <w:sz w:val="16"/>
          <w:szCs w:val="16"/>
        </w:rPr>
        <w:t xml:space="preserve"> in </w:t>
      </w:r>
      <w:proofErr w:type="gramStart"/>
      <w:r w:rsidRPr="0013754E">
        <w:rPr>
          <w:rFonts w:ascii="Courier New" w:eastAsia="Times New Roman" w:hAnsi="Courier New" w:cs="Courier New"/>
          <w:b/>
          <w:bCs/>
          <w:sz w:val="16"/>
          <w:szCs w:val="16"/>
        </w:rPr>
        <w:t>1:nrow</w:t>
      </w:r>
      <w:proofErr w:type="gramEnd"/>
      <w:r w:rsidRPr="0013754E">
        <w:rPr>
          <w:rFonts w:ascii="Courier New" w:eastAsia="Times New Roman" w:hAnsi="Courier New" w:cs="Courier New"/>
          <w:b/>
          <w:bCs/>
          <w:sz w:val="16"/>
          <w:szCs w:val="16"/>
        </w:rPr>
        <w:t>(mat1p@tab)){</w:t>
      </w:r>
    </w:p>
    <w:p w14:paraId="151C1FD0"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if (</w:t>
      </w:r>
      <w:proofErr w:type="spellStart"/>
      <w:r w:rsidRPr="0013754E">
        <w:rPr>
          <w:rFonts w:ascii="Courier New" w:eastAsia="Times New Roman" w:hAnsi="Courier New" w:cs="Courier New"/>
          <w:b/>
          <w:bCs/>
          <w:sz w:val="16"/>
          <w:szCs w:val="16"/>
        </w:rPr>
        <w:t>i</w:t>
      </w:r>
      <w:proofErr w:type="spellEnd"/>
      <w:r w:rsidRPr="0013754E">
        <w:rPr>
          <w:rFonts w:ascii="Courier New" w:eastAsia="Times New Roman" w:hAnsi="Courier New" w:cs="Courier New"/>
          <w:b/>
          <w:bCs/>
          <w:sz w:val="16"/>
          <w:szCs w:val="16"/>
        </w:rPr>
        <w:t xml:space="preserve"> == </w:t>
      </w:r>
      <w:proofErr w:type="gramStart"/>
      <w:r w:rsidRPr="0013754E">
        <w:rPr>
          <w:rFonts w:ascii="Courier New" w:eastAsia="Times New Roman" w:hAnsi="Courier New" w:cs="Courier New"/>
          <w:b/>
          <w:bCs/>
          <w:sz w:val="16"/>
          <w:szCs w:val="16"/>
        </w:rPr>
        <w:t>1){</w:t>
      </w:r>
      <w:proofErr w:type="gramEnd"/>
    </w:p>
    <w:p w14:paraId="72FD2D5A"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trick &lt;- 2</w:t>
      </w:r>
    </w:p>
    <w:p w14:paraId="75C1B7C6"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 else { </w:t>
      </w:r>
    </w:p>
    <w:p w14:paraId="23B41E4B"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trick &lt;- 1</w:t>
      </w:r>
    </w:p>
    <w:p w14:paraId="4FFAE45C"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 </w:t>
      </w:r>
    </w:p>
    <w:p w14:paraId="67177157"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temp_genpop</w:t>
      </w:r>
      <w:proofErr w:type="spellEnd"/>
      <w:r w:rsidRPr="0013754E">
        <w:rPr>
          <w:rFonts w:ascii="Courier New" w:eastAsia="Times New Roman" w:hAnsi="Courier New" w:cs="Courier New"/>
          <w:b/>
          <w:bCs/>
          <w:sz w:val="16"/>
          <w:szCs w:val="16"/>
        </w:rPr>
        <w:t xml:space="preserve"> &lt;- mat1p</w:t>
      </w:r>
    </w:p>
    <w:p w14:paraId="0964013B"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temp_genpop@tab</w:t>
      </w:r>
      <w:proofErr w:type="spellEnd"/>
      <w:r w:rsidRPr="0013754E">
        <w:rPr>
          <w:rFonts w:ascii="Courier New" w:eastAsia="Times New Roman" w:hAnsi="Courier New" w:cs="Courier New"/>
          <w:b/>
          <w:bCs/>
          <w:sz w:val="16"/>
          <w:szCs w:val="16"/>
        </w:rPr>
        <w:t>[trick,] &lt;- mat2p@tab[</w:t>
      </w:r>
      <w:proofErr w:type="spellStart"/>
      <w:r w:rsidRPr="0013754E">
        <w:rPr>
          <w:rFonts w:ascii="Courier New" w:eastAsia="Times New Roman" w:hAnsi="Courier New" w:cs="Courier New"/>
          <w:b/>
          <w:bCs/>
          <w:sz w:val="16"/>
          <w:szCs w:val="16"/>
        </w:rPr>
        <w:t>i</w:t>
      </w:r>
      <w:proofErr w:type="spellEnd"/>
      <w:r w:rsidRPr="0013754E">
        <w:rPr>
          <w:rFonts w:ascii="Courier New" w:eastAsia="Times New Roman" w:hAnsi="Courier New" w:cs="Courier New"/>
          <w:b/>
          <w:bCs/>
          <w:sz w:val="16"/>
          <w:szCs w:val="16"/>
        </w:rPr>
        <w:t>,]</w:t>
      </w:r>
    </w:p>
    <w:p w14:paraId="5C8FFA1E"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dis[</w:t>
      </w:r>
      <w:proofErr w:type="spellStart"/>
      <w:r w:rsidRPr="0013754E">
        <w:rPr>
          <w:rFonts w:ascii="Courier New" w:eastAsia="Times New Roman" w:hAnsi="Courier New" w:cs="Courier New"/>
          <w:b/>
          <w:bCs/>
          <w:sz w:val="16"/>
          <w:szCs w:val="16"/>
        </w:rPr>
        <w:t>i</w:t>
      </w:r>
      <w:proofErr w:type="spellEnd"/>
      <w:r w:rsidRPr="0013754E">
        <w:rPr>
          <w:rFonts w:ascii="Courier New" w:eastAsia="Times New Roman" w:hAnsi="Courier New" w:cs="Courier New"/>
          <w:b/>
          <w:bCs/>
          <w:sz w:val="16"/>
          <w:szCs w:val="16"/>
        </w:rPr>
        <w:t xml:space="preserve">] &lt;- </w:t>
      </w:r>
      <w:proofErr w:type="spellStart"/>
      <w:proofErr w:type="gramStart"/>
      <w:r w:rsidRPr="0013754E">
        <w:rPr>
          <w:rFonts w:ascii="Courier New" w:eastAsia="Times New Roman" w:hAnsi="Courier New" w:cs="Courier New"/>
          <w:b/>
          <w:bCs/>
          <w:sz w:val="16"/>
          <w:szCs w:val="16"/>
        </w:rPr>
        <w:t>dist.genpop</w:t>
      </w:r>
      <w:proofErr w:type="spellEnd"/>
      <w:proofErr w:type="gramEnd"/>
      <w:r w:rsidRPr="0013754E">
        <w:rPr>
          <w:rFonts w:ascii="Courier New" w:eastAsia="Times New Roman" w:hAnsi="Courier New" w:cs="Courier New"/>
          <w:b/>
          <w:bCs/>
          <w:sz w:val="16"/>
          <w:szCs w:val="16"/>
        </w:rPr>
        <w:t>(</w:t>
      </w:r>
      <w:proofErr w:type="spellStart"/>
      <w:r w:rsidRPr="0013754E">
        <w:rPr>
          <w:rFonts w:ascii="Courier New" w:eastAsia="Times New Roman" w:hAnsi="Courier New" w:cs="Courier New"/>
          <w:b/>
          <w:bCs/>
          <w:sz w:val="16"/>
          <w:szCs w:val="16"/>
        </w:rPr>
        <w:t>temp_genpop</w:t>
      </w:r>
      <w:proofErr w:type="spellEnd"/>
      <w:r w:rsidRPr="0013754E">
        <w:rPr>
          <w:rFonts w:ascii="Courier New" w:eastAsia="Times New Roman" w:hAnsi="Courier New" w:cs="Courier New"/>
          <w:b/>
          <w:bCs/>
          <w:sz w:val="16"/>
          <w:szCs w:val="16"/>
        </w:rPr>
        <w:t xml:space="preserve">[c(trick, </w:t>
      </w:r>
      <w:proofErr w:type="spellStart"/>
      <w:r w:rsidRPr="0013754E">
        <w:rPr>
          <w:rFonts w:ascii="Courier New" w:eastAsia="Times New Roman" w:hAnsi="Courier New" w:cs="Courier New"/>
          <w:b/>
          <w:bCs/>
          <w:sz w:val="16"/>
          <w:szCs w:val="16"/>
        </w:rPr>
        <w:t>i</w:t>
      </w:r>
      <w:proofErr w:type="spellEnd"/>
      <w:r w:rsidRPr="0013754E">
        <w:rPr>
          <w:rFonts w:ascii="Courier New" w:eastAsia="Times New Roman" w:hAnsi="Courier New" w:cs="Courier New"/>
          <w:b/>
          <w:bCs/>
          <w:sz w:val="16"/>
          <w:szCs w:val="16"/>
        </w:rPr>
        <w:t>),], method = method)</w:t>
      </w:r>
    </w:p>
    <w:p w14:paraId="1A7B27E5"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
    <w:p w14:paraId="01B62B40"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gramStart"/>
      <w:r w:rsidRPr="0013754E">
        <w:rPr>
          <w:rFonts w:ascii="Courier New" w:eastAsia="Times New Roman" w:hAnsi="Courier New" w:cs="Courier New"/>
          <w:b/>
          <w:bCs/>
          <w:sz w:val="16"/>
          <w:szCs w:val="16"/>
        </w:rPr>
        <w:t>list(</w:t>
      </w:r>
      <w:proofErr w:type="gramEnd"/>
      <w:r w:rsidRPr="0013754E">
        <w:rPr>
          <w:rFonts w:ascii="Courier New" w:eastAsia="Times New Roman" w:hAnsi="Courier New" w:cs="Courier New"/>
          <w:b/>
          <w:bCs/>
          <w:sz w:val="16"/>
          <w:szCs w:val="16"/>
        </w:rPr>
        <w:t>dis = dis)</w:t>
      </w:r>
    </w:p>
    <w:p w14:paraId="44A5EC6C"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  </w:t>
      </w:r>
    </w:p>
    <w:p w14:paraId="2C6BD197"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
    <w:p w14:paraId="3F545CFB"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Initialization of seed, tolerance  </w:t>
      </w:r>
    </w:p>
    <w:p w14:paraId="227FDBD5"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lastRenderedPageBreak/>
        <w:t xml:space="preserve">  if </w:t>
      </w:r>
      <w:proofErr w:type="gramStart"/>
      <w:r w:rsidRPr="0013754E">
        <w:rPr>
          <w:rFonts w:ascii="Courier New" w:eastAsia="Times New Roman" w:hAnsi="Courier New" w:cs="Courier New"/>
          <w:b/>
          <w:bCs/>
          <w:sz w:val="16"/>
          <w:szCs w:val="16"/>
        </w:rPr>
        <w:t>(!</w:t>
      </w:r>
      <w:proofErr w:type="spellStart"/>
      <w:r w:rsidRPr="0013754E">
        <w:rPr>
          <w:rFonts w:ascii="Courier New" w:eastAsia="Times New Roman" w:hAnsi="Courier New" w:cs="Courier New"/>
          <w:b/>
          <w:bCs/>
          <w:sz w:val="16"/>
          <w:szCs w:val="16"/>
        </w:rPr>
        <w:t>is</w:t>
      </w:r>
      <w:proofErr w:type="gramEnd"/>
      <w:r w:rsidRPr="0013754E">
        <w:rPr>
          <w:rFonts w:ascii="Courier New" w:eastAsia="Times New Roman" w:hAnsi="Courier New" w:cs="Courier New"/>
          <w:b/>
          <w:bCs/>
          <w:sz w:val="16"/>
          <w:szCs w:val="16"/>
        </w:rPr>
        <w:t>.null</w:t>
      </w:r>
      <w:proofErr w:type="spellEnd"/>
      <w:r w:rsidRPr="0013754E">
        <w:rPr>
          <w:rFonts w:ascii="Courier New" w:eastAsia="Times New Roman" w:hAnsi="Courier New" w:cs="Courier New"/>
          <w:b/>
          <w:bCs/>
          <w:sz w:val="16"/>
          <w:szCs w:val="16"/>
        </w:rPr>
        <w:t>(seed.)){</w:t>
      </w:r>
    </w:p>
    <w:p w14:paraId="1E213B45"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proofErr w:type="gramStart"/>
      <w:r w:rsidRPr="0013754E">
        <w:rPr>
          <w:rFonts w:ascii="Courier New" w:eastAsia="Times New Roman" w:hAnsi="Courier New" w:cs="Courier New"/>
          <w:b/>
          <w:bCs/>
          <w:sz w:val="16"/>
          <w:szCs w:val="16"/>
        </w:rPr>
        <w:t>set.seed</w:t>
      </w:r>
      <w:proofErr w:type="spellEnd"/>
      <w:proofErr w:type="gramEnd"/>
      <w:r w:rsidRPr="0013754E">
        <w:rPr>
          <w:rFonts w:ascii="Courier New" w:eastAsia="Times New Roman" w:hAnsi="Courier New" w:cs="Courier New"/>
          <w:b/>
          <w:bCs/>
          <w:sz w:val="16"/>
          <w:szCs w:val="16"/>
        </w:rPr>
        <w:t xml:space="preserve">(seed.)      </w:t>
      </w:r>
    </w:p>
    <w:p w14:paraId="7BEB8514"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r w:rsidRPr="0013754E">
        <w:rPr>
          <w:rFonts w:ascii="Courier New" w:eastAsia="Times New Roman" w:hAnsi="Courier New" w:cs="Courier New"/>
          <w:b/>
          <w:bCs/>
          <w:sz w:val="16"/>
          <w:szCs w:val="16"/>
        </w:rPr>
        <w:t xml:space="preserve">  </w:t>
      </w:r>
      <w:r w:rsidRPr="0013754E">
        <w:rPr>
          <w:rFonts w:ascii="Courier New" w:eastAsia="Times New Roman" w:hAnsi="Courier New" w:cs="Courier New"/>
          <w:b/>
          <w:bCs/>
          <w:sz w:val="16"/>
          <w:szCs w:val="16"/>
          <w:lang w:val="fr-CA"/>
        </w:rPr>
        <w:t xml:space="preserve">}  </w:t>
      </w:r>
    </w:p>
    <w:p w14:paraId="155D4741"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r w:rsidRPr="0013754E">
        <w:rPr>
          <w:rFonts w:ascii="Courier New" w:eastAsia="Times New Roman" w:hAnsi="Courier New" w:cs="Courier New"/>
          <w:b/>
          <w:bCs/>
          <w:sz w:val="16"/>
          <w:szCs w:val="16"/>
          <w:lang w:val="fr-CA"/>
        </w:rPr>
        <w:t xml:space="preserve">  </w:t>
      </w:r>
      <w:proofErr w:type="gramStart"/>
      <w:r w:rsidRPr="0013754E">
        <w:rPr>
          <w:rFonts w:ascii="Courier New" w:eastAsia="Times New Roman" w:hAnsi="Courier New" w:cs="Courier New"/>
          <w:b/>
          <w:bCs/>
          <w:sz w:val="16"/>
          <w:szCs w:val="16"/>
          <w:lang w:val="fr-CA"/>
        </w:rPr>
        <w:t>epsilon</w:t>
      </w:r>
      <w:proofErr w:type="gramEnd"/>
      <w:r w:rsidRPr="0013754E">
        <w:rPr>
          <w:rFonts w:ascii="Courier New" w:eastAsia="Times New Roman" w:hAnsi="Courier New" w:cs="Courier New"/>
          <w:b/>
          <w:bCs/>
          <w:sz w:val="16"/>
          <w:szCs w:val="16"/>
          <w:lang w:val="fr-CA"/>
        </w:rPr>
        <w:t xml:space="preserve"> &lt;- </w:t>
      </w:r>
      <w:proofErr w:type="spellStart"/>
      <w:r w:rsidRPr="0013754E">
        <w:rPr>
          <w:rFonts w:ascii="Courier New" w:eastAsia="Times New Roman" w:hAnsi="Courier New" w:cs="Courier New"/>
          <w:b/>
          <w:bCs/>
          <w:sz w:val="16"/>
          <w:szCs w:val="16"/>
          <w:lang w:val="fr-CA"/>
        </w:rPr>
        <w:t>sqrt</w:t>
      </w:r>
      <w:proofErr w:type="spellEnd"/>
      <w:r w:rsidRPr="0013754E">
        <w:rPr>
          <w:rFonts w:ascii="Courier New" w:eastAsia="Times New Roman" w:hAnsi="Courier New" w:cs="Courier New"/>
          <w:b/>
          <w:bCs/>
          <w:sz w:val="16"/>
          <w:szCs w:val="16"/>
          <w:lang w:val="fr-CA"/>
        </w:rPr>
        <w:t>(.</w:t>
      </w:r>
      <w:proofErr w:type="spellStart"/>
      <w:r w:rsidRPr="0013754E">
        <w:rPr>
          <w:rFonts w:ascii="Courier New" w:eastAsia="Times New Roman" w:hAnsi="Courier New" w:cs="Courier New"/>
          <w:b/>
          <w:bCs/>
          <w:sz w:val="16"/>
          <w:szCs w:val="16"/>
          <w:lang w:val="fr-CA"/>
        </w:rPr>
        <w:t>Machine$double.eps</w:t>
      </w:r>
      <w:proofErr w:type="spellEnd"/>
      <w:r w:rsidRPr="0013754E">
        <w:rPr>
          <w:rFonts w:ascii="Courier New" w:eastAsia="Times New Roman" w:hAnsi="Courier New" w:cs="Courier New"/>
          <w:b/>
          <w:bCs/>
          <w:sz w:val="16"/>
          <w:szCs w:val="16"/>
          <w:lang w:val="fr-CA"/>
        </w:rPr>
        <w:t xml:space="preserve">)  </w:t>
      </w:r>
    </w:p>
    <w:p w14:paraId="36834D2C"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p>
    <w:p w14:paraId="6634728A"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lang w:val="fr-CA"/>
        </w:rPr>
      </w:pPr>
      <w:r w:rsidRPr="0013754E">
        <w:rPr>
          <w:rFonts w:ascii="Courier New" w:eastAsia="Times New Roman" w:hAnsi="Courier New" w:cs="Courier New"/>
          <w:b/>
          <w:bCs/>
          <w:sz w:val="16"/>
          <w:szCs w:val="16"/>
          <w:lang w:val="fr-CA"/>
        </w:rPr>
        <w:t xml:space="preserve">##### Dimensions check  </w:t>
      </w:r>
    </w:p>
    <w:p w14:paraId="051B0502"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lang w:val="fr-CA"/>
        </w:rPr>
        <w:t xml:space="preserve">  </w:t>
      </w:r>
      <w:r w:rsidRPr="0013754E">
        <w:rPr>
          <w:rFonts w:ascii="Courier New" w:eastAsia="Times New Roman" w:hAnsi="Courier New" w:cs="Courier New"/>
          <w:b/>
          <w:bCs/>
          <w:sz w:val="16"/>
          <w:szCs w:val="16"/>
        </w:rPr>
        <w:t xml:space="preserve">n &lt;- </w:t>
      </w:r>
      <w:proofErr w:type="spellStart"/>
      <w:r w:rsidRPr="0013754E">
        <w:rPr>
          <w:rFonts w:ascii="Courier New" w:eastAsia="Times New Roman" w:hAnsi="Courier New" w:cs="Courier New"/>
          <w:b/>
          <w:bCs/>
          <w:sz w:val="16"/>
          <w:szCs w:val="16"/>
        </w:rPr>
        <w:t>nrow</w:t>
      </w:r>
      <w:proofErr w:type="spellEnd"/>
      <w:r w:rsidRPr="0013754E">
        <w:rPr>
          <w:rFonts w:ascii="Courier New" w:eastAsia="Times New Roman" w:hAnsi="Courier New" w:cs="Courier New"/>
          <w:b/>
          <w:bCs/>
          <w:sz w:val="16"/>
          <w:szCs w:val="16"/>
        </w:rPr>
        <w:t>(mat1p@tab)</w:t>
      </w:r>
    </w:p>
    <w:p w14:paraId="789BCE47"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p &lt;- </w:t>
      </w:r>
      <w:proofErr w:type="spellStart"/>
      <w:r w:rsidRPr="0013754E">
        <w:rPr>
          <w:rFonts w:ascii="Courier New" w:eastAsia="Times New Roman" w:hAnsi="Courier New" w:cs="Courier New"/>
          <w:b/>
          <w:bCs/>
          <w:sz w:val="16"/>
          <w:szCs w:val="16"/>
        </w:rPr>
        <w:t>ncol</w:t>
      </w:r>
      <w:proofErr w:type="spellEnd"/>
      <w:r w:rsidRPr="0013754E">
        <w:rPr>
          <w:rFonts w:ascii="Courier New" w:eastAsia="Times New Roman" w:hAnsi="Courier New" w:cs="Courier New"/>
          <w:b/>
          <w:bCs/>
          <w:sz w:val="16"/>
          <w:szCs w:val="16"/>
        </w:rPr>
        <w:t>(mat1p@tab)</w:t>
      </w:r>
    </w:p>
    <w:p w14:paraId="0C456E9C"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if ((</w:t>
      </w:r>
      <w:proofErr w:type="spellStart"/>
      <w:r w:rsidRPr="0013754E">
        <w:rPr>
          <w:rFonts w:ascii="Courier New" w:eastAsia="Times New Roman" w:hAnsi="Courier New" w:cs="Courier New"/>
          <w:b/>
          <w:bCs/>
          <w:sz w:val="16"/>
          <w:szCs w:val="16"/>
        </w:rPr>
        <w:t>nrow</w:t>
      </w:r>
      <w:proofErr w:type="spellEnd"/>
      <w:r w:rsidRPr="0013754E">
        <w:rPr>
          <w:rFonts w:ascii="Courier New" w:eastAsia="Times New Roman" w:hAnsi="Courier New" w:cs="Courier New"/>
          <w:b/>
          <w:bCs/>
          <w:sz w:val="16"/>
          <w:szCs w:val="16"/>
        </w:rPr>
        <w:t>(mat2p@tab</w:t>
      </w:r>
      <w:proofErr w:type="gramStart"/>
      <w:r w:rsidRPr="0013754E">
        <w:rPr>
          <w:rFonts w:ascii="Courier New" w:eastAsia="Times New Roman" w:hAnsi="Courier New" w:cs="Courier New"/>
          <w:b/>
          <w:bCs/>
          <w:sz w:val="16"/>
          <w:szCs w:val="16"/>
        </w:rPr>
        <w:t>) !</w:t>
      </w:r>
      <w:proofErr w:type="gramEnd"/>
      <w:r w:rsidRPr="0013754E">
        <w:rPr>
          <w:rFonts w:ascii="Courier New" w:eastAsia="Times New Roman" w:hAnsi="Courier New" w:cs="Courier New"/>
          <w:b/>
          <w:bCs/>
          <w:sz w:val="16"/>
          <w:szCs w:val="16"/>
        </w:rPr>
        <w:t>= n) | (</w:t>
      </w:r>
      <w:proofErr w:type="spellStart"/>
      <w:r w:rsidRPr="0013754E">
        <w:rPr>
          <w:rFonts w:ascii="Courier New" w:eastAsia="Times New Roman" w:hAnsi="Courier New" w:cs="Courier New"/>
          <w:b/>
          <w:bCs/>
          <w:sz w:val="16"/>
          <w:szCs w:val="16"/>
        </w:rPr>
        <w:t>ncol</w:t>
      </w:r>
      <w:proofErr w:type="spellEnd"/>
      <w:r w:rsidRPr="0013754E">
        <w:rPr>
          <w:rFonts w:ascii="Courier New" w:eastAsia="Times New Roman" w:hAnsi="Courier New" w:cs="Courier New"/>
          <w:b/>
          <w:bCs/>
          <w:sz w:val="16"/>
          <w:szCs w:val="16"/>
        </w:rPr>
        <w:t>(mat2p@tab) != p)){</w:t>
      </w:r>
    </w:p>
    <w:p w14:paraId="5EB1110A"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gramStart"/>
      <w:r w:rsidRPr="0013754E">
        <w:rPr>
          <w:rFonts w:ascii="Courier New" w:eastAsia="Times New Roman" w:hAnsi="Courier New" w:cs="Courier New"/>
          <w:b/>
          <w:bCs/>
          <w:sz w:val="16"/>
          <w:szCs w:val="16"/>
        </w:rPr>
        <w:t>stop(</w:t>
      </w:r>
      <w:proofErr w:type="gramEnd"/>
      <w:r w:rsidRPr="0013754E">
        <w:rPr>
          <w:rFonts w:ascii="Courier New" w:eastAsia="Times New Roman" w:hAnsi="Courier New" w:cs="Courier New"/>
          <w:b/>
          <w:bCs/>
          <w:sz w:val="16"/>
          <w:szCs w:val="16"/>
        </w:rPr>
        <w:t>"The matrices are not of the same size!")</w:t>
      </w:r>
    </w:p>
    <w:p w14:paraId="49E79994"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  </w:t>
      </w:r>
    </w:p>
    <w:p w14:paraId="54FBA0A6"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p>
    <w:p w14:paraId="544EF0FF"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Empirical genetic distances</w:t>
      </w:r>
    </w:p>
    <w:p w14:paraId="738047AB"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tmp</w:t>
      </w:r>
      <w:proofErr w:type="spellEnd"/>
      <w:r w:rsidRPr="0013754E">
        <w:rPr>
          <w:rFonts w:ascii="Courier New" w:eastAsia="Times New Roman" w:hAnsi="Courier New" w:cs="Courier New"/>
          <w:b/>
          <w:bCs/>
          <w:sz w:val="16"/>
          <w:szCs w:val="16"/>
        </w:rPr>
        <w:t xml:space="preserve"> &lt;- </w:t>
      </w:r>
      <w:proofErr w:type="spellStart"/>
      <w:proofErr w:type="gramStart"/>
      <w:r w:rsidRPr="0013754E">
        <w:rPr>
          <w:rFonts w:ascii="Courier New" w:eastAsia="Times New Roman" w:hAnsi="Courier New" w:cs="Courier New"/>
          <w:b/>
          <w:bCs/>
          <w:sz w:val="16"/>
          <w:szCs w:val="16"/>
        </w:rPr>
        <w:t>dissim</w:t>
      </w:r>
      <w:proofErr w:type="spellEnd"/>
      <w:r w:rsidRPr="0013754E">
        <w:rPr>
          <w:rFonts w:ascii="Courier New" w:eastAsia="Times New Roman" w:hAnsi="Courier New" w:cs="Courier New"/>
          <w:b/>
          <w:bCs/>
          <w:sz w:val="16"/>
          <w:szCs w:val="16"/>
        </w:rPr>
        <w:t>(</w:t>
      </w:r>
      <w:proofErr w:type="gramEnd"/>
      <w:r w:rsidRPr="0013754E">
        <w:rPr>
          <w:rFonts w:ascii="Courier New" w:eastAsia="Times New Roman" w:hAnsi="Courier New" w:cs="Courier New"/>
          <w:b/>
          <w:bCs/>
          <w:sz w:val="16"/>
          <w:szCs w:val="16"/>
        </w:rPr>
        <w:t>mat1p, mat2p, method)</w:t>
      </w:r>
    </w:p>
    <w:p w14:paraId="1B4A4D94"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dis.ref</w:t>
      </w:r>
      <w:proofErr w:type="spellEnd"/>
      <w:r w:rsidRPr="0013754E">
        <w:rPr>
          <w:rFonts w:ascii="Courier New" w:eastAsia="Times New Roman" w:hAnsi="Courier New" w:cs="Courier New"/>
          <w:b/>
          <w:bCs/>
          <w:sz w:val="16"/>
          <w:szCs w:val="16"/>
        </w:rPr>
        <w:t xml:space="preserve"> &lt;- </w:t>
      </w:r>
      <w:proofErr w:type="spellStart"/>
      <w:r w:rsidRPr="0013754E">
        <w:rPr>
          <w:rFonts w:ascii="Courier New" w:eastAsia="Times New Roman" w:hAnsi="Courier New" w:cs="Courier New"/>
          <w:b/>
          <w:bCs/>
          <w:sz w:val="16"/>
          <w:szCs w:val="16"/>
        </w:rPr>
        <w:t>tmp$dis</w:t>
      </w:r>
      <w:proofErr w:type="spellEnd"/>
      <w:r w:rsidRPr="0013754E">
        <w:rPr>
          <w:rFonts w:ascii="Courier New" w:eastAsia="Times New Roman" w:hAnsi="Courier New" w:cs="Courier New"/>
          <w:b/>
          <w:bCs/>
          <w:sz w:val="16"/>
          <w:szCs w:val="16"/>
        </w:rPr>
        <w:t xml:space="preserve">  </w:t>
      </w:r>
    </w:p>
    <w:p w14:paraId="0C8EF452"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 Permutations</w:t>
      </w:r>
    </w:p>
    <w:p w14:paraId="633FA130"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if (</w:t>
      </w:r>
      <w:proofErr w:type="spellStart"/>
      <w:r w:rsidRPr="0013754E">
        <w:rPr>
          <w:rFonts w:ascii="Courier New" w:eastAsia="Times New Roman" w:hAnsi="Courier New" w:cs="Courier New"/>
          <w:b/>
          <w:bCs/>
          <w:sz w:val="16"/>
          <w:szCs w:val="16"/>
        </w:rPr>
        <w:t>nperm</w:t>
      </w:r>
      <w:proofErr w:type="spellEnd"/>
      <w:r w:rsidRPr="0013754E">
        <w:rPr>
          <w:rFonts w:ascii="Courier New" w:eastAsia="Times New Roman" w:hAnsi="Courier New" w:cs="Courier New"/>
          <w:b/>
          <w:bCs/>
          <w:sz w:val="16"/>
          <w:szCs w:val="16"/>
        </w:rPr>
        <w:t xml:space="preserve"> &gt; 0) {</w:t>
      </w:r>
    </w:p>
    <w:p w14:paraId="1B179F82"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my.vec</w:t>
      </w:r>
      <w:proofErr w:type="spellEnd"/>
      <w:r w:rsidRPr="0013754E">
        <w:rPr>
          <w:rFonts w:ascii="Courier New" w:eastAsia="Times New Roman" w:hAnsi="Courier New" w:cs="Courier New"/>
          <w:b/>
          <w:bCs/>
          <w:sz w:val="16"/>
          <w:szCs w:val="16"/>
        </w:rPr>
        <w:t xml:space="preserve"> &lt;- </w:t>
      </w:r>
      <w:proofErr w:type="gramStart"/>
      <w:r w:rsidRPr="0013754E">
        <w:rPr>
          <w:rFonts w:ascii="Courier New" w:eastAsia="Times New Roman" w:hAnsi="Courier New" w:cs="Courier New"/>
          <w:b/>
          <w:bCs/>
          <w:sz w:val="16"/>
          <w:szCs w:val="16"/>
        </w:rPr>
        <w:t>sample(</w:t>
      </w:r>
      <w:proofErr w:type="gramEnd"/>
      <w:r w:rsidRPr="0013754E">
        <w:rPr>
          <w:rFonts w:ascii="Courier New" w:eastAsia="Times New Roman" w:hAnsi="Courier New" w:cs="Courier New"/>
          <w:b/>
          <w:bCs/>
          <w:sz w:val="16"/>
          <w:szCs w:val="16"/>
        </w:rPr>
        <w:t xml:space="preserve">1:(10 * </w:t>
      </w:r>
      <w:proofErr w:type="spellStart"/>
      <w:r w:rsidRPr="0013754E">
        <w:rPr>
          <w:rFonts w:ascii="Courier New" w:eastAsia="Times New Roman" w:hAnsi="Courier New" w:cs="Courier New"/>
          <w:b/>
          <w:bCs/>
          <w:sz w:val="16"/>
          <w:szCs w:val="16"/>
        </w:rPr>
        <w:t>nperm</w:t>
      </w:r>
      <w:proofErr w:type="spellEnd"/>
      <w:r w:rsidRPr="0013754E">
        <w:rPr>
          <w:rFonts w:ascii="Courier New" w:eastAsia="Times New Roman" w:hAnsi="Courier New" w:cs="Courier New"/>
          <w:b/>
          <w:bCs/>
          <w:sz w:val="16"/>
          <w:szCs w:val="16"/>
        </w:rPr>
        <w:t xml:space="preserve">), size = </w:t>
      </w:r>
      <w:proofErr w:type="spellStart"/>
      <w:r w:rsidRPr="0013754E">
        <w:rPr>
          <w:rFonts w:ascii="Courier New" w:eastAsia="Times New Roman" w:hAnsi="Courier New" w:cs="Courier New"/>
          <w:b/>
          <w:bCs/>
          <w:sz w:val="16"/>
          <w:szCs w:val="16"/>
        </w:rPr>
        <w:t>nperm</w:t>
      </w:r>
      <w:proofErr w:type="spellEnd"/>
      <w:r w:rsidRPr="0013754E">
        <w:rPr>
          <w:rFonts w:ascii="Courier New" w:eastAsia="Times New Roman" w:hAnsi="Courier New" w:cs="Courier New"/>
          <w:b/>
          <w:bCs/>
          <w:sz w:val="16"/>
          <w:szCs w:val="16"/>
        </w:rPr>
        <w:t>)</w:t>
      </w:r>
    </w:p>
    <w:p w14:paraId="744EF55F"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proofErr w:type="gramStart"/>
      <w:r w:rsidRPr="0013754E">
        <w:rPr>
          <w:rFonts w:ascii="Courier New" w:eastAsia="Times New Roman" w:hAnsi="Courier New" w:cs="Courier New"/>
          <w:b/>
          <w:bCs/>
          <w:sz w:val="16"/>
          <w:szCs w:val="16"/>
        </w:rPr>
        <w:t>outlier.count</w:t>
      </w:r>
      <w:proofErr w:type="spellEnd"/>
      <w:proofErr w:type="gramEnd"/>
      <w:r w:rsidRPr="0013754E">
        <w:rPr>
          <w:rFonts w:ascii="Courier New" w:eastAsia="Times New Roman" w:hAnsi="Courier New" w:cs="Courier New"/>
          <w:b/>
          <w:bCs/>
          <w:sz w:val="16"/>
          <w:szCs w:val="16"/>
        </w:rPr>
        <w:t xml:space="preserve"> = rep(1, n)    </w:t>
      </w:r>
    </w:p>
    <w:p w14:paraId="142831BA"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for (</w:t>
      </w:r>
      <w:proofErr w:type="spellStart"/>
      <w:r w:rsidRPr="0013754E">
        <w:rPr>
          <w:rFonts w:ascii="Courier New" w:eastAsia="Times New Roman" w:hAnsi="Courier New" w:cs="Courier New"/>
          <w:b/>
          <w:bCs/>
          <w:sz w:val="16"/>
          <w:szCs w:val="16"/>
        </w:rPr>
        <w:t>iperm</w:t>
      </w:r>
      <w:proofErr w:type="spellEnd"/>
      <w:r w:rsidRPr="0013754E">
        <w:rPr>
          <w:rFonts w:ascii="Courier New" w:eastAsia="Times New Roman" w:hAnsi="Courier New" w:cs="Courier New"/>
          <w:b/>
          <w:bCs/>
          <w:sz w:val="16"/>
          <w:szCs w:val="16"/>
        </w:rPr>
        <w:t xml:space="preserve"> in </w:t>
      </w:r>
      <w:proofErr w:type="gramStart"/>
      <w:r w:rsidRPr="0013754E">
        <w:rPr>
          <w:rFonts w:ascii="Courier New" w:eastAsia="Times New Roman" w:hAnsi="Courier New" w:cs="Courier New"/>
          <w:b/>
          <w:bCs/>
          <w:sz w:val="16"/>
          <w:szCs w:val="16"/>
        </w:rPr>
        <w:t>1:nperm</w:t>
      </w:r>
      <w:proofErr w:type="gramEnd"/>
      <w:r w:rsidRPr="0013754E">
        <w:rPr>
          <w:rFonts w:ascii="Courier New" w:eastAsia="Times New Roman" w:hAnsi="Courier New" w:cs="Courier New"/>
          <w:b/>
          <w:bCs/>
          <w:sz w:val="16"/>
          <w:szCs w:val="16"/>
        </w:rPr>
        <w:t xml:space="preserve">) {      </w:t>
      </w:r>
    </w:p>
    <w:p w14:paraId="65087BEB"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proofErr w:type="gramStart"/>
      <w:r w:rsidRPr="0013754E">
        <w:rPr>
          <w:rFonts w:ascii="Courier New" w:eastAsia="Times New Roman" w:hAnsi="Courier New" w:cs="Courier New"/>
          <w:b/>
          <w:bCs/>
          <w:sz w:val="16"/>
          <w:szCs w:val="16"/>
        </w:rPr>
        <w:t>set.seed</w:t>
      </w:r>
      <w:proofErr w:type="spellEnd"/>
      <w:proofErr w:type="gramEnd"/>
      <w:r w:rsidRPr="0013754E">
        <w:rPr>
          <w:rFonts w:ascii="Courier New" w:eastAsia="Times New Roman" w:hAnsi="Courier New" w:cs="Courier New"/>
          <w:b/>
          <w:bCs/>
          <w:sz w:val="16"/>
          <w:szCs w:val="16"/>
        </w:rPr>
        <w:t>(</w:t>
      </w:r>
      <w:proofErr w:type="spellStart"/>
      <w:r w:rsidRPr="0013754E">
        <w:rPr>
          <w:rFonts w:ascii="Courier New" w:eastAsia="Times New Roman" w:hAnsi="Courier New" w:cs="Courier New"/>
          <w:b/>
          <w:bCs/>
          <w:sz w:val="16"/>
          <w:szCs w:val="16"/>
        </w:rPr>
        <w:t>my.vec</w:t>
      </w:r>
      <w:proofErr w:type="spellEnd"/>
      <w:r w:rsidRPr="0013754E">
        <w:rPr>
          <w:rFonts w:ascii="Courier New" w:eastAsia="Times New Roman" w:hAnsi="Courier New" w:cs="Courier New"/>
          <w:b/>
          <w:bCs/>
          <w:sz w:val="16"/>
          <w:szCs w:val="16"/>
        </w:rPr>
        <w:t>[</w:t>
      </w:r>
      <w:proofErr w:type="spellStart"/>
      <w:r w:rsidRPr="0013754E">
        <w:rPr>
          <w:rFonts w:ascii="Courier New" w:eastAsia="Times New Roman" w:hAnsi="Courier New" w:cs="Courier New"/>
          <w:b/>
          <w:bCs/>
          <w:sz w:val="16"/>
          <w:szCs w:val="16"/>
        </w:rPr>
        <w:t>iperm</w:t>
      </w:r>
      <w:proofErr w:type="spellEnd"/>
      <w:r w:rsidRPr="0013754E">
        <w:rPr>
          <w:rFonts w:ascii="Courier New" w:eastAsia="Times New Roman" w:hAnsi="Courier New" w:cs="Courier New"/>
          <w:b/>
          <w:bCs/>
          <w:sz w:val="16"/>
          <w:szCs w:val="16"/>
        </w:rPr>
        <w:t>])</w:t>
      </w:r>
    </w:p>
    <w:p w14:paraId="1186CDED"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mat1.perm &lt;- mat1p</w:t>
      </w:r>
    </w:p>
    <w:p w14:paraId="7B96B19E"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mat1.perm &lt;- </w:t>
      </w:r>
      <w:proofErr w:type="spellStart"/>
      <w:proofErr w:type="gramStart"/>
      <w:r w:rsidRPr="0013754E">
        <w:rPr>
          <w:rFonts w:ascii="Courier New" w:eastAsia="Times New Roman" w:hAnsi="Courier New" w:cs="Courier New"/>
          <w:b/>
          <w:bCs/>
          <w:sz w:val="16"/>
          <w:szCs w:val="16"/>
        </w:rPr>
        <w:t>shufflepop</w:t>
      </w:r>
      <w:proofErr w:type="spellEnd"/>
      <w:r w:rsidRPr="0013754E">
        <w:rPr>
          <w:rFonts w:ascii="Courier New" w:eastAsia="Times New Roman" w:hAnsi="Courier New" w:cs="Courier New"/>
          <w:b/>
          <w:bCs/>
          <w:sz w:val="16"/>
          <w:szCs w:val="16"/>
        </w:rPr>
        <w:t>(</w:t>
      </w:r>
      <w:proofErr w:type="gramEnd"/>
      <w:r w:rsidRPr="0013754E">
        <w:rPr>
          <w:rFonts w:ascii="Courier New" w:eastAsia="Times New Roman" w:hAnsi="Courier New" w:cs="Courier New"/>
          <w:b/>
          <w:bCs/>
          <w:sz w:val="16"/>
          <w:szCs w:val="16"/>
        </w:rPr>
        <w:t xml:space="preserve">mat1.perm, method=4)      </w:t>
      </w:r>
    </w:p>
    <w:p w14:paraId="5F290743"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proofErr w:type="gramStart"/>
      <w:r w:rsidRPr="0013754E">
        <w:rPr>
          <w:rFonts w:ascii="Courier New" w:eastAsia="Times New Roman" w:hAnsi="Courier New" w:cs="Courier New"/>
          <w:b/>
          <w:bCs/>
          <w:sz w:val="16"/>
          <w:szCs w:val="16"/>
        </w:rPr>
        <w:t>set.seed</w:t>
      </w:r>
      <w:proofErr w:type="spellEnd"/>
      <w:proofErr w:type="gramEnd"/>
      <w:r w:rsidRPr="0013754E">
        <w:rPr>
          <w:rFonts w:ascii="Courier New" w:eastAsia="Times New Roman" w:hAnsi="Courier New" w:cs="Courier New"/>
          <w:b/>
          <w:bCs/>
          <w:sz w:val="16"/>
          <w:szCs w:val="16"/>
        </w:rPr>
        <w:t>(</w:t>
      </w:r>
      <w:proofErr w:type="spellStart"/>
      <w:r w:rsidRPr="0013754E">
        <w:rPr>
          <w:rFonts w:ascii="Courier New" w:eastAsia="Times New Roman" w:hAnsi="Courier New" w:cs="Courier New"/>
          <w:b/>
          <w:bCs/>
          <w:sz w:val="16"/>
          <w:szCs w:val="16"/>
        </w:rPr>
        <w:t>my.vec</w:t>
      </w:r>
      <w:proofErr w:type="spellEnd"/>
      <w:r w:rsidRPr="0013754E">
        <w:rPr>
          <w:rFonts w:ascii="Courier New" w:eastAsia="Times New Roman" w:hAnsi="Courier New" w:cs="Courier New"/>
          <w:b/>
          <w:bCs/>
          <w:sz w:val="16"/>
          <w:szCs w:val="16"/>
        </w:rPr>
        <w:t>[</w:t>
      </w:r>
      <w:proofErr w:type="spellStart"/>
      <w:r w:rsidRPr="0013754E">
        <w:rPr>
          <w:rFonts w:ascii="Courier New" w:eastAsia="Times New Roman" w:hAnsi="Courier New" w:cs="Courier New"/>
          <w:b/>
          <w:bCs/>
          <w:sz w:val="16"/>
          <w:szCs w:val="16"/>
        </w:rPr>
        <w:t>iperm</w:t>
      </w:r>
      <w:proofErr w:type="spellEnd"/>
      <w:r w:rsidRPr="0013754E">
        <w:rPr>
          <w:rFonts w:ascii="Courier New" w:eastAsia="Times New Roman" w:hAnsi="Courier New" w:cs="Courier New"/>
          <w:b/>
          <w:bCs/>
          <w:sz w:val="16"/>
          <w:szCs w:val="16"/>
        </w:rPr>
        <w:t>])</w:t>
      </w:r>
    </w:p>
    <w:p w14:paraId="440881C3"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mat2.perm &lt;- mat2p</w:t>
      </w:r>
    </w:p>
    <w:p w14:paraId="1566E950"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mat2.perm &lt;- </w:t>
      </w:r>
      <w:proofErr w:type="spellStart"/>
      <w:proofErr w:type="gramStart"/>
      <w:r w:rsidRPr="0013754E">
        <w:rPr>
          <w:rFonts w:ascii="Courier New" w:eastAsia="Times New Roman" w:hAnsi="Courier New" w:cs="Courier New"/>
          <w:b/>
          <w:bCs/>
          <w:sz w:val="16"/>
          <w:szCs w:val="16"/>
        </w:rPr>
        <w:t>shufflepop</w:t>
      </w:r>
      <w:proofErr w:type="spellEnd"/>
      <w:r w:rsidRPr="0013754E">
        <w:rPr>
          <w:rFonts w:ascii="Courier New" w:eastAsia="Times New Roman" w:hAnsi="Courier New" w:cs="Courier New"/>
          <w:b/>
          <w:bCs/>
          <w:sz w:val="16"/>
          <w:szCs w:val="16"/>
        </w:rPr>
        <w:t>(</w:t>
      </w:r>
      <w:proofErr w:type="gramEnd"/>
      <w:r w:rsidRPr="0013754E">
        <w:rPr>
          <w:rFonts w:ascii="Courier New" w:eastAsia="Times New Roman" w:hAnsi="Courier New" w:cs="Courier New"/>
          <w:b/>
          <w:bCs/>
          <w:sz w:val="16"/>
          <w:szCs w:val="16"/>
        </w:rPr>
        <w:t xml:space="preserve">mat2.perm, method=4)      </w:t>
      </w:r>
    </w:p>
    <w:p w14:paraId="281162E1"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tmp</w:t>
      </w:r>
      <w:proofErr w:type="spellEnd"/>
      <w:r w:rsidRPr="0013754E">
        <w:rPr>
          <w:rFonts w:ascii="Courier New" w:eastAsia="Times New Roman" w:hAnsi="Courier New" w:cs="Courier New"/>
          <w:b/>
          <w:bCs/>
          <w:sz w:val="16"/>
          <w:szCs w:val="16"/>
        </w:rPr>
        <w:t xml:space="preserve"> &lt;- </w:t>
      </w:r>
      <w:proofErr w:type="spellStart"/>
      <w:proofErr w:type="gramStart"/>
      <w:r w:rsidRPr="0013754E">
        <w:rPr>
          <w:rFonts w:ascii="Courier New" w:eastAsia="Times New Roman" w:hAnsi="Courier New" w:cs="Courier New"/>
          <w:b/>
          <w:bCs/>
          <w:sz w:val="16"/>
          <w:szCs w:val="16"/>
        </w:rPr>
        <w:t>dissim</w:t>
      </w:r>
      <w:proofErr w:type="spellEnd"/>
      <w:r w:rsidRPr="0013754E">
        <w:rPr>
          <w:rFonts w:ascii="Courier New" w:eastAsia="Times New Roman" w:hAnsi="Courier New" w:cs="Courier New"/>
          <w:b/>
          <w:bCs/>
          <w:sz w:val="16"/>
          <w:szCs w:val="16"/>
        </w:rPr>
        <w:t>(</w:t>
      </w:r>
      <w:proofErr w:type="gramEnd"/>
      <w:r w:rsidRPr="0013754E">
        <w:rPr>
          <w:rFonts w:ascii="Courier New" w:eastAsia="Times New Roman" w:hAnsi="Courier New" w:cs="Courier New"/>
          <w:b/>
          <w:bCs/>
          <w:sz w:val="16"/>
          <w:szCs w:val="16"/>
        </w:rPr>
        <w:t xml:space="preserve">mat1.perm, mat2.perm, method)      </w:t>
      </w:r>
    </w:p>
    <w:p w14:paraId="3E0B09C9"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proofErr w:type="gramStart"/>
      <w:r w:rsidRPr="0013754E">
        <w:rPr>
          <w:rFonts w:ascii="Courier New" w:eastAsia="Times New Roman" w:hAnsi="Courier New" w:cs="Courier New"/>
          <w:b/>
          <w:bCs/>
          <w:sz w:val="16"/>
          <w:szCs w:val="16"/>
        </w:rPr>
        <w:t>dis.perm</w:t>
      </w:r>
      <w:proofErr w:type="spellEnd"/>
      <w:proofErr w:type="gramEnd"/>
      <w:r w:rsidRPr="0013754E">
        <w:rPr>
          <w:rFonts w:ascii="Courier New" w:eastAsia="Times New Roman" w:hAnsi="Courier New" w:cs="Courier New"/>
          <w:b/>
          <w:bCs/>
          <w:sz w:val="16"/>
          <w:szCs w:val="16"/>
        </w:rPr>
        <w:t xml:space="preserve"> &lt;- </w:t>
      </w:r>
      <w:proofErr w:type="spellStart"/>
      <w:r w:rsidRPr="0013754E">
        <w:rPr>
          <w:rFonts w:ascii="Courier New" w:eastAsia="Times New Roman" w:hAnsi="Courier New" w:cs="Courier New"/>
          <w:b/>
          <w:bCs/>
          <w:sz w:val="16"/>
          <w:szCs w:val="16"/>
        </w:rPr>
        <w:t>tmp$dis</w:t>
      </w:r>
      <w:proofErr w:type="spellEnd"/>
    </w:p>
    <w:p w14:paraId="488338C3"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ge</w:t>
      </w:r>
      <w:proofErr w:type="spellEnd"/>
      <w:r w:rsidRPr="0013754E">
        <w:rPr>
          <w:rFonts w:ascii="Courier New" w:eastAsia="Times New Roman" w:hAnsi="Courier New" w:cs="Courier New"/>
          <w:b/>
          <w:bCs/>
          <w:sz w:val="16"/>
          <w:szCs w:val="16"/>
        </w:rPr>
        <w:t xml:space="preserve"> &lt;- </w:t>
      </w:r>
      <w:proofErr w:type="gramStart"/>
      <w:r w:rsidRPr="0013754E">
        <w:rPr>
          <w:rFonts w:ascii="Courier New" w:eastAsia="Times New Roman" w:hAnsi="Courier New" w:cs="Courier New"/>
          <w:b/>
          <w:bCs/>
          <w:sz w:val="16"/>
          <w:szCs w:val="16"/>
        </w:rPr>
        <w:t>which(</w:t>
      </w:r>
      <w:proofErr w:type="spellStart"/>
      <w:proofErr w:type="gramEnd"/>
      <w:r w:rsidRPr="0013754E">
        <w:rPr>
          <w:rFonts w:ascii="Courier New" w:eastAsia="Times New Roman" w:hAnsi="Courier New" w:cs="Courier New"/>
          <w:b/>
          <w:bCs/>
          <w:sz w:val="16"/>
          <w:szCs w:val="16"/>
        </w:rPr>
        <w:t>dis.perm</w:t>
      </w:r>
      <w:proofErr w:type="spellEnd"/>
      <w:r w:rsidRPr="0013754E">
        <w:rPr>
          <w:rFonts w:ascii="Courier New" w:eastAsia="Times New Roman" w:hAnsi="Courier New" w:cs="Courier New"/>
          <w:b/>
          <w:bCs/>
          <w:sz w:val="16"/>
          <w:szCs w:val="16"/>
        </w:rPr>
        <w:t xml:space="preserve"> + epsilon &gt;= </w:t>
      </w:r>
      <w:proofErr w:type="spellStart"/>
      <w:r w:rsidRPr="0013754E">
        <w:rPr>
          <w:rFonts w:ascii="Courier New" w:eastAsia="Times New Roman" w:hAnsi="Courier New" w:cs="Courier New"/>
          <w:b/>
          <w:bCs/>
          <w:sz w:val="16"/>
          <w:szCs w:val="16"/>
        </w:rPr>
        <w:t>dis.ref</w:t>
      </w:r>
      <w:proofErr w:type="spellEnd"/>
      <w:r w:rsidRPr="0013754E">
        <w:rPr>
          <w:rFonts w:ascii="Courier New" w:eastAsia="Times New Roman" w:hAnsi="Courier New" w:cs="Courier New"/>
          <w:b/>
          <w:bCs/>
          <w:sz w:val="16"/>
          <w:szCs w:val="16"/>
        </w:rPr>
        <w:t>)</w:t>
      </w:r>
    </w:p>
    <w:p w14:paraId="6D257B63"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if (length(</w:t>
      </w:r>
      <w:proofErr w:type="spellStart"/>
      <w:r w:rsidRPr="0013754E">
        <w:rPr>
          <w:rFonts w:ascii="Courier New" w:eastAsia="Times New Roman" w:hAnsi="Courier New" w:cs="Courier New"/>
          <w:b/>
          <w:bCs/>
          <w:sz w:val="16"/>
          <w:szCs w:val="16"/>
        </w:rPr>
        <w:t>ge</w:t>
      </w:r>
      <w:proofErr w:type="spellEnd"/>
      <w:r w:rsidRPr="0013754E">
        <w:rPr>
          <w:rFonts w:ascii="Courier New" w:eastAsia="Times New Roman" w:hAnsi="Courier New" w:cs="Courier New"/>
          <w:b/>
          <w:bCs/>
          <w:sz w:val="16"/>
          <w:szCs w:val="16"/>
        </w:rPr>
        <w:t xml:space="preserve">) &gt; 0) { </w:t>
      </w:r>
    </w:p>
    <w:p w14:paraId="51FB6A0B"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proofErr w:type="gramStart"/>
      <w:r w:rsidRPr="0013754E">
        <w:rPr>
          <w:rFonts w:ascii="Courier New" w:eastAsia="Times New Roman" w:hAnsi="Courier New" w:cs="Courier New"/>
          <w:b/>
          <w:bCs/>
          <w:sz w:val="16"/>
          <w:szCs w:val="16"/>
        </w:rPr>
        <w:t>outlier.count</w:t>
      </w:r>
      <w:proofErr w:type="spellEnd"/>
      <w:proofErr w:type="gramEnd"/>
      <w:r w:rsidRPr="0013754E">
        <w:rPr>
          <w:rFonts w:ascii="Courier New" w:eastAsia="Times New Roman" w:hAnsi="Courier New" w:cs="Courier New"/>
          <w:b/>
          <w:bCs/>
          <w:sz w:val="16"/>
          <w:szCs w:val="16"/>
        </w:rPr>
        <w:t>[</w:t>
      </w:r>
      <w:proofErr w:type="spellStart"/>
      <w:r w:rsidRPr="0013754E">
        <w:rPr>
          <w:rFonts w:ascii="Courier New" w:eastAsia="Times New Roman" w:hAnsi="Courier New" w:cs="Courier New"/>
          <w:b/>
          <w:bCs/>
          <w:sz w:val="16"/>
          <w:szCs w:val="16"/>
        </w:rPr>
        <w:t>ge</w:t>
      </w:r>
      <w:proofErr w:type="spellEnd"/>
      <w:r w:rsidRPr="0013754E">
        <w:rPr>
          <w:rFonts w:ascii="Courier New" w:eastAsia="Times New Roman" w:hAnsi="Courier New" w:cs="Courier New"/>
          <w:b/>
          <w:bCs/>
          <w:sz w:val="16"/>
          <w:szCs w:val="16"/>
        </w:rPr>
        <w:t xml:space="preserve">] &lt;- </w:t>
      </w:r>
      <w:proofErr w:type="spellStart"/>
      <w:r w:rsidRPr="0013754E">
        <w:rPr>
          <w:rFonts w:ascii="Courier New" w:eastAsia="Times New Roman" w:hAnsi="Courier New" w:cs="Courier New"/>
          <w:b/>
          <w:bCs/>
          <w:sz w:val="16"/>
          <w:szCs w:val="16"/>
        </w:rPr>
        <w:t>outlier.count</w:t>
      </w:r>
      <w:proofErr w:type="spellEnd"/>
      <w:r w:rsidRPr="0013754E">
        <w:rPr>
          <w:rFonts w:ascii="Courier New" w:eastAsia="Times New Roman" w:hAnsi="Courier New" w:cs="Courier New"/>
          <w:b/>
          <w:bCs/>
          <w:sz w:val="16"/>
          <w:szCs w:val="16"/>
        </w:rPr>
        <w:t>[</w:t>
      </w:r>
      <w:proofErr w:type="spellStart"/>
      <w:r w:rsidRPr="0013754E">
        <w:rPr>
          <w:rFonts w:ascii="Courier New" w:eastAsia="Times New Roman" w:hAnsi="Courier New" w:cs="Courier New"/>
          <w:b/>
          <w:bCs/>
          <w:sz w:val="16"/>
          <w:szCs w:val="16"/>
        </w:rPr>
        <w:t>ge</w:t>
      </w:r>
      <w:proofErr w:type="spellEnd"/>
      <w:r w:rsidRPr="0013754E">
        <w:rPr>
          <w:rFonts w:ascii="Courier New" w:eastAsia="Times New Roman" w:hAnsi="Courier New" w:cs="Courier New"/>
          <w:b/>
          <w:bCs/>
          <w:sz w:val="16"/>
          <w:szCs w:val="16"/>
        </w:rPr>
        <w:t>] + 1</w:t>
      </w:r>
    </w:p>
    <w:p w14:paraId="3520032F"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
    <w:p w14:paraId="2826FE17"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
    <w:p w14:paraId="7AEE6DED"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proofErr w:type="gramStart"/>
      <w:r w:rsidRPr="0013754E">
        <w:rPr>
          <w:rFonts w:ascii="Courier New" w:eastAsia="Times New Roman" w:hAnsi="Courier New" w:cs="Courier New"/>
          <w:b/>
          <w:bCs/>
          <w:sz w:val="16"/>
          <w:szCs w:val="16"/>
        </w:rPr>
        <w:t>p.dist</w:t>
      </w:r>
      <w:proofErr w:type="spellEnd"/>
      <w:proofErr w:type="gramEnd"/>
      <w:r w:rsidRPr="0013754E">
        <w:rPr>
          <w:rFonts w:ascii="Courier New" w:eastAsia="Times New Roman" w:hAnsi="Courier New" w:cs="Courier New"/>
          <w:b/>
          <w:bCs/>
          <w:sz w:val="16"/>
          <w:szCs w:val="16"/>
        </w:rPr>
        <w:t xml:space="preserve"> &lt;- </w:t>
      </w:r>
      <w:proofErr w:type="spellStart"/>
      <w:r w:rsidRPr="0013754E">
        <w:rPr>
          <w:rFonts w:ascii="Courier New" w:eastAsia="Times New Roman" w:hAnsi="Courier New" w:cs="Courier New"/>
          <w:b/>
          <w:bCs/>
          <w:sz w:val="16"/>
          <w:szCs w:val="16"/>
        </w:rPr>
        <w:t>outlier.count</w:t>
      </w:r>
      <w:proofErr w:type="spellEnd"/>
      <w:r w:rsidRPr="0013754E">
        <w:rPr>
          <w:rFonts w:ascii="Courier New" w:eastAsia="Times New Roman" w:hAnsi="Courier New" w:cs="Courier New"/>
          <w:b/>
          <w:bCs/>
          <w:sz w:val="16"/>
          <w:szCs w:val="16"/>
        </w:rPr>
        <w:t>/(</w:t>
      </w:r>
      <w:proofErr w:type="spellStart"/>
      <w:r w:rsidRPr="0013754E">
        <w:rPr>
          <w:rFonts w:ascii="Courier New" w:eastAsia="Times New Roman" w:hAnsi="Courier New" w:cs="Courier New"/>
          <w:b/>
          <w:bCs/>
          <w:sz w:val="16"/>
          <w:szCs w:val="16"/>
        </w:rPr>
        <w:t>nperm</w:t>
      </w:r>
      <w:proofErr w:type="spellEnd"/>
      <w:r w:rsidRPr="0013754E">
        <w:rPr>
          <w:rFonts w:ascii="Courier New" w:eastAsia="Times New Roman" w:hAnsi="Courier New" w:cs="Courier New"/>
          <w:b/>
          <w:bCs/>
          <w:sz w:val="16"/>
          <w:szCs w:val="16"/>
        </w:rPr>
        <w:t xml:space="preserve"> + 1)</w:t>
      </w:r>
    </w:p>
    <w:p w14:paraId="27FC186E"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  </w:t>
      </w:r>
    </w:p>
    <w:p w14:paraId="0D420D34"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p.adj</w:t>
      </w:r>
      <w:proofErr w:type="spellEnd"/>
      <w:r w:rsidRPr="0013754E">
        <w:rPr>
          <w:rFonts w:ascii="Courier New" w:eastAsia="Times New Roman" w:hAnsi="Courier New" w:cs="Courier New"/>
          <w:b/>
          <w:bCs/>
          <w:sz w:val="16"/>
          <w:szCs w:val="16"/>
        </w:rPr>
        <w:t xml:space="preserve"> &lt;- </w:t>
      </w:r>
      <w:proofErr w:type="spellStart"/>
      <w:proofErr w:type="gramStart"/>
      <w:r w:rsidRPr="0013754E">
        <w:rPr>
          <w:rFonts w:ascii="Courier New" w:eastAsia="Times New Roman" w:hAnsi="Courier New" w:cs="Courier New"/>
          <w:b/>
          <w:bCs/>
          <w:sz w:val="16"/>
          <w:szCs w:val="16"/>
        </w:rPr>
        <w:t>p.adjust</w:t>
      </w:r>
      <w:proofErr w:type="spellEnd"/>
      <w:proofErr w:type="gramEnd"/>
      <w:r w:rsidRPr="0013754E">
        <w:rPr>
          <w:rFonts w:ascii="Courier New" w:eastAsia="Times New Roman" w:hAnsi="Courier New" w:cs="Courier New"/>
          <w:b/>
          <w:bCs/>
          <w:sz w:val="16"/>
          <w:szCs w:val="16"/>
        </w:rPr>
        <w:t>(</w:t>
      </w:r>
      <w:proofErr w:type="spellStart"/>
      <w:r w:rsidRPr="0013754E">
        <w:rPr>
          <w:rFonts w:ascii="Courier New" w:eastAsia="Times New Roman" w:hAnsi="Courier New" w:cs="Courier New"/>
          <w:b/>
          <w:bCs/>
          <w:sz w:val="16"/>
          <w:szCs w:val="16"/>
        </w:rPr>
        <w:t>p.dist</w:t>
      </w:r>
      <w:proofErr w:type="spellEnd"/>
      <w:r w:rsidRPr="0013754E">
        <w:rPr>
          <w:rFonts w:ascii="Courier New" w:eastAsia="Times New Roman" w:hAnsi="Courier New" w:cs="Courier New"/>
          <w:b/>
          <w:bCs/>
          <w:sz w:val="16"/>
          <w:szCs w:val="16"/>
        </w:rPr>
        <w:t xml:space="preserve">, method = </w:t>
      </w:r>
      <w:proofErr w:type="spellStart"/>
      <w:r w:rsidRPr="0013754E">
        <w:rPr>
          <w:rFonts w:ascii="Courier New" w:eastAsia="Times New Roman" w:hAnsi="Courier New" w:cs="Courier New"/>
          <w:b/>
          <w:bCs/>
          <w:sz w:val="16"/>
          <w:szCs w:val="16"/>
        </w:rPr>
        <w:t>correc</w:t>
      </w:r>
      <w:proofErr w:type="spellEnd"/>
      <w:r w:rsidRPr="0013754E">
        <w:rPr>
          <w:rFonts w:ascii="Courier New" w:eastAsia="Times New Roman" w:hAnsi="Courier New" w:cs="Courier New"/>
          <w:b/>
          <w:bCs/>
          <w:sz w:val="16"/>
          <w:szCs w:val="16"/>
        </w:rPr>
        <w:t xml:space="preserve">)  </w:t>
      </w:r>
    </w:p>
    <w:p w14:paraId="3A01442E"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p>
    <w:p w14:paraId="5DA16CB4"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Simple gain or loss?  </w:t>
      </w:r>
    </w:p>
    <w:p w14:paraId="14D426FC"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gramStart"/>
      <w:r w:rsidRPr="0013754E">
        <w:rPr>
          <w:rFonts w:ascii="Courier New" w:eastAsia="Times New Roman" w:hAnsi="Courier New" w:cs="Courier New"/>
          <w:b/>
          <w:bCs/>
          <w:sz w:val="16"/>
          <w:szCs w:val="16"/>
        </w:rPr>
        <w:t>n.pop</w:t>
      </w:r>
      <w:proofErr w:type="gramEnd"/>
      <w:r w:rsidRPr="0013754E">
        <w:rPr>
          <w:rFonts w:ascii="Courier New" w:eastAsia="Times New Roman" w:hAnsi="Courier New" w:cs="Courier New"/>
          <w:b/>
          <w:bCs/>
          <w:sz w:val="16"/>
          <w:szCs w:val="16"/>
        </w:rPr>
        <w:t xml:space="preserve">1 &lt;- </w:t>
      </w:r>
      <w:proofErr w:type="spellStart"/>
      <w:r w:rsidRPr="0013754E">
        <w:rPr>
          <w:rFonts w:ascii="Courier New" w:eastAsia="Times New Roman" w:hAnsi="Courier New" w:cs="Courier New"/>
          <w:b/>
          <w:bCs/>
          <w:sz w:val="16"/>
          <w:szCs w:val="16"/>
        </w:rPr>
        <w:t>seppop</w:t>
      </w:r>
      <w:proofErr w:type="spellEnd"/>
      <w:r w:rsidRPr="0013754E">
        <w:rPr>
          <w:rFonts w:ascii="Courier New" w:eastAsia="Times New Roman" w:hAnsi="Courier New" w:cs="Courier New"/>
          <w:b/>
          <w:bCs/>
          <w:sz w:val="16"/>
          <w:szCs w:val="16"/>
        </w:rPr>
        <w:t>(mat1)</w:t>
      </w:r>
    </w:p>
    <w:p w14:paraId="29E8531C"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gramStart"/>
      <w:r w:rsidRPr="0013754E">
        <w:rPr>
          <w:rFonts w:ascii="Courier New" w:eastAsia="Times New Roman" w:hAnsi="Courier New" w:cs="Courier New"/>
          <w:b/>
          <w:bCs/>
          <w:sz w:val="16"/>
          <w:szCs w:val="16"/>
        </w:rPr>
        <w:t>n.pop</w:t>
      </w:r>
      <w:proofErr w:type="gramEnd"/>
      <w:r w:rsidRPr="0013754E">
        <w:rPr>
          <w:rFonts w:ascii="Courier New" w:eastAsia="Times New Roman" w:hAnsi="Courier New" w:cs="Courier New"/>
          <w:b/>
          <w:bCs/>
          <w:sz w:val="16"/>
          <w:szCs w:val="16"/>
        </w:rPr>
        <w:t xml:space="preserve">2 &lt;- </w:t>
      </w:r>
      <w:proofErr w:type="spellStart"/>
      <w:r w:rsidRPr="0013754E">
        <w:rPr>
          <w:rFonts w:ascii="Courier New" w:eastAsia="Times New Roman" w:hAnsi="Courier New" w:cs="Courier New"/>
          <w:b/>
          <w:bCs/>
          <w:sz w:val="16"/>
          <w:szCs w:val="16"/>
        </w:rPr>
        <w:t>seppop</w:t>
      </w:r>
      <w:proofErr w:type="spellEnd"/>
      <w:r w:rsidRPr="0013754E">
        <w:rPr>
          <w:rFonts w:ascii="Courier New" w:eastAsia="Times New Roman" w:hAnsi="Courier New" w:cs="Courier New"/>
          <w:b/>
          <w:bCs/>
          <w:sz w:val="16"/>
          <w:szCs w:val="16"/>
        </w:rPr>
        <w:t xml:space="preserve">(mat2)  </w:t>
      </w:r>
    </w:p>
    <w:p w14:paraId="50C9308A"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gramStart"/>
      <w:r w:rsidRPr="0013754E">
        <w:rPr>
          <w:rFonts w:ascii="Courier New" w:eastAsia="Times New Roman" w:hAnsi="Courier New" w:cs="Courier New"/>
          <w:b/>
          <w:bCs/>
          <w:sz w:val="16"/>
          <w:szCs w:val="16"/>
        </w:rPr>
        <w:t>mean.hexp</w:t>
      </w:r>
      <w:proofErr w:type="gramEnd"/>
      <w:r w:rsidRPr="0013754E">
        <w:rPr>
          <w:rFonts w:ascii="Courier New" w:eastAsia="Times New Roman" w:hAnsi="Courier New" w:cs="Courier New"/>
          <w:b/>
          <w:bCs/>
          <w:sz w:val="16"/>
          <w:szCs w:val="16"/>
        </w:rPr>
        <w:t xml:space="preserve">1 &lt;- </w:t>
      </w:r>
      <w:proofErr w:type="spellStart"/>
      <w:r w:rsidRPr="0013754E">
        <w:rPr>
          <w:rFonts w:ascii="Courier New" w:eastAsia="Times New Roman" w:hAnsi="Courier New" w:cs="Courier New"/>
          <w:b/>
          <w:bCs/>
          <w:sz w:val="16"/>
          <w:szCs w:val="16"/>
        </w:rPr>
        <w:t>do.call</w:t>
      </w:r>
      <w:proofErr w:type="spellEnd"/>
      <w:r w:rsidRPr="0013754E">
        <w:rPr>
          <w:rFonts w:ascii="Courier New" w:eastAsia="Times New Roman" w:hAnsi="Courier New" w:cs="Courier New"/>
          <w:b/>
          <w:bCs/>
          <w:sz w:val="16"/>
          <w:szCs w:val="16"/>
        </w:rPr>
        <w:t xml:space="preserve">("c", </w:t>
      </w:r>
      <w:proofErr w:type="spellStart"/>
      <w:r w:rsidRPr="0013754E">
        <w:rPr>
          <w:rFonts w:ascii="Courier New" w:eastAsia="Times New Roman" w:hAnsi="Courier New" w:cs="Courier New"/>
          <w:b/>
          <w:bCs/>
          <w:sz w:val="16"/>
          <w:szCs w:val="16"/>
        </w:rPr>
        <w:t>lapply</w:t>
      </w:r>
      <w:proofErr w:type="spellEnd"/>
      <w:r w:rsidRPr="0013754E">
        <w:rPr>
          <w:rFonts w:ascii="Courier New" w:eastAsia="Times New Roman" w:hAnsi="Courier New" w:cs="Courier New"/>
          <w:b/>
          <w:bCs/>
          <w:sz w:val="16"/>
          <w:szCs w:val="16"/>
        </w:rPr>
        <w:t>(n.pop1, function(x) mean(summary(x)$</w:t>
      </w:r>
      <w:proofErr w:type="spellStart"/>
      <w:r w:rsidRPr="0013754E">
        <w:rPr>
          <w:rFonts w:ascii="Courier New" w:eastAsia="Times New Roman" w:hAnsi="Courier New" w:cs="Courier New"/>
          <w:b/>
          <w:bCs/>
          <w:sz w:val="16"/>
          <w:szCs w:val="16"/>
        </w:rPr>
        <w:t>Hexp</w:t>
      </w:r>
      <w:proofErr w:type="spellEnd"/>
      <w:r w:rsidRPr="0013754E">
        <w:rPr>
          <w:rFonts w:ascii="Courier New" w:eastAsia="Times New Roman" w:hAnsi="Courier New" w:cs="Courier New"/>
          <w:b/>
          <w:bCs/>
          <w:sz w:val="16"/>
          <w:szCs w:val="16"/>
        </w:rPr>
        <w:t>)))</w:t>
      </w:r>
    </w:p>
    <w:p w14:paraId="5157F007"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gramStart"/>
      <w:r w:rsidRPr="0013754E">
        <w:rPr>
          <w:rFonts w:ascii="Courier New" w:eastAsia="Times New Roman" w:hAnsi="Courier New" w:cs="Courier New"/>
          <w:b/>
          <w:bCs/>
          <w:sz w:val="16"/>
          <w:szCs w:val="16"/>
        </w:rPr>
        <w:t>mean.hexp</w:t>
      </w:r>
      <w:proofErr w:type="gramEnd"/>
      <w:r w:rsidRPr="0013754E">
        <w:rPr>
          <w:rFonts w:ascii="Courier New" w:eastAsia="Times New Roman" w:hAnsi="Courier New" w:cs="Courier New"/>
          <w:b/>
          <w:bCs/>
          <w:sz w:val="16"/>
          <w:szCs w:val="16"/>
        </w:rPr>
        <w:t xml:space="preserve">2 &lt;- </w:t>
      </w:r>
      <w:proofErr w:type="spellStart"/>
      <w:r w:rsidRPr="0013754E">
        <w:rPr>
          <w:rFonts w:ascii="Courier New" w:eastAsia="Times New Roman" w:hAnsi="Courier New" w:cs="Courier New"/>
          <w:b/>
          <w:bCs/>
          <w:sz w:val="16"/>
          <w:szCs w:val="16"/>
        </w:rPr>
        <w:t>do.call</w:t>
      </w:r>
      <w:proofErr w:type="spellEnd"/>
      <w:r w:rsidRPr="0013754E">
        <w:rPr>
          <w:rFonts w:ascii="Courier New" w:eastAsia="Times New Roman" w:hAnsi="Courier New" w:cs="Courier New"/>
          <w:b/>
          <w:bCs/>
          <w:sz w:val="16"/>
          <w:szCs w:val="16"/>
        </w:rPr>
        <w:t xml:space="preserve">("c", </w:t>
      </w:r>
      <w:proofErr w:type="spellStart"/>
      <w:r w:rsidRPr="0013754E">
        <w:rPr>
          <w:rFonts w:ascii="Courier New" w:eastAsia="Times New Roman" w:hAnsi="Courier New" w:cs="Courier New"/>
          <w:b/>
          <w:bCs/>
          <w:sz w:val="16"/>
          <w:szCs w:val="16"/>
        </w:rPr>
        <w:t>lapply</w:t>
      </w:r>
      <w:proofErr w:type="spellEnd"/>
      <w:r w:rsidRPr="0013754E">
        <w:rPr>
          <w:rFonts w:ascii="Courier New" w:eastAsia="Times New Roman" w:hAnsi="Courier New" w:cs="Courier New"/>
          <w:b/>
          <w:bCs/>
          <w:sz w:val="16"/>
          <w:szCs w:val="16"/>
        </w:rPr>
        <w:t>(n.pop2, function(x) mean(summary(x)$</w:t>
      </w:r>
      <w:proofErr w:type="spellStart"/>
      <w:r w:rsidRPr="0013754E">
        <w:rPr>
          <w:rFonts w:ascii="Courier New" w:eastAsia="Times New Roman" w:hAnsi="Courier New" w:cs="Courier New"/>
          <w:b/>
          <w:bCs/>
          <w:sz w:val="16"/>
          <w:szCs w:val="16"/>
        </w:rPr>
        <w:t>Hexp</w:t>
      </w:r>
      <w:proofErr w:type="spellEnd"/>
      <w:r w:rsidRPr="0013754E">
        <w:rPr>
          <w:rFonts w:ascii="Courier New" w:eastAsia="Times New Roman" w:hAnsi="Courier New" w:cs="Courier New"/>
          <w:b/>
          <w:bCs/>
          <w:sz w:val="16"/>
          <w:szCs w:val="16"/>
        </w:rPr>
        <w:t xml:space="preserve">)))  </w:t>
      </w:r>
    </w:p>
    <w:p w14:paraId="35A02AD7"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gramStart"/>
      <w:r w:rsidRPr="0013754E">
        <w:rPr>
          <w:rFonts w:ascii="Courier New" w:eastAsia="Times New Roman" w:hAnsi="Courier New" w:cs="Courier New"/>
          <w:b/>
          <w:bCs/>
          <w:sz w:val="16"/>
          <w:szCs w:val="16"/>
        </w:rPr>
        <w:t>mean.hexp</w:t>
      </w:r>
      <w:proofErr w:type="gramEnd"/>
      <w:r w:rsidRPr="0013754E">
        <w:rPr>
          <w:rFonts w:ascii="Courier New" w:eastAsia="Times New Roman" w:hAnsi="Courier New" w:cs="Courier New"/>
          <w:b/>
          <w:bCs/>
          <w:sz w:val="16"/>
          <w:szCs w:val="16"/>
        </w:rPr>
        <w:t>1[</w:t>
      </w:r>
      <w:proofErr w:type="spellStart"/>
      <w:r w:rsidRPr="0013754E">
        <w:rPr>
          <w:rFonts w:ascii="Courier New" w:eastAsia="Times New Roman" w:hAnsi="Courier New" w:cs="Courier New"/>
          <w:b/>
          <w:bCs/>
          <w:sz w:val="16"/>
          <w:szCs w:val="16"/>
        </w:rPr>
        <w:t>is.nan</w:t>
      </w:r>
      <w:proofErr w:type="spellEnd"/>
      <w:r w:rsidRPr="0013754E">
        <w:rPr>
          <w:rFonts w:ascii="Courier New" w:eastAsia="Times New Roman" w:hAnsi="Courier New" w:cs="Courier New"/>
          <w:b/>
          <w:bCs/>
          <w:sz w:val="16"/>
          <w:szCs w:val="16"/>
        </w:rPr>
        <w:t>(mean.hexp1)] &lt;- NA</w:t>
      </w:r>
    </w:p>
    <w:p w14:paraId="5C983BF7"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gramStart"/>
      <w:r w:rsidRPr="0013754E">
        <w:rPr>
          <w:rFonts w:ascii="Courier New" w:eastAsia="Times New Roman" w:hAnsi="Courier New" w:cs="Courier New"/>
          <w:b/>
          <w:bCs/>
          <w:sz w:val="16"/>
          <w:szCs w:val="16"/>
        </w:rPr>
        <w:t>mean.hexp</w:t>
      </w:r>
      <w:proofErr w:type="gramEnd"/>
      <w:r w:rsidRPr="0013754E">
        <w:rPr>
          <w:rFonts w:ascii="Courier New" w:eastAsia="Times New Roman" w:hAnsi="Courier New" w:cs="Courier New"/>
          <w:b/>
          <w:bCs/>
          <w:sz w:val="16"/>
          <w:szCs w:val="16"/>
        </w:rPr>
        <w:t>2[</w:t>
      </w:r>
      <w:proofErr w:type="spellStart"/>
      <w:r w:rsidRPr="0013754E">
        <w:rPr>
          <w:rFonts w:ascii="Courier New" w:eastAsia="Times New Roman" w:hAnsi="Courier New" w:cs="Courier New"/>
          <w:b/>
          <w:bCs/>
          <w:sz w:val="16"/>
          <w:szCs w:val="16"/>
        </w:rPr>
        <w:t>is.nan</w:t>
      </w:r>
      <w:proofErr w:type="spellEnd"/>
      <w:r w:rsidRPr="0013754E">
        <w:rPr>
          <w:rFonts w:ascii="Courier New" w:eastAsia="Times New Roman" w:hAnsi="Courier New" w:cs="Courier New"/>
          <w:b/>
          <w:bCs/>
          <w:sz w:val="16"/>
          <w:szCs w:val="16"/>
        </w:rPr>
        <w:t xml:space="preserve">(mean.hexp2)] &lt;- NA  </w:t>
      </w:r>
    </w:p>
    <w:p w14:paraId="574165F8"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simple_diff</w:t>
      </w:r>
      <w:proofErr w:type="spellEnd"/>
      <w:r w:rsidRPr="0013754E">
        <w:rPr>
          <w:rFonts w:ascii="Courier New" w:eastAsia="Times New Roman" w:hAnsi="Courier New" w:cs="Courier New"/>
          <w:b/>
          <w:bCs/>
          <w:sz w:val="16"/>
          <w:szCs w:val="16"/>
        </w:rPr>
        <w:t xml:space="preserve"> &lt;- </w:t>
      </w:r>
      <w:proofErr w:type="gramStart"/>
      <w:r w:rsidRPr="0013754E">
        <w:rPr>
          <w:rFonts w:ascii="Courier New" w:eastAsia="Times New Roman" w:hAnsi="Courier New" w:cs="Courier New"/>
          <w:b/>
          <w:bCs/>
          <w:sz w:val="16"/>
          <w:szCs w:val="16"/>
        </w:rPr>
        <w:t>mean.hexp</w:t>
      </w:r>
      <w:proofErr w:type="gramEnd"/>
      <w:r w:rsidRPr="0013754E">
        <w:rPr>
          <w:rFonts w:ascii="Courier New" w:eastAsia="Times New Roman" w:hAnsi="Courier New" w:cs="Courier New"/>
          <w:b/>
          <w:bCs/>
          <w:sz w:val="16"/>
          <w:szCs w:val="16"/>
        </w:rPr>
        <w:t>2 - mean.hexp1</w:t>
      </w:r>
    </w:p>
    <w:p w14:paraId="02F1C2E0"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 Please only take note of the sign of this difference, not the absolute value</w:t>
      </w:r>
    </w:p>
    <w:p w14:paraId="0FCDAE72"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output &lt;- </w:t>
      </w:r>
      <w:proofErr w:type="gramStart"/>
      <w:r w:rsidRPr="0013754E">
        <w:rPr>
          <w:rFonts w:ascii="Courier New" w:eastAsia="Times New Roman" w:hAnsi="Courier New" w:cs="Courier New"/>
          <w:b/>
          <w:bCs/>
          <w:sz w:val="16"/>
          <w:szCs w:val="16"/>
        </w:rPr>
        <w:t>list(</w:t>
      </w:r>
      <w:proofErr w:type="gramEnd"/>
      <w:r w:rsidRPr="0013754E">
        <w:rPr>
          <w:rFonts w:ascii="Courier New" w:eastAsia="Times New Roman" w:hAnsi="Courier New" w:cs="Courier New"/>
          <w:b/>
          <w:bCs/>
          <w:sz w:val="16"/>
          <w:szCs w:val="16"/>
        </w:rPr>
        <w:t xml:space="preserve">TBI = </w:t>
      </w:r>
      <w:proofErr w:type="spellStart"/>
      <w:r w:rsidRPr="0013754E">
        <w:rPr>
          <w:rFonts w:ascii="Courier New" w:eastAsia="Times New Roman" w:hAnsi="Courier New" w:cs="Courier New"/>
          <w:b/>
          <w:bCs/>
          <w:sz w:val="16"/>
          <w:szCs w:val="16"/>
        </w:rPr>
        <w:t>dis.ref</w:t>
      </w:r>
      <w:proofErr w:type="spellEnd"/>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p.TBI</w:t>
      </w:r>
      <w:proofErr w:type="spellEnd"/>
      <w:r w:rsidRPr="0013754E">
        <w:rPr>
          <w:rFonts w:ascii="Courier New" w:eastAsia="Times New Roman" w:hAnsi="Courier New" w:cs="Courier New"/>
          <w:b/>
          <w:bCs/>
          <w:sz w:val="16"/>
          <w:szCs w:val="16"/>
        </w:rPr>
        <w:t xml:space="preserve"> = </w:t>
      </w:r>
      <w:proofErr w:type="spellStart"/>
      <w:r w:rsidRPr="0013754E">
        <w:rPr>
          <w:rFonts w:ascii="Courier New" w:eastAsia="Times New Roman" w:hAnsi="Courier New" w:cs="Courier New"/>
          <w:b/>
          <w:bCs/>
          <w:sz w:val="16"/>
          <w:szCs w:val="16"/>
        </w:rPr>
        <w:t>p.dist</w:t>
      </w:r>
      <w:proofErr w:type="spellEnd"/>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p.adj</w:t>
      </w:r>
      <w:proofErr w:type="spellEnd"/>
      <w:r w:rsidRPr="0013754E">
        <w:rPr>
          <w:rFonts w:ascii="Courier New" w:eastAsia="Times New Roman" w:hAnsi="Courier New" w:cs="Courier New"/>
          <w:b/>
          <w:bCs/>
          <w:sz w:val="16"/>
          <w:szCs w:val="16"/>
        </w:rPr>
        <w:t xml:space="preserve"> = </w:t>
      </w:r>
      <w:proofErr w:type="spellStart"/>
      <w:r w:rsidRPr="0013754E">
        <w:rPr>
          <w:rFonts w:ascii="Courier New" w:eastAsia="Times New Roman" w:hAnsi="Courier New" w:cs="Courier New"/>
          <w:b/>
          <w:bCs/>
          <w:sz w:val="16"/>
          <w:szCs w:val="16"/>
        </w:rPr>
        <w:t>p.adj</w:t>
      </w:r>
      <w:proofErr w:type="spellEnd"/>
      <w:r w:rsidRPr="0013754E">
        <w:rPr>
          <w:rFonts w:ascii="Courier New" w:eastAsia="Times New Roman" w:hAnsi="Courier New" w:cs="Courier New"/>
          <w:b/>
          <w:bCs/>
          <w:sz w:val="16"/>
          <w:szCs w:val="16"/>
        </w:rPr>
        <w:t xml:space="preserve">, </w:t>
      </w:r>
      <w:proofErr w:type="spellStart"/>
      <w:r w:rsidRPr="0013754E">
        <w:rPr>
          <w:rFonts w:ascii="Courier New" w:eastAsia="Times New Roman" w:hAnsi="Courier New" w:cs="Courier New"/>
          <w:b/>
          <w:bCs/>
          <w:sz w:val="16"/>
          <w:szCs w:val="16"/>
        </w:rPr>
        <w:t>gainloss</w:t>
      </w:r>
      <w:proofErr w:type="spellEnd"/>
      <w:r w:rsidRPr="0013754E">
        <w:rPr>
          <w:rFonts w:ascii="Courier New" w:eastAsia="Times New Roman" w:hAnsi="Courier New" w:cs="Courier New"/>
          <w:b/>
          <w:bCs/>
          <w:sz w:val="16"/>
          <w:szCs w:val="16"/>
        </w:rPr>
        <w:t xml:space="preserve"> = </w:t>
      </w:r>
      <w:proofErr w:type="spellStart"/>
      <w:r w:rsidRPr="0013754E">
        <w:rPr>
          <w:rFonts w:ascii="Courier New" w:eastAsia="Times New Roman" w:hAnsi="Courier New" w:cs="Courier New"/>
          <w:b/>
          <w:bCs/>
          <w:sz w:val="16"/>
          <w:szCs w:val="16"/>
        </w:rPr>
        <w:t>simple_diff</w:t>
      </w:r>
      <w:proofErr w:type="spellEnd"/>
      <w:r w:rsidRPr="0013754E">
        <w:rPr>
          <w:rFonts w:ascii="Courier New" w:eastAsia="Times New Roman" w:hAnsi="Courier New" w:cs="Courier New"/>
          <w:b/>
          <w:bCs/>
          <w:sz w:val="16"/>
          <w:szCs w:val="16"/>
        </w:rPr>
        <w:t>[</w:t>
      </w:r>
      <w:proofErr w:type="spellStart"/>
      <w:r w:rsidRPr="0013754E">
        <w:rPr>
          <w:rFonts w:ascii="Courier New" w:eastAsia="Times New Roman" w:hAnsi="Courier New" w:cs="Courier New"/>
          <w:b/>
          <w:bCs/>
          <w:sz w:val="16"/>
          <w:szCs w:val="16"/>
        </w:rPr>
        <w:t>p.adj</w:t>
      </w:r>
      <w:proofErr w:type="spellEnd"/>
      <w:r w:rsidRPr="0013754E">
        <w:rPr>
          <w:rFonts w:ascii="Courier New" w:eastAsia="Times New Roman" w:hAnsi="Courier New" w:cs="Courier New"/>
          <w:b/>
          <w:bCs/>
          <w:sz w:val="16"/>
          <w:szCs w:val="16"/>
        </w:rPr>
        <w:t xml:space="preserve"> &lt; </w:t>
      </w:r>
      <w:proofErr w:type="spellStart"/>
      <w:r w:rsidRPr="0013754E">
        <w:rPr>
          <w:rFonts w:ascii="Courier New" w:eastAsia="Times New Roman" w:hAnsi="Courier New" w:cs="Courier New"/>
          <w:b/>
          <w:bCs/>
          <w:sz w:val="16"/>
          <w:szCs w:val="16"/>
        </w:rPr>
        <w:t>thresh_for_GL</w:t>
      </w:r>
      <w:proofErr w:type="spellEnd"/>
      <w:r w:rsidRPr="0013754E">
        <w:rPr>
          <w:rFonts w:ascii="Courier New" w:eastAsia="Times New Roman" w:hAnsi="Courier New" w:cs="Courier New"/>
          <w:b/>
          <w:bCs/>
          <w:sz w:val="16"/>
          <w:szCs w:val="16"/>
        </w:rPr>
        <w:t xml:space="preserve">])  </w:t>
      </w:r>
    </w:p>
    <w:p w14:paraId="60A9FF31"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class(output) &lt;- "TGI"  </w:t>
      </w:r>
    </w:p>
    <w:p w14:paraId="74AFD8FC" w14:textId="77777777" w:rsidR="00F267BC" w:rsidRPr="0013754E"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 xml:space="preserve">  return(output)</w:t>
      </w:r>
    </w:p>
    <w:p w14:paraId="192421C0"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r w:rsidRPr="0013754E">
        <w:rPr>
          <w:rFonts w:ascii="Courier New" w:eastAsia="Times New Roman" w:hAnsi="Courier New" w:cs="Courier New"/>
          <w:b/>
          <w:bCs/>
          <w:sz w:val="16"/>
          <w:szCs w:val="16"/>
        </w:rPr>
        <w:t>}</w:t>
      </w:r>
    </w:p>
    <w:p w14:paraId="1A2F934D" w14:textId="77777777" w:rsidR="00F267BC" w:rsidRPr="00004C95" w:rsidRDefault="00F267BC" w:rsidP="00F267BC">
      <w:pPr>
        <w:widowControl w:val="0"/>
        <w:autoSpaceDE w:val="0"/>
        <w:autoSpaceDN w:val="0"/>
        <w:adjustRightInd w:val="0"/>
        <w:spacing w:after="0" w:line="276" w:lineRule="auto"/>
        <w:contextualSpacing/>
        <w:rPr>
          <w:rFonts w:ascii="Courier New" w:eastAsia="Times New Roman" w:hAnsi="Courier New" w:cs="Courier New"/>
          <w:b/>
          <w:bCs/>
          <w:sz w:val="16"/>
          <w:szCs w:val="16"/>
        </w:rPr>
      </w:pPr>
    </w:p>
    <w:p w14:paraId="55AA5830" w14:textId="77777777" w:rsidR="00F267BC" w:rsidRPr="00004C95" w:rsidRDefault="00F267BC" w:rsidP="00760250">
      <w:pPr>
        <w:widowControl w:val="0"/>
        <w:autoSpaceDE w:val="0"/>
        <w:autoSpaceDN w:val="0"/>
        <w:adjustRightInd w:val="0"/>
        <w:spacing w:before="240" w:after="240" w:line="276" w:lineRule="auto"/>
      </w:pPr>
    </w:p>
    <w:sectPr w:rsidR="00F267BC" w:rsidRPr="00004C95" w:rsidSect="00813CD6">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ierre" w:date="2021-01-10T15:45:00Z" w:initials="PL">
    <w:p w14:paraId="2FF11DCF" w14:textId="4C76EECD" w:rsidR="00C32E8B" w:rsidRPr="0058796E" w:rsidRDefault="00C32E8B">
      <w:pPr>
        <w:pStyle w:val="CommentText"/>
        <w:rPr>
          <w:lang w:val="fr-FR"/>
        </w:rPr>
      </w:pPr>
      <w:r>
        <w:rPr>
          <w:rStyle w:val="CommentReference"/>
        </w:rPr>
        <w:annotationRef/>
      </w:r>
      <w:r w:rsidRPr="0058796E">
        <w:rPr>
          <w:lang w:val="fr-FR"/>
        </w:rPr>
        <w:t>La Fig. 1A n’est pas claire. Voir mes notes sous cette figure.</w:t>
      </w:r>
    </w:p>
  </w:comment>
  <w:comment w:id="1" w:author="Pierre" w:date="2021-01-12T15:11:00Z" w:initials="PL">
    <w:p w14:paraId="2C44431D" w14:textId="41984186" w:rsidR="00C32E8B" w:rsidRPr="0058796E" w:rsidRDefault="00C32E8B">
      <w:pPr>
        <w:pStyle w:val="CommentText"/>
        <w:rPr>
          <w:lang w:val="fr-FR"/>
        </w:rPr>
      </w:pPr>
      <w:r>
        <w:rPr>
          <w:rStyle w:val="CommentReference"/>
        </w:rPr>
        <w:annotationRef/>
      </w:r>
      <w:r w:rsidRPr="0058796E">
        <w:rPr>
          <w:lang w:val="fr-FR"/>
        </w:rPr>
        <w:t xml:space="preserve">Y aurait-il lieu d’expliquer deux </w:t>
      </w:r>
      <w:proofErr w:type="gramStart"/>
      <w:r w:rsidRPr="0058796E">
        <w:rPr>
          <w:lang w:val="fr-FR"/>
        </w:rPr>
        <w:t>points:</w:t>
      </w:r>
      <w:proofErr w:type="gramEnd"/>
    </w:p>
    <w:p w14:paraId="798D6CEA" w14:textId="1F0780D4" w:rsidR="00C32E8B" w:rsidRPr="004634B4" w:rsidRDefault="00C32E8B">
      <w:pPr>
        <w:pStyle w:val="CommentText"/>
        <w:rPr>
          <w:lang w:val="fr-FR"/>
        </w:rPr>
      </w:pPr>
      <w:r w:rsidRPr="004634B4">
        <w:rPr>
          <w:lang w:val="fr-FR"/>
        </w:rPr>
        <w:t>1. Serait-il pertinent d’indiquer que nous étudions ici des dynamiques à court terme qui ne sont pas neutres face aux pressions environnementales ?</w:t>
      </w:r>
    </w:p>
    <w:p w14:paraId="7D8B038D" w14:textId="0C636391" w:rsidR="00C32E8B" w:rsidRPr="004634B4" w:rsidRDefault="00C32E8B">
      <w:pPr>
        <w:pStyle w:val="CommentText"/>
        <w:rPr>
          <w:lang w:val="fr-FR"/>
        </w:rPr>
      </w:pPr>
      <w:r w:rsidRPr="004634B4">
        <w:rPr>
          <w:lang w:val="fr-FR"/>
        </w:rPr>
        <w:t xml:space="preserve">2. Serait-il possible, en principe, d’utiliser d’autres distances génétiques, en particulier les 4 autres qui sont disponibles dans </w:t>
      </w:r>
      <w:proofErr w:type="spellStart"/>
      <w:proofErr w:type="gramStart"/>
      <w:r w:rsidRPr="004634B4">
        <w:rPr>
          <w:lang w:val="fr-FR"/>
        </w:rPr>
        <w:t>dist.genpop</w:t>
      </w:r>
      <w:proofErr w:type="spellEnd"/>
      <w:proofErr w:type="gramEnd"/>
      <w:r w:rsidRPr="004634B4">
        <w:rPr>
          <w:lang w:val="fr-FR"/>
        </w:rPr>
        <w:t xml:space="preserve"> ? </w:t>
      </w:r>
    </w:p>
    <w:p w14:paraId="6DA70B9D" w14:textId="2D502F8A" w:rsidR="00C32E8B" w:rsidRPr="0058796E" w:rsidRDefault="00C32E8B">
      <w:pPr>
        <w:pStyle w:val="CommentText"/>
        <w:rPr>
          <w:lang w:val="fr-FR"/>
        </w:rPr>
      </w:pPr>
      <w:r w:rsidRPr="0058796E">
        <w:rPr>
          <w:lang w:val="fr-FR"/>
        </w:rPr>
        <w:t xml:space="preserve">Dire quelques mots sur la raison pour laquelle tu as choisi la D de Rogers pour cette étude. Pourquoi est-elle la plus </w:t>
      </w:r>
      <w:proofErr w:type="gramStart"/>
      <w:r w:rsidRPr="0058796E">
        <w:rPr>
          <w:lang w:val="fr-FR"/>
        </w:rPr>
        <w:t>appropriée?</w:t>
      </w:r>
      <w:proofErr w:type="gramEnd"/>
    </w:p>
  </w:comment>
  <w:comment w:id="4" w:author="Pierre" w:date="2021-01-10T18:03:00Z" w:initials="PL">
    <w:p w14:paraId="4AC1FE14" w14:textId="05B25E36" w:rsidR="00C32E8B" w:rsidRPr="0050272D" w:rsidRDefault="00C32E8B">
      <w:pPr>
        <w:pStyle w:val="CommentText"/>
        <w:rPr>
          <w:lang w:val="fr-FR"/>
        </w:rPr>
      </w:pPr>
      <w:r>
        <w:rPr>
          <w:rStyle w:val="CommentReference"/>
        </w:rPr>
        <w:annotationRef/>
      </w:r>
      <w:r w:rsidRPr="0058796E">
        <w:rPr>
          <w:lang w:val="fr-FR"/>
        </w:rPr>
        <w:t xml:space="preserve">Je ne comprends pas bien cette phrase. </w:t>
      </w:r>
      <w:r w:rsidRPr="0050272D">
        <w:rPr>
          <w:lang w:val="fr-FR"/>
        </w:rPr>
        <w:t xml:space="preserve">Peux-tu la </w:t>
      </w:r>
      <w:proofErr w:type="gramStart"/>
      <w:r w:rsidRPr="0050272D">
        <w:rPr>
          <w:lang w:val="fr-FR"/>
        </w:rPr>
        <w:t>reformuler?</w:t>
      </w:r>
      <w:proofErr w:type="gramEnd"/>
    </w:p>
  </w:comment>
  <w:comment w:id="5" w:author="Pierre" w:date="2021-01-12T15:12:00Z" w:initials="PL">
    <w:p w14:paraId="0D533593" w14:textId="675E83C4" w:rsidR="00C32E8B" w:rsidRPr="004634B4" w:rsidRDefault="00C32E8B">
      <w:pPr>
        <w:pStyle w:val="CommentText"/>
        <w:rPr>
          <w:lang w:val="fr-FR"/>
        </w:rPr>
      </w:pPr>
      <w:r>
        <w:rPr>
          <w:rStyle w:val="CommentReference"/>
        </w:rPr>
        <w:annotationRef/>
      </w:r>
      <w:r w:rsidRPr="004634B4">
        <w:rPr>
          <w:lang w:val="fr-FR"/>
        </w:rPr>
        <w:t xml:space="preserve">Cette précision est-elle </w:t>
      </w:r>
      <w:proofErr w:type="gramStart"/>
      <w:r w:rsidRPr="004634B4">
        <w:rPr>
          <w:lang w:val="fr-FR"/>
        </w:rPr>
        <w:t>importante?</w:t>
      </w:r>
      <w:proofErr w:type="gramEnd"/>
      <w:r w:rsidRPr="004634B4">
        <w:rPr>
          <w:lang w:val="fr-FR"/>
        </w:rPr>
        <w:t xml:space="preserve"> Certains graphiques rapportant les résultats des simulations auront-ils une échelle en années plutôt qu’en </w:t>
      </w:r>
      <w:proofErr w:type="spellStart"/>
      <w:r w:rsidRPr="004634B4">
        <w:rPr>
          <w:lang w:val="fr-FR"/>
        </w:rPr>
        <w:t>génrations</w:t>
      </w:r>
      <w:proofErr w:type="spellEnd"/>
      <w:r w:rsidRPr="004634B4">
        <w:rPr>
          <w:lang w:val="fr-FR"/>
        </w:rPr>
        <w:t xml:space="preserve"> sur l’abscisse ?</w:t>
      </w:r>
    </w:p>
  </w:comment>
  <w:comment w:id="6" w:author="Pierre" w:date="2021-01-12T15:15:00Z" w:initials="PL">
    <w:p w14:paraId="22B4E974" w14:textId="74F22698" w:rsidR="00C32E8B" w:rsidRPr="0058796E" w:rsidRDefault="00C32E8B">
      <w:pPr>
        <w:pStyle w:val="CommentText"/>
        <w:rPr>
          <w:lang w:val="fr-FR"/>
        </w:rPr>
      </w:pPr>
      <w:r>
        <w:rPr>
          <w:rStyle w:val="CommentReference"/>
        </w:rPr>
        <w:annotationRef/>
      </w:r>
      <w:r w:rsidRPr="0058796E">
        <w:rPr>
          <w:lang w:val="fr-FR"/>
        </w:rPr>
        <w:t>Il faut normalement numéroter les figures dans l’ordre de leur apparition dans le texte. Tu devrais donc renuméroter la Fig. 4 qui deviendra la Fig. 3, à moins de changer l’ordre des paragraphes, ce qui me paraît plus difficile.</w:t>
      </w:r>
    </w:p>
  </w:comment>
  <w:comment w:id="8" w:author="Pierre" w:date="2021-01-12T15:20:00Z" w:initials="PL">
    <w:p w14:paraId="79D8C607" w14:textId="059D25B8" w:rsidR="00C32E8B" w:rsidRDefault="00C32E8B">
      <w:pPr>
        <w:pStyle w:val="CommentText"/>
      </w:pPr>
      <w:r>
        <w:rPr>
          <w:rStyle w:val="CommentReference"/>
        </w:rPr>
        <w:annotationRef/>
      </w:r>
      <w:r>
        <w:t>Are these % computed after corrections for multiple tests?</w:t>
      </w:r>
    </w:p>
  </w:comment>
  <w:comment w:id="9" w:author="Pierre" w:date="2021-01-11T18:08:00Z" w:initials="PL">
    <w:p w14:paraId="0E505404" w14:textId="4976B5C4" w:rsidR="00C32E8B" w:rsidRPr="0058796E" w:rsidRDefault="00C32E8B">
      <w:pPr>
        <w:pStyle w:val="CommentText"/>
        <w:rPr>
          <w:lang w:val="fr-FR"/>
        </w:rPr>
      </w:pPr>
      <w:r>
        <w:rPr>
          <w:rStyle w:val="CommentReference"/>
        </w:rPr>
        <w:annotationRef/>
      </w:r>
      <w:r w:rsidRPr="0058796E">
        <w:rPr>
          <w:lang w:val="fr-FR"/>
        </w:rPr>
        <w:t>Je ne comprends pas ce que tu veux dire par cette phrase.</w:t>
      </w:r>
    </w:p>
  </w:comment>
  <w:comment w:id="10" w:author="Pierre" w:date="2021-01-12T15:18:00Z" w:initials="PL">
    <w:p w14:paraId="3EE98440" w14:textId="1A24111A" w:rsidR="00C32E8B" w:rsidRPr="0058796E" w:rsidRDefault="00C32E8B">
      <w:pPr>
        <w:pStyle w:val="CommentText"/>
        <w:rPr>
          <w:lang w:val="fr-FR"/>
        </w:rPr>
      </w:pPr>
      <w:r>
        <w:rPr>
          <w:rStyle w:val="CommentReference"/>
        </w:rPr>
        <w:annotationRef/>
      </w:r>
      <w:r w:rsidRPr="0058796E">
        <w:rPr>
          <w:lang w:val="fr-FR"/>
        </w:rPr>
        <w:t>Je suggère de fournir un peu plus de détails sur la perte de la diversité génétique, une affirmation qui interpelle le lecteur, en tirant ces détails des résultats de la sortie des calculs de la fonction.</w:t>
      </w:r>
    </w:p>
  </w:comment>
  <w:comment w:id="12" w:author="Julian WITTISCHE" w:date="2021-01-01T09:11:00Z" w:initials="JW">
    <w:p w14:paraId="593659E7" w14:textId="055C7333" w:rsidR="00C32E8B" w:rsidRPr="00E179EB" w:rsidRDefault="00C32E8B">
      <w:pPr>
        <w:pStyle w:val="CommentText"/>
        <w:rPr>
          <w:lang w:val="fr-CA"/>
        </w:rPr>
      </w:pPr>
      <w:r>
        <w:rPr>
          <w:rStyle w:val="CommentReference"/>
        </w:rPr>
        <w:annotationRef/>
      </w:r>
      <w:r>
        <w:rPr>
          <w:lang w:val="fr-CA"/>
        </w:rPr>
        <w:t>Note: À faire par JW.</w:t>
      </w:r>
    </w:p>
  </w:comment>
  <w:comment w:id="13" w:author="Pierre" w:date="2021-01-12T15:19:00Z" w:initials="PL">
    <w:p w14:paraId="35E56866" w14:textId="7955B1AC" w:rsidR="00C32E8B" w:rsidRPr="0058796E" w:rsidRDefault="00C32E8B">
      <w:pPr>
        <w:pStyle w:val="CommentText"/>
        <w:rPr>
          <w:lang w:val="fr-FR"/>
        </w:rPr>
      </w:pPr>
      <w:r>
        <w:rPr>
          <w:rStyle w:val="CommentReference"/>
        </w:rPr>
        <w:annotationRef/>
      </w:r>
      <w:r w:rsidRPr="0058796E">
        <w:rPr>
          <w:lang w:val="fr-FR"/>
        </w:rPr>
        <w:t xml:space="preserve">Il serait bon de présenter le fichier de sortie de ta fonction TGI et d’expliquer, à l’occasion de l’analyse de ces données, </w:t>
      </w:r>
      <w:proofErr w:type="gramStart"/>
      <w:r w:rsidRPr="0058796E">
        <w:rPr>
          <w:lang w:val="fr-FR"/>
        </w:rPr>
        <w:t>les différente calculs</w:t>
      </w:r>
      <w:proofErr w:type="gramEnd"/>
      <w:r w:rsidRPr="0058796E">
        <w:rPr>
          <w:lang w:val="fr-FR"/>
        </w:rPr>
        <w:t xml:space="preserve"> qui sont </w:t>
      </w:r>
      <w:proofErr w:type="spellStart"/>
      <w:r w:rsidRPr="0058796E">
        <w:rPr>
          <w:lang w:val="fr-FR"/>
        </w:rPr>
        <w:t>realizes</w:t>
      </w:r>
      <w:proofErr w:type="spellEnd"/>
      <w:r w:rsidRPr="0058796E">
        <w:rPr>
          <w:lang w:val="fr-FR"/>
        </w:rPr>
        <w:t>. Fournir ces informations dans l’annexe que tu te proposes d’écrire.</w:t>
      </w:r>
    </w:p>
  </w:comment>
  <w:comment w:id="15" w:author="Pierre" w:date="2021-01-12T15:21:00Z" w:initials="PL">
    <w:p w14:paraId="363588EF" w14:textId="177E43E6" w:rsidR="00C32E8B" w:rsidRDefault="00C32E8B">
      <w:pPr>
        <w:pStyle w:val="CommentText"/>
      </w:pPr>
      <w:r>
        <w:rPr>
          <w:rStyle w:val="CommentReference"/>
        </w:rPr>
        <w:annotationRef/>
      </w:r>
      <w:r>
        <w:t>Are these % computed after corrections for multiple tests?</w:t>
      </w:r>
    </w:p>
  </w:comment>
  <w:comment w:id="16" w:author="Pierre" w:date="2021-01-12T15:52:00Z" w:initials="PL">
    <w:p w14:paraId="3564EB11" w14:textId="4230A494" w:rsidR="00C32E8B" w:rsidRPr="0058796E" w:rsidRDefault="00C32E8B">
      <w:pPr>
        <w:pStyle w:val="CommentText"/>
        <w:rPr>
          <w:lang w:val="fr-FR"/>
        </w:rPr>
      </w:pPr>
      <w:r>
        <w:rPr>
          <w:rStyle w:val="CommentReference"/>
        </w:rPr>
        <w:annotationRef/>
      </w:r>
      <w:r w:rsidRPr="0058796E">
        <w:rPr>
          <w:lang w:val="fr-FR"/>
        </w:rPr>
        <w:t>La Fig. 1A n’est pas claire.</w:t>
      </w:r>
    </w:p>
    <w:p w14:paraId="0BAE1693" w14:textId="5492565F" w:rsidR="00C32E8B" w:rsidRPr="0058796E" w:rsidRDefault="00C32E8B">
      <w:pPr>
        <w:pStyle w:val="CommentText"/>
        <w:rPr>
          <w:lang w:val="fr-FR"/>
        </w:rPr>
      </w:pPr>
    </w:p>
    <w:p w14:paraId="3ABC0410" w14:textId="6400003E" w:rsidR="00C32E8B" w:rsidRPr="0058796E" w:rsidRDefault="00C32E8B">
      <w:pPr>
        <w:pStyle w:val="CommentText"/>
        <w:rPr>
          <w:lang w:val="fr-FR"/>
        </w:rPr>
      </w:pPr>
      <w:r w:rsidRPr="0058796E">
        <w:rPr>
          <w:lang w:val="fr-FR"/>
        </w:rPr>
        <w:t>Voir ma note plus détaillée dans le document joint.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F11DCF" w15:done="0"/>
  <w15:commentEx w15:paraId="6DA70B9D" w15:done="0"/>
  <w15:commentEx w15:paraId="4AC1FE14" w15:done="0"/>
  <w15:commentEx w15:paraId="0D533593" w15:done="0"/>
  <w15:commentEx w15:paraId="22B4E974" w15:done="0"/>
  <w15:commentEx w15:paraId="79D8C607" w15:done="0"/>
  <w15:commentEx w15:paraId="0E505404" w15:done="0"/>
  <w15:commentEx w15:paraId="3EE98440" w15:done="0"/>
  <w15:commentEx w15:paraId="593659E7" w15:done="0"/>
  <w15:commentEx w15:paraId="35E56866" w15:done="0"/>
  <w15:commentEx w15:paraId="363588EF" w15:done="0"/>
  <w15:commentEx w15:paraId="3ABC04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F11DCF" w16cid:durableId="24931A66"/>
  <w16cid:commentId w16cid:paraId="6DA70B9D" w16cid:durableId="24931A68"/>
  <w16cid:commentId w16cid:paraId="4AC1FE14" w16cid:durableId="24931A6A"/>
  <w16cid:commentId w16cid:paraId="0D533593" w16cid:durableId="24931A6B"/>
  <w16cid:commentId w16cid:paraId="22B4E974" w16cid:durableId="24931A72"/>
  <w16cid:commentId w16cid:paraId="79D8C607" w16cid:durableId="24931A79"/>
  <w16cid:commentId w16cid:paraId="0E505404" w16cid:durableId="24931A7A"/>
  <w16cid:commentId w16cid:paraId="3EE98440" w16cid:durableId="24931A7C"/>
  <w16cid:commentId w16cid:paraId="593659E7" w16cid:durableId="24931A7D"/>
  <w16cid:commentId w16cid:paraId="35E56866" w16cid:durableId="24931A7E"/>
  <w16cid:commentId w16cid:paraId="363588EF" w16cid:durableId="24931A81"/>
  <w16cid:commentId w16cid:paraId="3ABC0410" w16cid:durableId="24931A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EB5754" w14:textId="77777777" w:rsidR="002F51A4" w:rsidRDefault="002F51A4">
      <w:pPr>
        <w:spacing w:after="0" w:line="240" w:lineRule="auto"/>
      </w:pPr>
      <w:r>
        <w:separator/>
      </w:r>
    </w:p>
  </w:endnote>
  <w:endnote w:type="continuationSeparator" w:id="0">
    <w:p w14:paraId="255477A4" w14:textId="77777777" w:rsidR="002F51A4" w:rsidRDefault="002F5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1723703"/>
      <w:docPartObj>
        <w:docPartGallery w:val="Page Numbers (Bottom of Page)"/>
        <w:docPartUnique/>
      </w:docPartObj>
    </w:sdtPr>
    <w:sdtContent>
      <w:p w14:paraId="733C9AA0" w14:textId="068FBC1A" w:rsidR="00C32E8B" w:rsidRDefault="00C32E8B">
        <w:pPr>
          <w:pStyle w:val="Footer"/>
          <w:jc w:val="right"/>
        </w:pPr>
        <w:r>
          <w:fldChar w:fldCharType="begin"/>
        </w:r>
        <w:r>
          <w:instrText>PAGE   \* MERGEFORMAT</w:instrText>
        </w:r>
        <w:r>
          <w:fldChar w:fldCharType="separate"/>
        </w:r>
        <w:r w:rsidRPr="00312704">
          <w:rPr>
            <w:noProof/>
            <w:lang w:val="fr-FR"/>
          </w:rPr>
          <w:t>36</w:t>
        </w:r>
        <w:r>
          <w:fldChar w:fldCharType="end"/>
        </w:r>
      </w:p>
    </w:sdtContent>
  </w:sdt>
  <w:p w14:paraId="7704DB3E" w14:textId="77777777" w:rsidR="00C32E8B" w:rsidRDefault="00C32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29C00" w14:textId="77777777" w:rsidR="002F51A4" w:rsidRDefault="002F51A4">
      <w:pPr>
        <w:spacing w:after="0" w:line="240" w:lineRule="auto"/>
      </w:pPr>
      <w:r>
        <w:separator/>
      </w:r>
    </w:p>
  </w:footnote>
  <w:footnote w:type="continuationSeparator" w:id="0">
    <w:p w14:paraId="4E788234" w14:textId="77777777" w:rsidR="002F51A4" w:rsidRDefault="002F5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6"/>
  </w:num>
  <w:num w:numId="6">
    <w:abstractNumId w:val="4"/>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 WITTISCHE">
    <w15:presenceInfo w15:providerId="Windows Live" w15:userId="33223d2814f409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c0NTQ2NTI0szAwt7RQ0lEKTi0uzszPAykwqQUA8Ve7cSwAAAA="/>
  </w:docVars>
  <w:rsids>
    <w:rsidRoot w:val="00760250"/>
    <w:rsid w:val="00004C95"/>
    <w:rsid w:val="00051241"/>
    <w:rsid w:val="000675C1"/>
    <w:rsid w:val="00075041"/>
    <w:rsid w:val="000760B8"/>
    <w:rsid w:val="00092D01"/>
    <w:rsid w:val="0009604A"/>
    <w:rsid w:val="00097F4D"/>
    <w:rsid w:val="000A4BFD"/>
    <w:rsid w:val="000A5AB5"/>
    <w:rsid w:val="000D1E1F"/>
    <w:rsid w:val="000D5772"/>
    <w:rsid w:val="000E305B"/>
    <w:rsid w:val="000E71FA"/>
    <w:rsid w:val="000F3023"/>
    <w:rsid w:val="000F679A"/>
    <w:rsid w:val="0010149D"/>
    <w:rsid w:val="00102C15"/>
    <w:rsid w:val="00103ECA"/>
    <w:rsid w:val="00112BD5"/>
    <w:rsid w:val="00120A52"/>
    <w:rsid w:val="00120F86"/>
    <w:rsid w:val="001213A2"/>
    <w:rsid w:val="001226C2"/>
    <w:rsid w:val="0012281A"/>
    <w:rsid w:val="001353C0"/>
    <w:rsid w:val="0013754E"/>
    <w:rsid w:val="00141DB8"/>
    <w:rsid w:val="001437EC"/>
    <w:rsid w:val="00146198"/>
    <w:rsid w:val="001504D5"/>
    <w:rsid w:val="001510FF"/>
    <w:rsid w:val="0016435E"/>
    <w:rsid w:val="001660F4"/>
    <w:rsid w:val="00167885"/>
    <w:rsid w:val="001729A4"/>
    <w:rsid w:val="00182E94"/>
    <w:rsid w:val="001832D6"/>
    <w:rsid w:val="00187166"/>
    <w:rsid w:val="001926A6"/>
    <w:rsid w:val="00193F3A"/>
    <w:rsid w:val="001950C0"/>
    <w:rsid w:val="001A5C1D"/>
    <w:rsid w:val="001B17EF"/>
    <w:rsid w:val="001B506C"/>
    <w:rsid w:val="001B6501"/>
    <w:rsid w:val="001C7C1F"/>
    <w:rsid w:val="001C7F75"/>
    <w:rsid w:val="001E0427"/>
    <w:rsid w:val="001E62F8"/>
    <w:rsid w:val="001E7EEF"/>
    <w:rsid w:val="001F0A9C"/>
    <w:rsid w:val="001F0EBA"/>
    <w:rsid w:val="001F1335"/>
    <w:rsid w:val="001F1504"/>
    <w:rsid w:val="001F331B"/>
    <w:rsid w:val="00201BE2"/>
    <w:rsid w:val="002035C8"/>
    <w:rsid w:val="002045D9"/>
    <w:rsid w:val="00211EB6"/>
    <w:rsid w:val="00213A41"/>
    <w:rsid w:val="002200BB"/>
    <w:rsid w:val="00232423"/>
    <w:rsid w:val="0023527A"/>
    <w:rsid w:val="002354FB"/>
    <w:rsid w:val="0024700E"/>
    <w:rsid w:val="00247C3F"/>
    <w:rsid w:val="002570DB"/>
    <w:rsid w:val="00257F8F"/>
    <w:rsid w:val="00260A84"/>
    <w:rsid w:val="00273D55"/>
    <w:rsid w:val="00281661"/>
    <w:rsid w:val="002826FE"/>
    <w:rsid w:val="00282B66"/>
    <w:rsid w:val="002835AF"/>
    <w:rsid w:val="00283F14"/>
    <w:rsid w:val="00291001"/>
    <w:rsid w:val="00293AD0"/>
    <w:rsid w:val="00296CE4"/>
    <w:rsid w:val="002A4B11"/>
    <w:rsid w:val="002B2163"/>
    <w:rsid w:val="002B7403"/>
    <w:rsid w:val="002C09F6"/>
    <w:rsid w:val="002C4673"/>
    <w:rsid w:val="002C5FC2"/>
    <w:rsid w:val="002C6102"/>
    <w:rsid w:val="002E5FED"/>
    <w:rsid w:val="002F0D8A"/>
    <w:rsid w:val="002F2FCA"/>
    <w:rsid w:val="002F4AF9"/>
    <w:rsid w:val="002F4CBE"/>
    <w:rsid w:val="002F51A4"/>
    <w:rsid w:val="002F76EF"/>
    <w:rsid w:val="003033F4"/>
    <w:rsid w:val="0030681A"/>
    <w:rsid w:val="00307C0B"/>
    <w:rsid w:val="00310A63"/>
    <w:rsid w:val="00312704"/>
    <w:rsid w:val="00312CAE"/>
    <w:rsid w:val="00312DA7"/>
    <w:rsid w:val="00312F87"/>
    <w:rsid w:val="00321B50"/>
    <w:rsid w:val="00321C72"/>
    <w:rsid w:val="003237FC"/>
    <w:rsid w:val="00326EF7"/>
    <w:rsid w:val="00330557"/>
    <w:rsid w:val="0033100C"/>
    <w:rsid w:val="003360E7"/>
    <w:rsid w:val="00342978"/>
    <w:rsid w:val="00351A4D"/>
    <w:rsid w:val="003541EA"/>
    <w:rsid w:val="003552BE"/>
    <w:rsid w:val="00357901"/>
    <w:rsid w:val="0037043A"/>
    <w:rsid w:val="00370AC0"/>
    <w:rsid w:val="00372656"/>
    <w:rsid w:val="00372E64"/>
    <w:rsid w:val="00373800"/>
    <w:rsid w:val="00373BAE"/>
    <w:rsid w:val="00374D51"/>
    <w:rsid w:val="00381423"/>
    <w:rsid w:val="00385302"/>
    <w:rsid w:val="00386761"/>
    <w:rsid w:val="003932BE"/>
    <w:rsid w:val="003932F7"/>
    <w:rsid w:val="0039542F"/>
    <w:rsid w:val="00397CE6"/>
    <w:rsid w:val="003A4D5D"/>
    <w:rsid w:val="003C632F"/>
    <w:rsid w:val="003D300D"/>
    <w:rsid w:val="003F0443"/>
    <w:rsid w:val="003F751E"/>
    <w:rsid w:val="00400D4B"/>
    <w:rsid w:val="00402889"/>
    <w:rsid w:val="00406754"/>
    <w:rsid w:val="00407A85"/>
    <w:rsid w:val="00415FF5"/>
    <w:rsid w:val="00417109"/>
    <w:rsid w:val="00420A57"/>
    <w:rsid w:val="0042387A"/>
    <w:rsid w:val="00423CCF"/>
    <w:rsid w:val="0042535B"/>
    <w:rsid w:val="00436FC5"/>
    <w:rsid w:val="00437605"/>
    <w:rsid w:val="0044507D"/>
    <w:rsid w:val="0044744A"/>
    <w:rsid w:val="00457855"/>
    <w:rsid w:val="004634B4"/>
    <w:rsid w:val="00467966"/>
    <w:rsid w:val="004877E3"/>
    <w:rsid w:val="004903AA"/>
    <w:rsid w:val="00497087"/>
    <w:rsid w:val="004B1B7D"/>
    <w:rsid w:val="004B50FE"/>
    <w:rsid w:val="004C03D0"/>
    <w:rsid w:val="004C3D58"/>
    <w:rsid w:val="004C4099"/>
    <w:rsid w:val="004C6358"/>
    <w:rsid w:val="004C7618"/>
    <w:rsid w:val="004D0FC0"/>
    <w:rsid w:val="004D288B"/>
    <w:rsid w:val="004D40A0"/>
    <w:rsid w:val="004D51F7"/>
    <w:rsid w:val="004D7280"/>
    <w:rsid w:val="004E0547"/>
    <w:rsid w:val="004E0ED9"/>
    <w:rsid w:val="004E1ADA"/>
    <w:rsid w:val="004E2B73"/>
    <w:rsid w:val="004E5259"/>
    <w:rsid w:val="004E760A"/>
    <w:rsid w:val="004F4B95"/>
    <w:rsid w:val="0050272D"/>
    <w:rsid w:val="005040E6"/>
    <w:rsid w:val="00505EF3"/>
    <w:rsid w:val="00520DE3"/>
    <w:rsid w:val="00522C76"/>
    <w:rsid w:val="00530F04"/>
    <w:rsid w:val="00542C26"/>
    <w:rsid w:val="00545C37"/>
    <w:rsid w:val="00560CDE"/>
    <w:rsid w:val="00563238"/>
    <w:rsid w:val="00563D88"/>
    <w:rsid w:val="00566EA1"/>
    <w:rsid w:val="00571D95"/>
    <w:rsid w:val="00571DB9"/>
    <w:rsid w:val="00584F70"/>
    <w:rsid w:val="0058796E"/>
    <w:rsid w:val="00591466"/>
    <w:rsid w:val="005965CD"/>
    <w:rsid w:val="005967C0"/>
    <w:rsid w:val="005A2609"/>
    <w:rsid w:val="005A30DA"/>
    <w:rsid w:val="005A584F"/>
    <w:rsid w:val="005D1254"/>
    <w:rsid w:val="005D2C9D"/>
    <w:rsid w:val="005D2DDB"/>
    <w:rsid w:val="005D3CF7"/>
    <w:rsid w:val="005D42F5"/>
    <w:rsid w:val="005E2D5A"/>
    <w:rsid w:val="005E5E52"/>
    <w:rsid w:val="005F5B9D"/>
    <w:rsid w:val="0060134C"/>
    <w:rsid w:val="00606D80"/>
    <w:rsid w:val="00607FA6"/>
    <w:rsid w:val="00610EB2"/>
    <w:rsid w:val="00611F57"/>
    <w:rsid w:val="00614697"/>
    <w:rsid w:val="00620C73"/>
    <w:rsid w:val="0062227C"/>
    <w:rsid w:val="00630537"/>
    <w:rsid w:val="00633D27"/>
    <w:rsid w:val="006344AD"/>
    <w:rsid w:val="006350AA"/>
    <w:rsid w:val="00642165"/>
    <w:rsid w:val="006427C8"/>
    <w:rsid w:val="00661D0F"/>
    <w:rsid w:val="00661F5A"/>
    <w:rsid w:val="0066270C"/>
    <w:rsid w:val="00663566"/>
    <w:rsid w:val="00665692"/>
    <w:rsid w:val="00674E94"/>
    <w:rsid w:val="00681B1E"/>
    <w:rsid w:val="00685CAF"/>
    <w:rsid w:val="00697DCF"/>
    <w:rsid w:val="006A263C"/>
    <w:rsid w:val="006A5420"/>
    <w:rsid w:val="006A6A08"/>
    <w:rsid w:val="006A6EC4"/>
    <w:rsid w:val="006A788E"/>
    <w:rsid w:val="006B5C38"/>
    <w:rsid w:val="006B754C"/>
    <w:rsid w:val="006C61A0"/>
    <w:rsid w:val="006C763E"/>
    <w:rsid w:val="006D04EF"/>
    <w:rsid w:val="006D106B"/>
    <w:rsid w:val="006D298E"/>
    <w:rsid w:val="006D3730"/>
    <w:rsid w:val="006D5381"/>
    <w:rsid w:val="006D6A34"/>
    <w:rsid w:val="006D6F9A"/>
    <w:rsid w:val="006E4879"/>
    <w:rsid w:val="006E5814"/>
    <w:rsid w:val="006E7A61"/>
    <w:rsid w:val="006F18ED"/>
    <w:rsid w:val="006F542F"/>
    <w:rsid w:val="006F68A2"/>
    <w:rsid w:val="00702045"/>
    <w:rsid w:val="00712A94"/>
    <w:rsid w:val="0072384A"/>
    <w:rsid w:val="00733D61"/>
    <w:rsid w:val="007350D1"/>
    <w:rsid w:val="0073615E"/>
    <w:rsid w:val="00743421"/>
    <w:rsid w:val="0075022C"/>
    <w:rsid w:val="00750ED1"/>
    <w:rsid w:val="0075244A"/>
    <w:rsid w:val="007571D8"/>
    <w:rsid w:val="00760250"/>
    <w:rsid w:val="00760311"/>
    <w:rsid w:val="00766D58"/>
    <w:rsid w:val="00767288"/>
    <w:rsid w:val="007674B3"/>
    <w:rsid w:val="00774E9E"/>
    <w:rsid w:val="007755AA"/>
    <w:rsid w:val="007823C3"/>
    <w:rsid w:val="00785D57"/>
    <w:rsid w:val="00787DDE"/>
    <w:rsid w:val="00790332"/>
    <w:rsid w:val="00793678"/>
    <w:rsid w:val="007A33FD"/>
    <w:rsid w:val="007A704E"/>
    <w:rsid w:val="007B32B8"/>
    <w:rsid w:val="007B49AC"/>
    <w:rsid w:val="007C1503"/>
    <w:rsid w:val="007E1BCB"/>
    <w:rsid w:val="007E58D0"/>
    <w:rsid w:val="008047D5"/>
    <w:rsid w:val="00806B39"/>
    <w:rsid w:val="00810109"/>
    <w:rsid w:val="00813CD6"/>
    <w:rsid w:val="008164C6"/>
    <w:rsid w:val="00817E6D"/>
    <w:rsid w:val="008314E9"/>
    <w:rsid w:val="00837F70"/>
    <w:rsid w:val="008437C5"/>
    <w:rsid w:val="00853197"/>
    <w:rsid w:val="00853581"/>
    <w:rsid w:val="00854848"/>
    <w:rsid w:val="00866B00"/>
    <w:rsid w:val="00882757"/>
    <w:rsid w:val="00885596"/>
    <w:rsid w:val="00892C00"/>
    <w:rsid w:val="00892E6C"/>
    <w:rsid w:val="00897B4B"/>
    <w:rsid w:val="008A6924"/>
    <w:rsid w:val="008B55A9"/>
    <w:rsid w:val="008B6142"/>
    <w:rsid w:val="008B6CEE"/>
    <w:rsid w:val="008C196C"/>
    <w:rsid w:val="008C4A69"/>
    <w:rsid w:val="008C52CB"/>
    <w:rsid w:val="008D3C82"/>
    <w:rsid w:val="008D64C5"/>
    <w:rsid w:val="008E7320"/>
    <w:rsid w:val="008F7B96"/>
    <w:rsid w:val="008F7BD1"/>
    <w:rsid w:val="00901297"/>
    <w:rsid w:val="009024A7"/>
    <w:rsid w:val="00902C68"/>
    <w:rsid w:val="0091005A"/>
    <w:rsid w:val="00920011"/>
    <w:rsid w:val="00930E75"/>
    <w:rsid w:val="009325F1"/>
    <w:rsid w:val="00934E52"/>
    <w:rsid w:val="009360E2"/>
    <w:rsid w:val="00936FFD"/>
    <w:rsid w:val="0093724D"/>
    <w:rsid w:val="009421F4"/>
    <w:rsid w:val="0095640F"/>
    <w:rsid w:val="00960101"/>
    <w:rsid w:val="009608F3"/>
    <w:rsid w:val="00960F13"/>
    <w:rsid w:val="0097250E"/>
    <w:rsid w:val="009804D4"/>
    <w:rsid w:val="00986514"/>
    <w:rsid w:val="00987C26"/>
    <w:rsid w:val="00995DAE"/>
    <w:rsid w:val="00996F04"/>
    <w:rsid w:val="009A2D05"/>
    <w:rsid w:val="009A3FF7"/>
    <w:rsid w:val="009A5032"/>
    <w:rsid w:val="009B0A6C"/>
    <w:rsid w:val="009C1731"/>
    <w:rsid w:val="009C6F01"/>
    <w:rsid w:val="009D2B83"/>
    <w:rsid w:val="009D5636"/>
    <w:rsid w:val="009E7F87"/>
    <w:rsid w:val="009F1D3A"/>
    <w:rsid w:val="009F57A2"/>
    <w:rsid w:val="00A01E9A"/>
    <w:rsid w:val="00A12CA2"/>
    <w:rsid w:val="00A151AE"/>
    <w:rsid w:val="00A22F69"/>
    <w:rsid w:val="00A2346E"/>
    <w:rsid w:val="00A25E03"/>
    <w:rsid w:val="00A3681C"/>
    <w:rsid w:val="00A44B87"/>
    <w:rsid w:val="00A452BF"/>
    <w:rsid w:val="00A5327E"/>
    <w:rsid w:val="00A53E10"/>
    <w:rsid w:val="00A54C2A"/>
    <w:rsid w:val="00A622EE"/>
    <w:rsid w:val="00A63C10"/>
    <w:rsid w:val="00A732A2"/>
    <w:rsid w:val="00A86EBE"/>
    <w:rsid w:val="00A8731D"/>
    <w:rsid w:val="00AA602F"/>
    <w:rsid w:val="00AB1190"/>
    <w:rsid w:val="00AB28B1"/>
    <w:rsid w:val="00AB3923"/>
    <w:rsid w:val="00AB7B1C"/>
    <w:rsid w:val="00AD0F7A"/>
    <w:rsid w:val="00AE0978"/>
    <w:rsid w:val="00AF3FEB"/>
    <w:rsid w:val="00B04106"/>
    <w:rsid w:val="00B06290"/>
    <w:rsid w:val="00B1324D"/>
    <w:rsid w:val="00B2536B"/>
    <w:rsid w:val="00B25806"/>
    <w:rsid w:val="00B25E2C"/>
    <w:rsid w:val="00B26B6F"/>
    <w:rsid w:val="00B30BDC"/>
    <w:rsid w:val="00B32E80"/>
    <w:rsid w:val="00B32F09"/>
    <w:rsid w:val="00B34500"/>
    <w:rsid w:val="00B362E2"/>
    <w:rsid w:val="00B46C5C"/>
    <w:rsid w:val="00B5034A"/>
    <w:rsid w:val="00B61152"/>
    <w:rsid w:val="00B660FB"/>
    <w:rsid w:val="00B71807"/>
    <w:rsid w:val="00B71DCD"/>
    <w:rsid w:val="00B734EB"/>
    <w:rsid w:val="00B74424"/>
    <w:rsid w:val="00B751B5"/>
    <w:rsid w:val="00B75611"/>
    <w:rsid w:val="00B759D8"/>
    <w:rsid w:val="00B90E47"/>
    <w:rsid w:val="00B92DAE"/>
    <w:rsid w:val="00B94A15"/>
    <w:rsid w:val="00B96282"/>
    <w:rsid w:val="00B96666"/>
    <w:rsid w:val="00BB457C"/>
    <w:rsid w:val="00BB4BA1"/>
    <w:rsid w:val="00BB4DDD"/>
    <w:rsid w:val="00BB62E2"/>
    <w:rsid w:val="00BC1797"/>
    <w:rsid w:val="00BD0358"/>
    <w:rsid w:val="00BD5B94"/>
    <w:rsid w:val="00BE1555"/>
    <w:rsid w:val="00BE219A"/>
    <w:rsid w:val="00BF1573"/>
    <w:rsid w:val="00BF7348"/>
    <w:rsid w:val="00C003E2"/>
    <w:rsid w:val="00C05AA5"/>
    <w:rsid w:val="00C10151"/>
    <w:rsid w:val="00C11409"/>
    <w:rsid w:val="00C131FE"/>
    <w:rsid w:val="00C14AE5"/>
    <w:rsid w:val="00C154AF"/>
    <w:rsid w:val="00C15F40"/>
    <w:rsid w:val="00C221ED"/>
    <w:rsid w:val="00C32E8B"/>
    <w:rsid w:val="00C333C4"/>
    <w:rsid w:val="00C500E9"/>
    <w:rsid w:val="00C517D1"/>
    <w:rsid w:val="00C51AD2"/>
    <w:rsid w:val="00C66A6C"/>
    <w:rsid w:val="00C8233C"/>
    <w:rsid w:val="00C8505E"/>
    <w:rsid w:val="00C93EB0"/>
    <w:rsid w:val="00C9762D"/>
    <w:rsid w:val="00CA5670"/>
    <w:rsid w:val="00CB36E0"/>
    <w:rsid w:val="00CB44DC"/>
    <w:rsid w:val="00CB74D9"/>
    <w:rsid w:val="00CC40C2"/>
    <w:rsid w:val="00CC5DA6"/>
    <w:rsid w:val="00CD1CD6"/>
    <w:rsid w:val="00CE17F0"/>
    <w:rsid w:val="00CE46BB"/>
    <w:rsid w:val="00CE4BAE"/>
    <w:rsid w:val="00CE721C"/>
    <w:rsid w:val="00CF19A1"/>
    <w:rsid w:val="00CF7127"/>
    <w:rsid w:val="00D10902"/>
    <w:rsid w:val="00D23160"/>
    <w:rsid w:val="00D25990"/>
    <w:rsid w:val="00D269A0"/>
    <w:rsid w:val="00D301EC"/>
    <w:rsid w:val="00D347CD"/>
    <w:rsid w:val="00D45548"/>
    <w:rsid w:val="00D50D33"/>
    <w:rsid w:val="00D61BAC"/>
    <w:rsid w:val="00D6569F"/>
    <w:rsid w:val="00D71F68"/>
    <w:rsid w:val="00D7237E"/>
    <w:rsid w:val="00D729EF"/>
    <w:rsid w:val="00D73EE3"/>
    <w:rsid w:val="00D7562D"/>
    <w:rsid w:val="00D80A7F"/>
    <w:rsid w:val="00D96FBB"/>
    <w:rsid w:val="00DA4885"/>
    <w:rsid w:val="00DA57B8"/>
    <w:rsid w:val="00DB7399"/>
    <w:rsid w:val="00DC3F43"/>
    <w:rsid w:val="00DC4F17"/>
    <w:rsid w:val="00DE0F7A"/>
    <w:rsid w:val="00DE246A"/>
    <w:rsid w:val="00DE34CB"/>
    <w:rsid w:val="00E01488"/>
    <w:rsid w:val="00E048AC"/>
    <w:rsid w:val="00E073E3"/>
    <w:rsid w:val="00E1722B"/>
    <w:rsid w:val="00E179EB"/>
    <w:rsid w:val="00E244CD"/>
    <w:rsid w:val="00E36565"/>
    <w:rsid w:val="00E40D21"/>
    <w:rsid w:val="00E455E7"/>
    <w:rsid w:val="00E56206"/>
    <w:rsid w:val="00E60FBF"/>
    <w:rsid w:val="00E842A6"/>
    <w:rsid w:val="00E86979"/>
    <w:rsid w:val="00E91AEC"/>
    <w:rsid w:val="00E93DB6"/>
    <w:rsid w:val="00E93FA5"/>
    <w:rsid w:val="00EA200B"/>
    <w:rsid w:val="00EA3B07"/>
    <w:rsid w:val="00EA50A6"/>
    <w:rsid w:val="00EA75BE"/>
    <w:rsid w:val="00EB0637"/>
    <w:rsid w:val="00EB1BC5"/>
    <w:rsid w:val="00EB2A52"/>
    <w:rsid w:val="00EB35CD"/>
    <w:rsid w:val="00EC12D4"/>
    <w:rsid w:val="00EC2235"/>
    <w:rsid w:val="00EC4F00"/>
    <w:rsid w:val="00EE5414"/>
    <w:rsid w:val="00F02545"/>
    <w:rsid w:val="00F0559D"/>
    <w:rsid w:val="00F0618B"/>
    <w:rsid w:val="00F0721A"/>
    <w:rsid w:val="00F118CE"/>
    <w:rsid w:val="00F122CB"/>
    <w:rsid w:val="00F13DFF"/>
    <w:rsid w:val="00F14201"/>
    <w:rsid w:val="00F15C8B"/>
    <w:rsid w:val="00F25659"/>
    <w:rsid w:val="00F2600A"/>
    <w:rsid w:val="00F267BC"/>
    <w:rsid w:val="00F31651"/>
    <w:rsid w:val="00F3259E"/>
    <w:rsid w:val="00F32BEE"/>
    <w:rsid w:val="00F338DB"/>
    <w:rsid w:val="00F43570"/>
    <w:rsid w:val="00F5440A"/>
    <w:rsid w:val="00F6032F"/>
    <w:rsid w:val="00F61846"/>
    <w:rsid w:val="00F716F2"/>
    <w:rsid w:val="00F73A5E"/>
    <w:rsid w:val="00F7572C"/>
    <w:rsid w:val="00F75ADD"/>
    <w:rsid w:val="00F76398"/>
    <w:rsid w:val="00F76F6E"/>
    <w:rsid w:val="00F80082"/>
    <w:rsid w:val="00F855A4"/>
    <w:rsid w:val="00F85D23"/>
    <w:rsid w:val="00F875B8"/>
    <w:rsid w:val="00F91703"/>
    <w:rsid w:val="00F922BF"/>
    <w:rsid w:val="00F94105"/>
    <w:rsid w:val="00FA735E"/>
    <w:rsid w:val="00FB7E3E"/>
    <w:rsid w:val="00FC726D"/>
    <w:rsid w:val="00FD1A16"/>
    <w:rsid w:val="00FD2892"/>
    <w:rsid w:val="00FD4CF4"/>
    <w:rsid w:val="00FD4F7E"/>
    <w:rsid w:val="00FD54C9"/>
    <w:rsid w:val="00FD7C1C"/>
    <w:rsid w:val="00FE48FB"/>
    <w:rsid w:val="00FE705A"/>
    <w:rsid w:val="00FF0896"/>
    <w:rsid w:val="00FF1AA4"/>
    <w:rsid w:val="00FF45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B19FA9"/>
  <w15:docId w15:val="{0FAD8967-49ED-4B31-98E9-DB47341A2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250"/>
  </w:style>
  <w:style w:type="paragraph" w:styleId="Heading1">
    <w:name w:val="heading 1"/>
    <w:basedOn w:val="Normal"/>
    <w:next w:val="Normal"/>
    <w:link w:val="Heading1Char"/>
    <w:uiPriority w:val="9"/>
    <w:qFormat/>
    <w:rsid w:val="001C7C1F"/>
    <w:pPr>
      <w:spacing w:after="0" w:line="48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1C7C1F"/>
    <w:pPr>
      <w:spacing w:after="0" w:line="480" w:lineRule="auto"/>
      <w:outlineLvl w:val="1"/>
    </w:pPr>
    <w:rPr>
      <w:rFonts w:ascii="Times New Roman" w:hAnsi="Times New Roman" w:cs="Times New Roman"/>
      <w:i/>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0250"/>
    <w:rPr>
      <w:color w:val="0563C1" w:themeColor="hyperlink"/>
      <w:u w:val="single"/>
    </w:rPr>
  </w:style>
  <w:style w:type="table" w:styleId="TableGrid">
    <w:name w:val="Table Grid"/>
    <w:basedOn w:val="TableNormal"/>
    <w:uiPriority w:val="39"/>
    <w:rsid w:val="00760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250"/>
    <w:pPr>
      <w:ind w:left="720"/>
      <w:contextualSpacing/>
    </w:pPr>
  </w:style>
  <w:style w:type="character" w:styleId="CommentReference">
    <w:name w:val="annotation reference"/>
    <w:basedOn w:val="DefaultParagraphFont"/>
    <w:uiPriority w:val="99"/>
    <w:semiHidden/>
    <w:unhideWhenUsed/>
    <w:rsid w:val="00760250"/>
    <w:rPr>
      <w:sz w:val="16"/>
      <w:szCs w:val="16"/>
    </w:rPr>
  </w:style>
  <w:style w:type="paragraph" w:styleId="CommentText">
    <w:name w:val="annotation text"/>
    <w:basedOn w:val="Normal"/>
    <w:link w:val="CommentTextChar"/>
    <w:uiPriority w:val="99"/>
    <w:unhideWhenUsed/>
    <w:rsid w:val="00760250"/>
    <w:pPr>
      <w:spacing w:line="240" w:lineRule="auto"/>
    </w:pPr>
    <w:rPr>
      <w:sz w:val="20"/>
      <w:szCs w:val="20"/>
    </w:rPr>
  </w:style>
  <w:style w:type="character" w:customStyle="1" w:styleId="CommentTextChar">
    <w:name w:val="Comment Text Char"/>
    <w:basedOn w:val="DefaultParagraphFont"/>
    <w:link w:val="CommentText"/>
    <w:uiPriority w:val="99"/>
    <w:rsid w:val="00760250"/>
    <w:rPr>
      <w:sz w:val="20"/>
      <w:szCs w:val="20"/>
    </w:rPr>
  </w:style>
  <w:style w:type="paragraph" w:styleId="BalloonText">
    <w:name w:val="Balloon Text"/>
    <w:basedOn w:val="Normal"/>
    <w:link w:val="BalloonTextChar"/>
    <w:uiPriority w:val="99"/>
    <w:semiHidden/>
    <w:unhideWhenUsed/>
    <w:rsid w:val="007602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250"/>
    <w:rPr>
      <w:rFonts w:ascii="Segoe UI" w:hAnsi="Segoe UI" w:cs="Segoe UI"/>
      <w:sz w:val="18"/>
      <w:szCs w:val="18"/>
    </w:rPr>
  </w:style>
  <w:style w:type="character" w:styleId="FollowedHyperlink">
    <w:name w:val="FollowedHyperlink"/>
    <w:basedOn w:val="DefaultParagraphFont"/>
    <w:uiPriority w:val="99"/>
    <w:semiHidden/>
    <w:unhideWhenUsed/>
    <w:rsid w:val="00760250"/>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760250"/>
    <w:rPr>
      <w:b/>
      <w:bCs/>
    </w:rPr>
  </w:style>
  <w:style w:type="character" w:customStyle="1" w:styleId="CommentSubjectChar">
    <w:name w:val="Comment Subject Char"/>
    <w:basedOn w:val="CommentTextChar"/>
    <w:link w:val="CommentSubject"/>
    <w:uiPriority w:val="99"/>
    <w:semiHidden/>
    <w:rsid w:val="00760250"/>
    <w:rPr>
      <w:b/>
      <w:bCs/>
      <w:sz w:val="20"/>
      <w:szCs w:val="20"/>
    </w:rPr>
  </w:style>
  <w:style w:type="character" w:styleId="PlaceholderText">
    <w:name w:val="Placeholder Text"/>
    <w:basedOn w:val="DefaultParagraphFont"/>
    <w:uiPriority w:val="99"/>
    <w:semiHidden/>
    <w:rsid w:val="00760250"/>
    <w:rPr>
      <w:color w:val="808080"/>
    </w:rPr>
  </w:style>
  <w:style w:type="paragraph" w:styleId="Header">
    <w:name w:val="header"/>
    <w:basedOn w:val="Normal"/>
    <w:link w:val="HeaderChar"/>
    <w:uiPriority w:val="99"/>
    <w:unhideWhenUsed/>
    <w:rsid w:val="00760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250"/>
  </w:style>
  <w:style w:type="paragraph" w:styleId="Footer">
    <w:name w:val="footer"/>
    <w:basedOn w:val="Normal"/>
    <w:link w:val="FooterChar"/>
    <w:uiPriority w:val="99"/>
    <w:unhideWhenUsed/>
    <w:rsid w:val="00760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250"/>
  </w:style>
  <w:style w:type="character" w:styleId="LineNumber">
    <w:name w:val="line number"/>
    <w:basedOn w:val="DefaultParagraphFont"/>
    <w:uiPriority w:val="99"/>
    <w:semiHidden/>
    <w:unhideWhenUsed/>
    <w:rsid w:val="00760250"/>
  </w:style>
  <w:style w:type="paragraph" w:styleId="Revision">
    <w:name w:val="Revision"/>
    <w:hidden/>
    <w:uiPriority w:val="99"/>
    <w:semiHidden/>
    <w:rsid w:val="00760250"/>
    <w:pPr>
      <w:spacing w:after="0" w:line="240" w:lineRule="auto"/>
    </w:pPr>
  </w:style>
  <w:style w:type="paragraph" w:styleId="NormalWeb">
    <w:name w:val="Normal (Web)"/>
    <w:basedOn w:val="Normal"/>
    <w:uiPriority w:val="99"/>
    <w:semiHidden/>
    <w:unhideWhenUsed/>
    <w:rsid w:val="0076025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1C7C1F"/>
    <w:rPr>
      <w:rFonts w:ascii="Times New Roman" w:eastAsia="Times New Roman" w:hAnsi="Times New Roman" w:cs="Times New Roman"/>
      <w:b/>
      <w:sz w:val="24"/>
      <w:szCs w:val="24"/>
    </w:rPr>
  </w:style>
  <w:style w:type="character" w:customStyle="1" w:styleId="Heading2Char">
    <w:name w:val="Heading 2 Char"/>
    <w:basedOn w:val="DefaultParagraphFont"/>
    <w:link w:val="Heading2"/>
    <w:uiPriority w:val="9"/>
    <w:rsid w:val="001C7C1F"/>
    <w:rPr>
      <w:rFonts w:ascii="Times New Roman" w:hAnsi="Times New Roman" w:cs="Times New Roman"/>
      <w:i/>
      <w:sz w:val="24"/>
      <w:szCs w:val="24"/>
      <w:lang w:val="en-CA"/>
    </w:rPr>
  </w:style>
  <w:style w:type="character" w:customStyle="1" w:styleId="UnresolvedMention1">
    <w:name w:val="Unresolved Mention1"/>
    <w:basedOn w:val="DefaultParagraphFont"/>
    <w:uiPriority w:val="99"/>
    <w:semiHidden/>
    <w:unhideWhenUsed/>
    <w:rsid w:val="00235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91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computecanada.ca"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15F14-1EA8-E549-82E7-6CDA9A020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6537</TotalTime>
  <Pages>36</Pages>
  <Words>39903</Words>
  <Characters>227453</Characters>
  <Application>Microsoft Office Word</Application>
  <DocSecurity>0</DocSecurity>
  <Lines>1895</Lines>
  <Paragraphs>533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266823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cp:lastModifiedBy>
  <cp:revision>20</cp:revision>
  <dcterms:created xsi:type="dcterms:W3CDTF">2021-07-09T16:57:00Z</dcterms:created>
  <dcterms:modified xsi:type="dcterms:W3CDTF">2021-07-14T18:20:00Z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http://www.zotero.org/styles/journal-of-ecology</vt:lpwstr>
  </property>
  <property fmtid="{D5CDD505-2E9C-101B-9397-08002B2CF9AE}" pid="4" name="Mendeley Unique User Id_1">
    <vt:lpwstr>441c624b-6731-3071-a03e-c2bcec96f8d7</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http://www.zotero.org/styles/ecology</vt:lpwstr>
  </property>
  <property fmtid="{D5CDD505-2E9C-101B-9397-08002B2CF9AE}" pid="14" name="Mendeley Recent Style Name 4_1">
    <vt:lpwstr>Ecology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http://www.zotero.org/styles/journal-of-ecology</vt:lpwstr>
  </property>
  <property fmtid="{D5CDD505-2E9C-101B-9397-08002B2CF9AE}" pid="18" name="Mendeley Recent Style Name 6_1">
    <vt:lpwstr>Journal of Ecology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